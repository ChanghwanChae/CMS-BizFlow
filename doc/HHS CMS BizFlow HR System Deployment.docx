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D22C3" w14:textId="73C98414" w:rsidR="00D470F4" w:rsidRPr="0010050A" w:rsidRDefault="00E433F3" w:rsidP="00E433F3">
      <w:pPr>
        <w:pStyle w:val="Projectname"/>
        <w:ind w:left="288"/>
      </w:pPr>
      <w:r>
        <w:t>HHS CMS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7777777"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26C9D57A" w:rsidR="00767D97" w:rsidRPr="009F5ED2" w:rsidRDefault="00492FF6" w:rsidP="009F5ED2">
            <w:pPr>
              <w:pStyle w:val="DocumentIdentification"/>
            </w:pPr>
            <w:r w:rsidRPr="00492FF6">
              <w:t>HHS CMS 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6E8D0F58" w:rsidR="00767D97" w:rsidRPr="002D1BA1" w:rsidRDefault="00E16724" w:rsidP="00492FF6">
            <w:pPr>
              <w:pStyle w:val="Insertnameoftheproject"/>
              <w:rPr>
                <w:b/>
                <w:color w:val="auto"/>
              </w:rPr>
            </w:pPr>
            <w:r w:rsidRPr="00E16724">
              <w:rPr>
                <w:color w:val="auto"/>
              </w:rPr>
              <w:t>HHS CMS 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15E3C3D3" w:rsidR="00767D97" w:rsidRPr="002D1BA1" w:rsidRDefault="00E16724" w:rsidP="00352F65">
            <w:pPr>
              <w:pStyle w:val="Bodycopy"/>
              <w:rPr>
                <w:b/>
                <w:color w:val="auto"/>
              </w:rPr>
            </w:pPr>
            <w:r>
              <w:rPr>
                <w:color w:val="auto"/>
              </w:rPr>
              <w:t>Centers for Medicare and Medicaid</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755A4575" w:rsidR="00767D97" w:rsidRPr="002D1BA1" w:rsidRDefault="00492FF6" w:rsidP="00352F65">
            <w:pPr>
              <w:pStyle w:val="Bodycopy"/>
              <w:rPr>
                <w:b/>
                <w:color w:val="auto"/>
              </w:rPr>
            </w:pPr>
            <w:r>
              <w:rPr>
                <w:color w:val="auto"/>
              </w:rPr>
              <w:t>Steven Yang</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C8E6EFE" w:rsidR="00767D97" w:rsidRPr="002D1BA1" w:rsidRDefault="00492FF6" w:rsidP="00492FF6">
            <w:pPr>
              <w:pStyle w:val="Bodycopy"/>
              <w:rPr>
                <w:b/>
                <w:color w:val="auto"/>
              </w:rPr>
            </w:pPr>
            <w:r>
              <w:rPr>
                <w:color w:val="auto"/>
              </w:rPr>
              <w:t>3</w:t>
            </w:r>
            <w:r w:rsidR="00E16724">
              <w:rPr>
                <w:color w:val="auto"/>
              </w:rPr>
              <w:t>-</w:t>
            </w:r>
            <w:r>
              <w:rPr>
                <w:color w:val="auto"/>
              </w:rPr>
              <w:t>Mar</w:t>
            </w:r>
            <w:r w:rsidR="00E16724">
              <w:rPr>
                <w:color w:val="auto"/>
              </w:rPr>
              <w:t>-2017</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9" w14:textId="77777777"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A13DA0">
        <w:tc>
          <w:tcPr>
            <w:tcW w:w="1224" w:type="dxa"/>
            <w:tcBorders>
              <w:top w:val="single" w:sz="4" w:space="0" w:color="FFFFFF"/>
            </w:tcBorders>
          </w:tcPr>
          <w:p w14:paraId="342D22EB" w14:textId="237669FC" w:rsidR="00767D97" w:rsidRPr="00F17B9F" w:rsidRDefault="00136B00" w:rsidP="00E16724">
            <w:pPr>
              <w:pStyle w:val="Tabletext"/>
            </w:pPr>
            <w:r>
              <w:t>1.0</w:t>
            </w:r>
          </w:p>
        </w:tc>
        <w:tc>
          <w:tcPr>
            <w:tcW w:w="1890" w:type="dxa"/>
            <w:tcBorders>
              <w:top w:val="single" w:sz="4" w:space="0" w:color="FFFFFF"/>
            </w:tcBorders>
          </w:tcPr>
          <w:p w14:paraId="342D22EC" w14:textId="10CC9F53" w:rsidR="00767D97" w:rsidRPr="00F17B9F" w:rsidRDefault="00136B00" w:rsidP="006F4F6C">
            <w:pPr>
              <w:pStyle w:val="Tabletext"/>
            </w:pPr>
            <w:r>
              <w:t>03/22/2017</w:t>
            </w:r>
          </w:p>
        </w:tc>
        <w:tc>
          <w:tcPr>
            <w:tcW w:w="3420" w:type="dxa"/>
            <w:tcBorders>
              <w:top w:val="single" w:sz="4" w:space="0" w:color="FFFFFF"/>
            </w:tcBorders>
          </w:tcPr>
          <w:p w14:paraId="342D22ED" w14:textId="31044E85" w:rsidR="00767D97" w:rsidRPr="00F17B9F" w:rsidRDefault="0008103F" w:rsidP="0008103F">
            <w:pPr>
              <w:pStyle w:val="Tabletext"/>
            </w:pPr>
            <w:r>
              <w:t xml:space="preserve">Updated BIX import section after HHS sys admin team performed deployment. </w:t>
            </w:r>
          </w:p>
        </w:tc>
        <w:tc>
          <w:tcPr>
            <w:tcW w:w="2662" w:type="dxa"/>
            <w:tcBorders>
              <w:top w:val="single" w:sz="4" w:space="0" w:color="FFFFFF"/>
            </w:tcBorders>
          </w:tcPr>
          <w:p w14:paraId="342D22EE" w14:textId="0D450B80" w:rsidR="00767D97" w:rsidRPr="00F17B9F" w:rsidRDefault="0008103F" w:rsidP="00E16724">
            <w:pPr>
              <w:pStyle w:val="Tabletext"/>
            </w:pPr>
            <w:r>
              <w:t>Steven Yang</w:t>
            </w:r>
          </w:p>
        </w:tc>
      </w:tr>
      <w:tr w:rsidR="00767D97" w:rsidRPr="007E4991" w14:paraId="342D22F4" w14:textId="77777777" w:rsidTr="00A13DA0">
        <w:tc>
          <w:tcPr>
            <w:tcW w:w="1224" w:type="dxa"/>
          </w:tcPr>
          <w:p w14:paraId="342D22F0" w14:textId="77777777" w:rsidR="00767D97" w:rsidRPr="00F17B9F" w:rsidRDefault="00767D97" w:rsidP="009F4702">
            <w:pPr>
              <w:pStyle w:val="Tabletext"/>
            </w:pPr>
          </w:p>
        </w:tc>
        <w:tc>
          <w:tcPr>
            <w:tcW w:w="1890" w:type="dxa"/>
          </w:tcPr>
          <w:p w14:paraId="342D22F1" w14:textId="464C1FA9" w:rsidR="00767D97" w:rsidRPr="00F17B9F" w:rsidRDefault="00D87E82" w:rsidP="009F4702">
            <w:pPr>
              <w:pStyle w:val="Tabletext"/>
            </w:pPr>
            <w:r>
              <w:t>04/25/2017</w:t>
            </w:r>
          </w:p>
        </w:tc>
        <w:tc>
          <w:tcPr>
            <w:tcW w:w="3420" w:type="dxa"/>
          </w:tcPr>
          <w:p w14:paraId="342D22F2" w14:textId="6477127A" w:rsidR="00767D97" w:rsidRPr="00F17B9F" w:rsidRDefault="00D87E82" w:rsidP="009F4702">
            <w:pPr>
              <w:pStyle w:val="Tabletext"/>
            </w:pPr>
            <w:r>
              <w:t>Added PDF generation module instruction</w:t>
            </w:r>
            <w:r w:rsidR="00D669EA">
              <w:t>.</w:t>
            </w:r>
          </w:p>
        </w:tc>
        <w:tc>
          <w:tcPr>
            <w:tcW w:w="2662" w:type="dxa"/>
          </w:tcPr>
          <w:p w14:paraId="342D22F3" w14:textId="716779BF" w:rsidR="00767D97" w:rsidRPr="00F17B9F" w:rsidRDefault="00D87E82" w:rsidP="009F4702">
            <w:pPr>
              <w:pStyle w:val="Tabletext"/>
            </w:pPr>
            <w:r>
              <w:t>Peter Lee</w:t>
            </w:r>
          </w:p>
        </w:tc>
      </w:tr>
      <w:tr w:rsidR="00767D97" w:rsidRPr="007E4991" w14:paraId="342D22F9" w14:textId="77777777" w:rsidTr="00A13DA0">
        <w:tc>
          <w:tcPr>
            <w:tcW w:w="1224" w:type="dxa"/>
          </w:tcPr>
          <w:p w14:paraId="342D22F5" w14:textId="77777777" w:rsidR="00767D97" w:rsidRPr="00F17B9F" w:rsidRDefault="00767D97" w:rsidP="009F4702">
            <w:pPr>
              <w:pStyle w:val="Tabletext"/>
            </w:pPr>
          </w:p>
        </w:tc>
        <w:tc>
          <w:tcPr>
            <w:tcW w:w="1890" w:type="dxa"/>
          </w:tcPr>
          <w:p w14:paraId="342D22F6" w14:textId="60D741F2" w:rsidR="00767D97" w:rsidRPr="00F17B9F" w:rsidRDefault="00DF6D63" w:rsidP="009F4702">
            <w:pPr>
              <w:pStyle w:val="Tabletext"/>
            </w:pPr>
            <w:r>
              <w:t>05/10/2017</w:t>
            </w:r>
          </w:p>
        </w:tc>
        <w:tc>
          <w:tcPr>
            <w:tcW w:w="3420" w:type="dxa"/>
          </w:tcPr>
          <w:p w14:paraId="08A0587D" w14:textId="13BBE4F3" w:rsidR="00767D97" w:rsidRDefault="00DF6D63" w:rsidP="00BF483D">
            <w:pPr>
              <w:pStyle w:val="Tabletext"/>
              <w:numPr>
                <w:ilvl w:val="0"/>
                <w:numId w:val="57"/>
              </w:numPr>
              <w:ind w:left="286" w:hanging="218"/>
            </w:pPr>
            <w:r>
              <w:t>Updated DB script list</w:t>
            </w:r>
            <w:r w:rsidR="00BF483D">
              <w:t xml:space="preserve"> for initial data</w:t>
            </w:r>
            <w:r w:rsidR="00BA78AF">
              <w:t>.</w:t>
            </w:r>
          </w:p>
          <w:p w14:paraId="1964140E" w14:textId="77777777" w:rsidR="00BA78AF" w:rsidRDefault="00BA78AF" w:rsidP="00BF483D">
            <w:pPr>
              <w:pStyle w:val="Tabletext"/>
              <w:numPr>
                <w:ilvl w:val="0"/>
                <w:numId w:val="57"/>
              </w:numPr>
              <w:ind w:left="286" w:hanging="218"/>
            </w:pPr>
            <w:r>
              <w:t>Modified web URL per environments.</w:t>
            </w:r>
          </w:p>
          <w:p w14:paraId="342D22F7" w14:textId="2F620AB8" w:rsidR="00BA78AF" w:rsidRPr="00F17B9F" w:rsidRDefault="00BA78AF" w:rsidP="00BF483D">
            <w:pPr>
              <w:pStyle w:val="Tabletext"/>
              <w:numPr>
                <w:ilvl w:val="0"/>
                <w:numId w:val="57"/>
              </w:numPr>
              <w:ind w:left="286" w:hanging="218"/>
            </w:pPr>
            <w:r>
              <w:t>Removed PDF generation module section since it will be deployed as part of UI runtime deployment.</w:t>
            </w:r>
          </w:p>
        </w:tc>
        <w:tc>
          <w:tcPr>
            <w:tcW w:w="2662" w:type="dxa"/>
          </w:tcPr>
          <w:p w14:paraId="342D22F8" w14:textId="45779E99" w:rsidR="00767D97" w:rsidRPr="00F17B9F" w:rsidRDefault="00BA78AF" w:rsidP="009F4702">
            <w:pPr>
              <w:pStyle w:val="Tabletext"/>
            </w:pPr>
            <w:r>
              <w:t>Steven Yang</w:t>
            </w:r>
          </w:p>
        </w:tc>
      </w:tr>
      <w:tr w:rsidR="00F0250C" w:rsidRPr="007E4991" w14:paraId="62B00ADD" w14:textId="77777777" w:rsidTr="00A13DA0">
        <w:tc>
          <w:tcPr>
            <w:tcW w:w="1224" w:type="dxa"/>
          </w:tcPr>
          <w:p w14:paraId="0E630FBA" w14:textId="77777777" w:rsidR="00F0250C" w:rsidRPr="00F17B9F" w:rsidRDefault="00F0250C" w:rsidP="009F4702">
            <w:pPr>
              <w:pStyle w:val="Tabletext"/>
            </w:pPr>
          </w:p>
        </w:tc>
        <w:tc>
          <w:tcPr>
            <w:tcW w:w="1890" w:type="dxa"/>
          </w:tcPr>
          <w:p w14:paraId="095F0C58" w14:textId="169DBD7E" w:rsidR="00F0250C" w:rsidRDefault="00F0250C" w:rsidP="009F4702">
            <w:pPr>
              <w:pStyle w:val="Tabletext"/>
            </w:pPr>
            <w:r>
              <w:t>06/30/2017</w:t>
            </w:r>
          </w:p>
        </w:tc>
        <w:tc>
          <w:tcPr>
            <w:tcW w:w="3420" w:type="dxa"/>
          </w:tcPr>
          <w:p w14:paraId="0C8F18FE" w14:textId="77777777" w:rsidR="00F0250C" w:rsidRDefault="00F0250C" w:rsidP="00BF483D">
            <w:pPr>
              <w:pStyle w:val="Tabletext"/>
              <w:numPr>
                <w:ilvl w:val="0"/>
                <w:numId w:val="57"/>
              </w:numPr>
              <w:ind w:left="286" w:hanging="218"/>
            </w:pPr>
            <w:r>
              <w:t>Updated DB script list</w:t>
            </w:r>
          </w:p>
          <w:p w14:paraId="1E69412C" w14:textId="68BE8078" w:rsidR="00F0250C" w:rsidRDefault="00F0250C" w:rsidP="00BF483D">
            <w:pPr>
              <w:pStyle w:val="Tabletext"/>
              <w:numPr>
                <w:ilvl w:val="0"/>
                <w:numId w:val="57"/>
              </w:numPr>
              <w:ind w:left="286" w:hanging="218"/>
            </w:pPr>
            <w:r>
              <w:t>Added Global Variable configuration</w:t>
            </w:r>
          </w:p>
        </w:tc>
        <w:tc>
          <w:tcPr>
            <w:tcW w:w="2662" w:type="dxa"/>
          </w:tcPr>
          <w:p w14:paraId="46F5E71C" w14:textId="04BE1DEF" w:rsidR="00F0250C" w:rsidRDefault="00F0250C" w:rsidP="009F4702">
            <w:pPr>
              <w:pStyle w:val="Tabletext"/>
            </w:pPr>
            <w:r>
              <w:t>Steven Yang</w:t>
            </w:r>
          </w:p>
        </w:tc>
      </w:tr>
      <w:tr w:rsidR="00DF662C" w:rsidRPr="007E4991" w14:paraId="7FEB9DF3" w14:textId="77777777" w:rsidTr="00A13DA0">
        <w:tc>
          <w:tcPr>
            <w:tcW w:w="1224" w:type="dxa"/>
          </w:tcPr>
          <w:p w14:paraId="7BD9B1CD" w14:textId="77777777" w:rsidR="00DF662C" w:rsidRPr="00F17B9F" w:rsidRDefault="00DF662C" w:rsidP="009F4702">
            <w:pPr>
              <w:pStyle w:val="Tabletext"/>
            </w:pPr>
          </w:p>
        </w:tc>
        <w:tc>
          <w:tcPr>
            <w:tcW w:w="1890" w:type="dxa"/>
          </w:tcPr>
          <w:p w14:paraId="6986EF1F" w14:textId="0D1778CE" w:rsidR="00DF662C" w:rsidRDefault="00DF662C" w:rsidP="009F4702">
            <w:pPr>
              <w:pStyle w:val="Tabletext"/>
            </w:pPr>
            <w:r>
              <w:t>08/21/2017</w:t>
            </w:r>
          </w:p>
        </w:tc>
        <w:tc>
          <w:tcPr>
            <w:tcW w:w="3420" w:type="dxa"/>
          </w:tcPr>
          <w:p w14:paraId="52046EB8" w14:textId="77777777" w:rsidR="00DF662C" w:rsidRDefault="00DF662C" w:rsidP="00BF483D">
            <w:pPr>
              <w:pStyle w:val="Tabletext"/>
              <w:numPr>
                <w:ilvl w:val="0"/>
                <w:numId w:val="57"/>
              </w:numPr>
              <w:ind w:left="286" w:hanging="218"/>
            </w:pPr>
            <w:r>
              <w:t>Updated BAR configuration for error resolution</w:t>
            </w:r>
          </w:p>
          <w:p w14:paraId="789064D4" w14:textId="0F186EF9" w:rsidR="00DF662C" w:rsidRDefault="00DF662C" w:rsidP="00BF483D">
            <w:pPr>
              <w:pStyle w:val="Tabletext"/>
              <w:numPr>
                <w:ilvl w:val="0"/>
                <w:numId w:val="57"/>
              </w:numPr>
              <w:ind w:left="286" w:hanging="218"/>
            </w:pPr>
            <w:r>
              <w:t>Updated BizFlow Server config for work item email sender</w:t>
            </w:r>
          </w:p>
        </w:tc>
        <w:tc>
          <w:tcPr>
            <w:tcW w:w="2662" w:type="dxa"/>
          </w:tcPr>
          <w:p w14:paraId="567920C9" w14:textId="5C2E6C81" w:rsidR="00DF662C" w:rsidRDefault="00DF662C" w:rsidP="009F4702">
            <w:pPr>
              <w:pStyle w:val="Tabletext"/>
            </w:pPr>
            <w:r>
              <w:t>Steven Yang</w:t>
            </w:r>
          </w:p>
        </w:tc>
      </w:tr>
      <w:tr w:rsidR="00EC07A2" w:rsidRPr="007E4991" w14:paraId="7C27F4A4" w14:textId="77777777" w:rsidTr="00A13DA0">
        <w:tc>
          <w:tcPr>
            <w:tcW w:w="1224" w:type="dxa"/>
          </w:tcPr>
          <w:p w14:paraId="3FB87A6A" w14:textId="77777777" w:rsidR="00EC07A2" w:rsidRPr="00F17B9F" w:rsidRDefault="00EC07A2" w:rsidP="009F4702">
            <w:pPr>
              <w:pStyle w:val="Tabletext"/>
            </w:pPr>
          </w:p>
        </w:tc>
        <w:tc>
          <w:tcPr>
            <w:tcW w:w="1890" w:type="dxa"/>
          </w:tcPr>
          <w:p w14:paraId="233D18CD" w14:textId="23E1384F" w:rsidR="00EC07A2" w:rsidRDefault="00EC07A2" w:rsidP="009F4702">
            <w:pPr>
              <w:pStyle w:val="Tabletext"/>
            </w:pPr>
            <w:r>
              <w:t>09/01/2017</w:t>
            </w:r>
          </w:p>
        </w:tc>
        <w:tc>
          <w:tcPr>
            <w:tcW w:w="3420" w:type="dxa"/>
          </w:tcPr>
          <w:p w14:paraId="79ED3BFF" w14:textId="3B37B395" w:rsidR="00EC07A2" w:rsidRDefault="00EC07A2" w:rsidP="00BF483D">
            <w:pPr>
              <w:pStyle w:val="Tabletext"/>
              <w:numPr>
                <w:ilvl w:val="0"/>
                <w:numId w:val="57"/>
              </w:numPr>
              <w:ind w:left="286" w:hanging="218"/>
            </w:pPr>
            <w:r>
              <w:t xml:space="preserve">Added additional global variable - </w:t>
            </w:r>
            <w:r w:rsidRPr="00EC07A2">
              <w:t>specialProgramEmailAddress</w:t>
            </w:r>
          </w:p>
        </w:tc>
        <w:tc>
          <w:tcPr>
            <w:tcW w:w="2662" w:type="dxa"/>
          </w:tcPr>
          <w:p w14:paraId="1D23A970" w14:textId="3B1B75C1" w:rsidR="00EC07A2" w:rsidRDefault="00EC07A2" w:rsidP="009F4702">
            <w:pPr>
              <w:pStyle w:val="Tabletext"/>
            </w:pPr>
            <w:r>
              <w:t>Steven Yang</w:t>
            </w:r>
          </w:p>
        </w:tc>
      </w:tr>
      <w:tr w:rsidR="00220B37" w:rsidRPr="007E4991" w14:paraId="638FDC98" w14:textId="77777777" w:rsidTr="00A13DA0">
        <w:tc>
          <w:tcPr>
            <w:tcW w:w="1224" w:type="dxa"/>
          </w:tcPr>
          <w:p w14:paraId="4DC53543" w14:textId="77777777" w:rsidR="00220B37" w:rsidRPr="00F17B9F" w:rsidRDefault="00220B37" w:rsidP="009F4702">
            <w:pPr>
              <w:pStyle w:val="Tabletext"/>
            </w:pPr>
          </w:p>
        </w:tc>
        <w:tc>
          <w:tcPr>
            <w:tcW w:w="1890" w:type="dxa"/>
          </w:tcPr>
          <w:p w14:paraId="219927CE" w14:textId="57ECADFC" w:rsidR="00220B37" w:rsidRDefault="00220B37" w:rsidP="009F4702">
            <w:pPr>
              <w:pStyle w:val="Tabletext"/>
            </w:pPr>
            <w:r>
              <w:t>01/19/2018</w:t>
            </w:r>
          </w:p>
        </w:tc>
        <w:tc>
          <w:tcPr>
            <w:tcW w:w="3420" w:type="dxa"/>
          </w:tcPr>
          <w:p w14:paraId="2DA4851A" w14:textId="77777777" w:rsidR="00220B37" w:rsidRDefault="00220B37" w:rsidP="00BF483D">
            <w:pPr>
              <w:pStyle w:val="Tabletext"/>
              <w:numPr>
                <w:ilvl w:val="0"/>
                <w:numId w:val="57"/>
              </w:numPr>
              <w:ind w:left="286" w:hanging="218"/>
            </w:pPr>
            <w:r>
              <w:t>Added report module deployment steps</w:t>
            </w:r>
          </w:p>
          <w:p w14:paraId="0B98C2DC" w14:textId="1B93063F" w:rsidR="003009CA" w:rsidRDefault="003009CA" w:rsidP="00BF483D">
            <w:pPr>
              <w:pStyle w:val="Tabletext"/>
              <w:numPr>
                <w:ilvl w:val="0"/>
                <w:numId w:val="57"/>
              </w:numPr>
              <w:ind w:left="286" w:hanging="218"/>
            </w:pPr>
            <w:r>
              <w:t xml:space="preserve">Removed </w:t>
            </w:r>
            <w:proofErr w:type="gramStart"/>
            <w:r>
              <w:t>section for wm-addon since it is part of web application runtime capture</w:t>
            </w:r>
            <w:proofErr w:type="gramEnd"/>
            <w:r>
              <w:t>.</w:t>
            </w:r>
          </w:p>
        </w:tc>
        <w:tc>
          <w:tcPr>
            <w:tcW w:w="2662" w:type="dxa"/>
          </w:tcPr>
          <w:p w14:paraId="7E782E29" w14:textId="70F3E6DD" w:rsidR="00220B37" w:rsidRDefault="00220B37" w:rsidP="009F4702">
            <w:pPr>
              <w:pStyle w:val="Tabletext"/>
            </w:pPr>
            <w:r>
              <w:t>Steven Yang</w:t>
            </w:r>
          </w:p>
        </w:tc>
      </w:tr>
      <w:tr w:rsidR="009C729E" w:rsidRPr="007E4991" w14:paraId="342D22FE" w14:textId="77777777" w:rsidTr="00A13DA0">
        <w:tc>
          <w:tcPr>
            <w:tcW w:w="1224" w:type="dxa"/>
          </w:tcPr>
          <w:p w14:paraId="342D22FA" w14:textId="0A6F66BD" w:rsidR="009C729E" w:rsidRPr="00F17B9F" w:rsidRDefault="009C729E" w:rsidP="009F4702">
            <w:pPr>
              <w:pStyle w:val="Tabletext"/>
            </w:pPr>
          </w:p>
        </w:tc>
        <w:tc>
          <w:tcPr>
            <w:tcW w:w="1890" w:type="dxa"/>
          </w:tcPr>
          <w:p w14:paraId="342D22FB" w14:textId="712B4463" w:rsidR="009C729E" w:rsidRPr="00F17B9F" w:rsidRDefault="009C729E" w:rsidP="009F4702">
            <w:pPr>
              <w:pStyle w:val="Tabletext"/>
            </w:pPr>
            <w:r>
              <w:t>01/26/2018</w:t>
            </w:r>
          </w:p>
        </w:tc>
        <w:tc>
          <w:tcPr>
            <w:tcW w:w="3420" w:type="dxa"/>
          </w:tcPr>
          <w:p w14:paraId="37355C39" w14:textId="7FD584EF" w:rsidR="006911AD" w:rsidRDefault="006911AD" w:rsidP="006911AD">
            <w:pPr>
              <w:pStyle w:val="Tabletext"/>
              <w:numPr>
                <w:ilvl w:val="0"/>
                <w:numId w:val="57"/>
              </w:numPr>
              <w:ind w:left="286" w:hanging="218"/>
            </w:pPr>
            <w:r>
              <w:t>Removed real server connection info.</w:t>
            </w:r>
          </w:p>
          <w:p w14:paraId="342D22FC" w14:textId="54AACADD" w:rsidR="009C729E" w:rsidRPr="00F17B9F" w:rsidRDefault="009C729E" w:rsidP="009C729E">
            <w:pPr>
              <w:pStyle w:val="Tabletext"/>
            </w:pPr>
          </w:p>
        </w:tc>
        <w:tc>
          <w:tcPr>
            <w:tcW w:w="2662" w:type="dxa"/>
          </w:tcPr>
          <w:p w14:paraId="342D22FD" w14:textId="7ACE16F8" w:rsidR="009C729E" w:rsidRPr="00F17B9F" w:rsidRDefault="009C729E" w:rsidP="009F4702">
            <w:pPr>
              <w:pStyle w:val="Tabletext"/>
            </w:pPr>
            <w:r>
              <w:lastRenderedPageBreak/>
              <w:t>Steven Yang</w:t>
            </w:r>
          </w:p>
        </w:tc>
      </w:tr>
      <w:tr w:rsidR="002A14D4" w:rsidRPr="007E4991" w14:paraId="5140481E" w14:textId="77777777" w:rsidTr="00A13DA0">
        <w:tc>
          <w:tcPr>
            <w:tcW w:w="1224" w:type="dxa"/>
          </w:tcPr>
          <w:p w14:paraId="52375544" w14:textId="77777777" w:rsidR="002A14D4" w:rsidRPr="00F17B9F" w:rsidRDefault="002A14D4" w:rsidP="009F4702">
            <w:pPr>
              <w:pStyle w:val="Tabletext"/>
            </w:pPr>
          </w:p>
        </w:tc>
        <w:tc>
          <w:tcPr>
            <w:tcW w:w="1890" w:type="dxa"/>
          </w:tcPr>
          <w:p w14:paraId="2FCF0146" w14:textId="23AAF1CF" w:rsidR="002A14D4" w:rsidRDefault="002A14D4" w:rsidP="002A14D4">
            <w:pPr>
              <w:pStyle w:val="Tabletext"/>
            </w:pPr>
            <w:r>
              <w:t>02/02/2018</w:t>
            </w:r>
          </w:p>
        </w:tc>
        <w:tc>
          <w:tcPr>
            <w:tcW w:w="3420" w:type="dxa"/>
          </w:tcPr>
          <w:p w14:paraId="33709FAA" w14:textId="0B84F80C" w:rsidR="002A14D4" w:rsidRDefault="002A14D4" w:rsidP="006911AD">
            <w:pPr>
              <w:pStyle w:val="Tabletext"/>
              <w:numPr>
                <w:ilvl w:val="0"/>
                <w:numId w:val="57"/>
              </w:numPr>
              <w:ind w:left="286" w:hanging="218"/>
            </w:pPr>
            <w:r>
              <w:t>Added GitHub repository info.</w:t>
            </w:r>
          </w:p>
        </w:tc>
        <w:tc>
          <w:tcPr>
            <w:tcW w:w="2662" w:type="dxa"/>
          </w:tcPr>
          <w:p w14:paraId="02AA104F" w14:textId="31CBAB25" w:rsidR="002A14D4" w:rsidRDefault="002A14D4" w:rsidP="009F4702">
            <w:pPr>
              <w:pStyle w:val="Tabletext"/>
            </w:pPr>
            <w:r>
              <w:t>Steven Yang</w:t>
            </w:r>
          </w:p>
        </w:tc>
      </w:tr>
      <w:tr w:rsidR="008B0DC0" w:rsidRPr="007E4991" w14:paraId="57A4AC3D" w14:textId="77777777" w:rsidTr="00A13DA0">
        <w:tc>
          <w:tcPr>
            <w:tcW w:w="1224" w:type="dxa"/>
          </w:tcPr>
          <w:p w14:paraId="41039470" w14:textId="77777777" w:rsidR="008B0DC0" w:rsidRPr="00F17B9F" w:rsidRDefault="008B0DC0" w:rsidP="009F4702">
            <w:pPr>
              <w:pStyle w:val="Tabletext"/>
            </w:pPr>
          </w:p>
        </w:tc>
        <w:tc>
          <w:tcPr>
            <w:tcW w:w="1890" w:type="dxa"/>
          </w:tcPr>
          <w:p w14:paraId="41626F5E" w14:textId="6CEB44D5" w:rsidR="008B0DC0" w:rsidRDefault="008B0DC0" w:rsidP="002A14D4">
            <w:pPr>
              <w:pStyle w:val="Tabletext"/>
            </w:pPr>
            <w:r>
              <w:t>02/07/2018</w:t>
            </w:r>
          </w:p>
        </w:tc>
        <w:tc>
          <w:tcPr>
            <w:tcW w:w="3420" w:type="dxa"/>
          </w:tcPr>
          <w:p w14:paraId="78574B74" w14:textId="18BC9DDC" w:rsidR="008B0DC0" w:rsidRDefault="008B0DC0" w:rsidP="006911AD">
            <w:pPr>
              <w:pStyle w:val="Tabletext"/>
              <w:numPr>
                <w:ilvl w:val="0"/>
                <w:numId w:val="57"/>
              </w:numPr>
              <w:ind w:left="286" w:hanging="218"/>
            </w:pPr>
            <w:r>
              <w:t>Added Java module build, UI module packging, UI module deployment instruction.</w:t>
            </w:r>
          </w:p>
        </w:tc>
        <w:tc>
          <w:tcPr>
            <w:tcW w:w="2662" w:type="dxa"/>
          </w:tcPr>
          <w:p w14:paraId="47F686F8" w14:textId="40633971" w:rsidR="008B0DC0" w:rsidRDefault="008B0DC0" w:rsidP="009F4702">
            <w:pPr>
              <w:pStyle w:val="Tabletext"/>
            </w:pPr>
            <w:r>
              <w:t>Steven Yang</w:t>
            </w:r>
          </w:p>
        </w:tc>
      </w:tr>
      <w:tr w:rsidR="006B2068" w:rsidRPr="007E4991" w14:paraId="581B7B76" w14:textId="77777777" w:rsidTr="00A13DA0">
        <w:tc>
          <w:tcPr>
            <w:tcW w:w="1224" w:type="dxa"/>
          </w:tcPr>
          <w:p w14:paraId="7BACE1CE" w14:textId="77777777" w:rsidR="006B2068" w:rsidRPr="00F17B9F" w:rsidRDefault="006B2068" w:rsidP="009F4702">
            <w:pPr>
              <w:pStyle w:val="Tabletext"/>
            </w:pPr>
          </w:p>
        </w:tc>
        <w:tc>
          <w:tcPr>
            <w:tcW w:w="1890" w:type="dxa"/>
          </w:tcPr>
          <w:p w14:paraId="325FA34F" w14:textId="315C53A8" w:rsidR="006B2068" w:rsidRDefault="006B2068" w:rsidP="002A14D4">
            <w:pPr>
              <w:pStyle w:val="Tabletext"/>
            </w:pPr>
            <w:r>
              <w:t>03/22/2018</w:t>
            </w:r>
          </w:p>
        </w:tc>
        <w:tc>
          <w:tcPr>
            <w:tcW w:w="3420" w:type="dxa"/>
          </w:tcPr>
          <w:p w14:paraId="1A08D0C3" w14:textId="33B46285" w:rsidR="006B2068" w:rsidRDefault="006B2068" w:rsidP="006911AD">
            <w:pPr>
              <w:pStyle w:val="Tabletext"/>
              <w:numPr>
                <w:ilvl w:val="0"/>
                <w:numId w:val="57"/>
              </w:numPr>
              <w:ind w:left="286" w:hanging="218"/>
            </w:pPr>
            <w:r>
              <w:t>Added email configuration for scheduled report notification</w:t>
            </w:r>
          </w:p>
        </w:tc>
        <w:tc>
          <w:tcPr>
            <w:tcW w:w="2662" w:type="dxa"/>
          </w:tcPr>
          <w:p w14:paraId="5F3D921E" w14:textId="0A67304B" w:rsidR="006B2068" w:rsidRDefault="006B2068" w:rsidP="009F4702">
            <w:pPr>
              <w:pStyle w:val="Tabletext"/>
            </w:pPr>
            <w:r>
              <w:t>Steven Yang</w:t>
            </w:r>
          </w:p>
        </w:tc>
      </w:tr>
      <w:tr w:rsidR="001779EE" w:rsidRPr="007E4991" w14:paraId="76828F10" w14:textId="77777777" w:rsidTr="00A13DA0">
        <w:tc>
          <w:tcPr>
            <w:tcW w:w="1224" w:type="dxa"/>
          </w:tcPr>
          <w:p w14:paraId="545336ED" w14:textId="77777777" w:rsidR="001779EE" w:rsidRPr="00F17B9F" w:rsidRDefault="001779EE" w:rsidP="009F4702">
            <w:pPr>
              <w:pStyle w:val="Tabletext"/>
            </w:pPr>
          </w:p>
        </w:tc>
        <w:tc>
          <w:tcPr>
            <w:tcW w:w="1890" w:type="dxa"/>
          </w:tcPr>
          <w:p w14:paraId="176F1677" w14:textId="60A67F24" w:rsidR="001779EE" w:rsidRDefault="001779EE" w:rsidP="002A14D4">
            <w:pPr>
              <w:pStyle w:val="Tabletext"/>
            </w:pPr>
            <w:r>
              <w:t>05/04/2018</w:t>
            </w:r>
          </w:p>
        </w:tc>
        <w:tc>
          <w:tcPr>
            <w:tcW w:w="3420" w:type="dxa"/>
          </w:tcPr>
          <w:p w14:paraId="321EBB9B" w14:textId="77777777" w:rsidR="001779EE" w:rsidRDefault="001779EE" w:rsidP="006911AD">
            <w:pPr>
              <w:pStyle w:val="Tabletext"/>
              <w:numPr>
                <w:ilvl w:val="0"/>
                <w:numId w:val="57"/>
              </w:numPr>
              <w:ind w:left="286" w:hanging="218"/>
            </w:pPr>
            <w:r>
              <w:t>Added email configuration for work item notification</w:t>
            </w:r>
          </w:p>
          <w:p w14:paraId="1BBD8A15" w14:textId="600FFDE7" w:rsidR="001779EE" w:rsidRDefault="001779EE" w:rsidP="006911AD">
            <w:pPr>
              <w:pStyle w:val="Tabletext"/>
              <w:numPr>
                <w:ilvl w:val="0"/>
                <w:numId w:val="57"/>
              </w:numPr>
              <w:ind w:left="286" w:hanging="218"/>
            </w:pPr>
            <w:r>
              <w:t>Added report audit configuration</w:t>
            </w:r>
          </w:p>
        </w:tc>
        <w:tc>
          <w:tcPr>
            <w:tcW w:w="2662" w:type="dxa"/>
          </w:tcPr>
          <w:p w14:paraId="5166F99B" w14:textId="26F07A15" w:rsidR="001779EE" w:rsidRDefault="001779EE" w:rsidP="009F4702">
            <w:pPr>
              <w:pStyle w:val="Tabletext"/>
            </w:pPr>
            <w:r>
              <w:t>Steven Yang</w:t>
            </w:r>
          </w:p>
        </w:tc>
      </w:tr>
      <w:tr w:rsidR="00A51093" w:rsidRPr="007E4991" w14:paraId="0C801518" w14:textId="77777777" w:rsidTr="00A13DA0">
        <w:trPr>
          <w:ins w:id="4" w:author="Steven Yang" w:date="2018-07-12T12:27:00Z"/>
        </w:trPr>
        <w:tc>
          <w:tcPr>
            <w:tcW w:w="1224" w:type="dxa"/>
          </w:tcPr>
          <w:p w14:paraId="63A19FE0" w14:textId="77777777" w:rsidR="00A51093" w:rsidRPr="00F17B9F" w:rsidRDefault="00A51093" w:rsidP="009F4702">
            <w:pPr>
              <w:pStyle w:val="Tabletext"/>
              <w:rPr>
                <w:ins w:id="5" w:author="Steven Yang" w:date="2018-07-12T12:27:00Z"/>
              </w:rPr>
            </w:pPr>
          </w:p>
        </w:tc>
        <w:tc>
          <w:tcPr>
            <w:tcW w:w="1890" w:type="dxa"/>
          </w:tcPr>
          <w:p w14:paraId="4A7F49B6" w14:textId="29E35A6F" w:rsidR="00A51093" w:rsidRDefault="00A51093" w:rsidP="00A51093">
            <w:pPr>
              <w:pStyle w:val="Tabletext"/>
              <w:rPr>
                <w:ins w:id="6" w:author="Steven Yang" w:date="2018-07-12T12:27:00Z"/>
              </w:rPr>
            </w:pPr>
            <w:ins w:id="7" w:author="Steven Yang" w:date="2018-07-12T12:27:00Z">
              <w:r>
                <w:t>0</w:t>
              </w:r>
              <w:r>
                <w:t>7</w:t>
              </w:r>
              <w:r>
                <w:t>/</w:t>
              </w:r>
              <w:r>
                <w:t>12</w:t>
              </w:r>
              <w:r>
                <w:t>/2018</w:t>
              </w:r>
            </w:ins>
          </w:p>
        </w:tc>
        <w:tc>
          <w:tcPr>
            <w:tcW w:w="3420" w:type="dxa"/>
          </w:tcPr>
          <w:p w14:paraId="103BB631" w14:textId="2D152591" w:rsidR="00A51093" w:rsidRDefault="00A51093" w:rsidP="00A51093">
            <w:pPr>
              <w:pStyle w:val="Tabletext"/>
              <w:numPr>
                <w:ilvl w:val="0"/>
                <w:numId w:val="57"/>
              </w:numPr>
              <w:ind w:left="286" w:hanging="218"/>
              <w:rPr>
                <w:ins w:id="8" w:author="Steven Yang" w:date="2018-07-12T12:27:00Z"/>
              </w:rPr>
              <w:pPrChange w:id="9" w:author="Steven Yang" w:date="2018-07-12T12:27:00Z">
                <w:pPr>
                  <w:pStyle w:val="Tabletext"/>
                  <w:numPr>
                    <w:numId w:val="57"/>
                  </w:numPr>
                  <w:ind w:left="720" w:hanging="360"/>
                </w:pPr>
              </w:pPrChange>
            </w:pPr>
            <w:ins w:id="10" w:author="Steven Yang" w:date="2018-07-12T12:27:00Z">
              <w:r>
                <w:t>Added report configuration</w:t>
              </w:r>
              <w:r>
                <w:t xml:space="preserve"> change to enable CLOB</w:t>
              </w:r>
            </w:ins>
          </w:p>
        </w:tc>
        <w:tc>
          <w:tcPr>
            <w:tcW w:w="2662" w:type="dxa"/>
          </w:tcPr>
          <w:p w14:paraId="5DC93EEE" w14:textId="6F4879BC" w:rsidR="00A51093" w:rsidRDefault="00A51093" w:rsidP="009F4702">
            <w:pPr>
              <w:pStyle w:val="Tabletext"/>
              <w:rPr>
                <w:ins w:id="11" w:author="Steven Yang" w:date="2018-07-12T12:27:00Z"/>
              </w:rPr>
            </w:pPr>
            <w:ins w:id="12" w:author="Steven Yang" w:date="2018-07-12T12:27:00Z">
              <w:r>
                <w:t>Steven Yang</w:t>
              </w:r>
            </w:ins>
          </w:p>
        </w:tc>
      </w:tr>
    </w:tbl>
    <w:p w14:paraId="7934C6A6" w14:textId="77777777" w:rsidR="00CA31F0" w:rsidRDefault="00CA31F0" w:rsidP="00313719">
      <w:pPr>
        <w:pStyle w:val="DocumentInformation"/>
      </w:pPr>
    </w:p>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7777777" w:rsidR="000762ED" w:rsidRPr="00E7568F" w:rsidRDefault="000762ED" w:rsidP="00E7568F">
      <w:pPr>
        <w:rPr>
          <w:rFonts w:cs="Arial"/>
        </w:rPr>
        <w:sectPr w:rsidR="000762ED" w:rsidRPr="00E7568F" w:rsidSect="009978FD">
          <w:headerReference w:type="default" r:id="rId12"/>
          <w:footerReference w:type="default" r:id="rId13"/>
          <w:headerReference w:type="first" r:id="rId14"/>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13" w:name="_Toc226456967"/>
      <w:bookmarkStart w:id="14" w:name="_Ref226997660"/>
      <w:r>
        <w:lastRenderedPageBreak/>
        <w:t>Table of c</w:t>
      </w:r>
      <w:r w:rsidR="00767D97" w:rsidRPr="000E1F25">
        <w:t>ontents</w:t>
      </w:r>
      <w:bookmarkEnd w:id="1"/>
      <w:bookmarkEnd w:id="2"/>
      <w:bookmarkEnd w:id="3"/>
      <w:bookmarkEnd w:id="13"/>
      <w:bookmarkEnd w:id="14"/>
    </w:p>
    <w:p w14:paraId="6498494A" w14:textId="77777777" w:rsidR="00873375" w:rsidRDefault="001F5E80">
      <w:pPr>
        <w:pStyle w:val="TOC1"/>
        <w:tabs>
          <w:tab w:val="clear" w:pos="360"/>
          <w:tab w:val="left" w:pos="351"/>
        </w:tabs>
        <w:rPr>
          <w:rFonts w:asciiTheme="minorHAnsi" w:eastAsiaTheme="minorEastAsia" w:hAnsiTheme="minorHAnsi" w:cstheme="minorBidi"/>
          <w:b w:val="0"/>
          <w:noProof/>
          <w:sz w:val="24"/>
          <w:szCs w:val="24"/>
          <w:lang w:eastAsia="ja-JP"/>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r w:rsidR="00873375" w:rsidRPr="00B24447">
        <w:rPr>
          <w:b w:val="0"/>
          <w:noProof/>
        </w:rPr>
        <w:t>1</w:t>
      </w:r>
      <w:r w:rsidR="00873375">
        <w:rPr>
          <w:rFonts w:asciiTheme="minorHAnsi" w:eastAsiaTheme="minorEastAsia" w:hAnsiTheme="minorHAnsi" w:cstheme="minorBidi"/>
          <w:b w:val="0"/>
          <w:noProof/>
          <w:sz w:val="24"/>
          <w:szCs w:val="24"/>
          <w:lang w:eastAsia="ja-JP"/>
        </w:rPr>
        <w:tab/>
      </w:r>
      <w:r w:rsidR="00873375" w:rsidRPr="00B24447">
        <w:rPr>
          <w:b w:val="0"/>
          <w:noProof/>
        </w:rPr>
        <w:t>Introduction</w:t>
      </w:r>
      <w:r w:rsidR="00873375">
        <w:rPr>
          <w:noProof/>
        </w:rPr>
        <w:tab/>
      </w:r>
      <w:r w:rsidR="00873375">
        <w:rPr>
          <w:noProof/>
        </w:rPr>
        <w:fldChar w:fldCharType="begin"/>
      </w:r>
      <w:r w:rsidR="00873375">
        <w:rPr>
          <w:noProof/>
        </w:rPr>
        <w:instrText xml:space="preserve"> PAGEREF _Toc393017982 \h </w:instrText>
      </w:r>
      <w:r w:rsidR="00873375">
        <w:rPr>
          <w:noProof/>
        </w:rPr>
      </w:r>
      <w:r w:rsidR="00873375">
        <w:rPr>
          <w:noProof/>
        </w:rPr>
        <w:fldChar w:fldCharType="separate"/>
      </w:r>
      <w:r w:rsidR="00873375">
        <w:rPr>
          <w:noProof/>
        </w:rPr>
        <w:t>5</w:t>
      </w:r>
      <w:r w:rsidR="00873375">
        <w:rPr>
          <w:noProof/>
        </w:rPr>
        <w:fldChar w:fldCharType="end"/>
      </w:r>
    </w:p>
    <w:p w14:paraId="414082FC" w14:textId="77777777" w:rsidR="00873375" w:rsidRDefault="00873375">
      <w:pPr>
        <w:pStyle w:val="TOC1"/>
        <w:tabs>
          <w:tab w:val="clear" w:pos="360"/>
          <w:tab w:val="left" w:pos="351"/>
        </w:tabs>
        <w:rPr>
          <w:rFonts w:asciiTheme="minorHAnsi" w:eastAsiaTheme="minorEastAsia" w:hAnsiTheme="minorHAnsi" w:cstheme="minorBidi"/>
          <w:b w:val="0"/>
          <w:noProof/>
          <w:sz w:val="24"/>
          <w:szCs w:val="24"/>
          <w:lang w:eastAsia="ja-JP"/>
        </w:rPr>
      </w:pPr>
      <w:r>
        <w:rPr>
          <w:noProof/>
        </w:rPr>
        <w:t>2</w:t>
      </w:r>
      <w:r>
        <w:rPr>
          <w:rFonts w:asciiTheme="minorHAnsi" w:eastAsiaTheme="minorEastAsia" w:hAnsiTheme="minorHAnsi" w:cstheme="minorBidi"/>
          <w:b w:val="0"/>
          <w:noProof/>
          <w:sz w:val="24"/>
          <w:szCs w:val="24"/>
          <w:lang w:eastAsia="ja-JP"/>
        </w:rPr>
        <w:tab/>
      </w:r>
      <w:r>
        <w:rPr>
          <w:noProof/>
        </w:rPr>
        <w:t>Required system version information</w:t>
      </w:r>
      <w:r>
        <w:rPr>
          <w:noProof/>
        </w:rPr>
        <w:tab/>
      </w:r>
      <w:r>
        <w:rPr>
          <w:noProof/>
        </w:rPr>
        <w:fldChar w:fldCharType="begin"/>
      </w:r>
      <w:r>
        <w:rPr>
          <w:noProof/>
        </w:rPr>
        <w:instrText xml:space="preserve"> PAGEREF _Toc393017983 \h </w:instrText>
      </w:r>
      <w:r>
        <w:rPr>
          <w:noProof/>
        </w:rPr>
      </w:r>
      <w:r>
        <w:rPr>
          <w:noProof/>
        </w:rPr>
        <w:fldChar w:fldCharType="separate"/>
      </w:r>
      <w:r>
        <w:rPr>
          <w:noProof/>
        </w:rPr>
        <w:t>6</w:t>
      </w:r>
      <w:r>
        <w:rPr>
          <w:noProof/>
        </w:rPr>
        <w:fldChar w:fldCharType="end"/>
      </w:r>
    </w:p>
    <w:p w14:paraId="62EDD4FD" w14:textId="77777777" w:rsidR="00873375" w:rsidRDefault="00873375">
      <w:pPr>
        <w:pStyle w:val="TOC1"/>
        <w:tabs>
          <w:tab w:val="clear" w:pos="360"/>
          <w:tab w:val="left" w:pos="351"/>
        </w:tabs>
        <w:rPr>
          <w:rFonts w:asciiTheme="minorHAnsi" w:eastAsiaTheme="minorEastAsia" w:hAnsiTheme="minorHAnsi" w:cstheme="minorBidi"/>
          <w:b w:val="0"/>
          <w:noProof/>
          <w:sz w:val="24"/>
          <w:szCs w:val="24"/>
          <w:lang w:eastAsia="ja-JP"/>
        </w:rPr>
      </w:pPr>
      <w:r>
        <w:rPr>
          <w:noProof/>
        </w:rPr>
        <w:t>3</w:t>
      </w:r>
      <w:r>
        <w:rPr>
          <w:rFonts w:asciiTheme="minorHAnsi" w:eastAsiaTheme="minorEastAsia" w:hAnsiTheme="minorHAnsi" w:cstheme="minorBidi"/>
          <w:b w:val="0"/>
          <w:noProof/>
          <w:sz w:val="24"/>
          <w:szCs w:val="24"/>
          <w:lang w:eastAsia="ja-JP"/>
        </w:rPr>
        <w:tab/>
      </w:r>
      <w:r>
        <w:rPr>
          <w:noProof/>
        </w:rPr>
        <w:t>Development directory structure</w:t>
      </w:r>
      <w:r>
        <w:rPr>
          <w:noProof/>
        </w:rPr>
        <w:tab/>
      </w:r>
      <w:r>
        <w:rPr>
          <w:noProof/>
        </w:rPr>
        <w:fldChar w:fldCharType="begin"/>
      </w:r>
      <w:r>
        <w:rPr>
          <w:noProof/>
        </w:rPr>
        <w:instrText xml:space="preserve"> PAGEREF _Toc393017984 \h </w:instrText>
      </w:r>
      <w:r>
        <w:rPr>
          <w:noProof/>
        </w:rPr>
      </w:r>
      <w:r>
        <w:rPr>
          <w:noProof/>
        </w:rPr>
        <w:fldChar w:fldCharType="separate"/>
      </w:r>
      <w:r>
        <w:rPr>
          <w:noProof/>
        </w:rPr>
        <w:t>7</w:t>
      </w:r>
      <w:r>
        <w:rPr>
          <w:noProof/>
        </w:rPr>
        <w:fldChar w:fldCharType="end"/>
      </w:r>
    </w:p>
    <w:p w14:paraId="5910C6C6" w14:textId="77777777" w:rsidR="00873375" w:rsidRDefault="00873375">
      <w:pPr>
        <w:pStyle w:val="TOC2"/>
        <w:tabs>
          <w:tab w:val="left" w:pos="1325"/>
        </w:tabs>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database Directory contents</w:t>
      </w:r>
      <w:r>
        <w:tab/>
      </w:r>
      <w:r>
        <w:fldChar w:fldCharType="begin"/>
      </w:r>
      <w:r>
        <w:instrText xml:space="preserve"> PAGEREF _Toc393017985 \h </w:instrText>
      </w:r>
      <w:r>
        <w:fldChar w:fldCharType="separate"/>
      </w:r>
      <w:r>
        <w:t>7</w:t>
      </w:r>
      <w:r>
        <w:fldChar w:fldCharType="end"/>
      </w:r>
    </w:p>
    <w:p w14:paraId="73A6841A" w14:textId="77777777" w:rsidR="00873375" w:rsidRDefault="00873375">
      <w:pPr>
        <w:pStyle w:val="TOC2"/>
        <w:tabs>
          <w:tab w:val="left" w:pos="1325"/>
        </w:tabs>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deploy directory contents</w:t>
      </w:r>
      <w:r>
        <w:tab/>
      </w:r>
      <w:r>
        <w:fldChar w:fldCharType="begin"/>
      </w:r>
      <w:r>
        <w:instrText xml:space="preserve"> PAGEREF _Toc393017986 \h </w:instrText>
      </w:r>
      <w:r>
        <w:fldChar w:fldCharType="separate"/>
      </w:r>
      <w:r>
        <w:t>7</w:t>
      </w:r>
      <w:r>
        <w:fldChar w:fldCharType="end"/>
      </w:r>
    </w:p>
    <w:p w14:paraId="5626C20B" w14:textId="77777777" w:rsidR="00873375" w:rsidRDefault="00873375">
      <w:pPr>
        <w:pStyle w:val="TOC2"/>
        <w:tabs>
          <w:tab w:val="left" w:pos="1325"/>
        </w:tabs>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java directory contents</w:t>
      </w:r>
      <w:r>
        <w:tab/>
      </w:r>
      <w:r>
        <w:fldChar w:fldCharType="begin"/>
      </w:r>
      <w:r>
        <w:instrText xml:space="preserve"> PAGEREF _Toc393017987 \h </w:instrText>
      </w:r>
      <w:r>
        <w:fldChar w:fldCharType="separate"/>
      </w:r>
      <w:r>
        <w:t>8</w:t>
      </w:r>
      <w:r>
        <w:fldChar w:fldCharType="end"/>
      </w:r>
    </w:p>
    <w:p w14:paraId="27EF0FB7" w14:textId="77777777" w:rsidR="00873375" w:rsidRDefault="00873375">
      <w:pPr>
        <w:pStyle w:val="TOC2"/>
        <w:tabs>
          <w:tab w:val="left" w:pos="1325"/>
        </w:tabs>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process directory contents</w:t>
      </w:r>
      <w:r>
        <w:tab/>
      </w:r>
      <w:r>
        <w:fldChar w:fldCharType="begin"/>
      </w:r>
      <w:r>
        <w:instrText xml:space="preserve"> PAGEREF _Toc393017988 \h </w:instrText>
      </w:r>
      <w:r>
        <w:fldChar w:fldCharType="separate"/>
      </w:r>
      <w:r>
        <w:t>8</w:t>
      </w:r>
      <w:r>
        <w:fldChar w:fldCharType="end"/>
      </w:r>
    </w:p>
    <w:p w14:paraId="193AB2A7" w14:textId="77777777" w:rsidR="00873375" w:rsidRDefault="00873375">
      <w:pPr>
        <w:pStyle w:val="TOC2"/>
        <w:tabs>
          <w:tab w:val="left" w:pos="1325"/>
        </w:tabs>
        <w:rPr>
          <w:rFonts w:asciiTheme="minorHAnsi" w:eastAsiaTheme="minorEastAsia" w:hAnsiTheme="minorHAnsi" w:cstheme="minorBidi"/>
          <w:sz w:val="24"/>
          <w:szCs w:val="24"/>
          <w:lang w:eastAsia="ja-JP"/>
        </w:rPr>
      </w:pPr>
      <w:r>
        <w:t>3.5</w:t>
      </w:r>
      <w:r>
        <w:rPr>
          <w:rFonts w:asciiTheme="minorHAnsi" w:eastAsiaTheme="minorEastAsia" w:hAnsiTheme="minorHAnsi" w:cstheme="minorBidi"/>
          <w:sz w:val="24"/>
          <w:szCs w:val="24"/>
          <w:lang w:eastAsia="ja-JP"/>
        </w:rPr>
        <w:tab/>
      </w:r>
      <w:r>
        <w:t>report directory contents</w:t>
      </w:r>
      <w:r>
        <w:tab/>
      </w:r>
      <w:r>
        <w:fldChar w:fldCharType="begin"/>
      </w:r>
      <w:r>
        <w:instrText xml:space="preserve"> PAGEREF _Toc393017989 \h </w:instrText>
      </w:r>
      <w:r>
        <w:fldChar w:fldCharType="separate"/>
      </w:r>
      <w:r>
        <w:t>8</w:t>
      </w:r>
      <w:r>
        <w:fldChar w:fldCharType="end"/>
      </w:r>
    </w:p>
    <w:p w14:paraId="7BE47BF8" w14:textId="77777777" w:rsidR="00873375" w:rsidRDefault="00873375">
      <w:pPr>
        <w:pStyle w:val="TOC2"/>
        <w:tabs>
          <w:tab w:val="left" w:pos="1325"/>
        </w:tabs>
        <w:rPr>
          <w:rFonts w:asciiTheme="minorHAnsi" w:eastAsiaTheme="minorEastAsia" w:hAnsiTheme="minorHAnsi" w:cstheme="minorBidi"/>
          <w:sz w:val="24"/>
          <w:szCs w:val="24"/>
          <w:lang w:eastAsia="ja-JP"/>
        </w:rPr>
      </w:pPr>
      <w:r>
        <w:t>3.6</w:t>
      </w:r>
      <w:r>
        <w:rPr>
          <w:rFonts w:asciiTheme="minorHAnsi" w:eastAsiaTheme="minorEastAsia" w:hAnsiTheme="minorHAnsi" w:cstheme="minorBidi"/>
          <w:sz w:val="24"/>
          <w:szCs w:val="24"/>
          <w:lang w:eastAsia="ja-JP"/>
        </w:rPr>
        <w:tab/>
      </w:r>
      <w:r>
        <w:t>wm-project directory contents</w:t>
      </w:r>
      <w:r>
        <w:tab/>
      </w:r>
      <w:r>
        <w:fldChar w:fldCharType="begin"/>
      </w:r>
      <w:r>
        <w:instrText xml:space="preserve"> PAGEREF _Toc393017990 \h </w:instrText>
      </w:r>
      <w:r>
        <w:fldChar w:fldCharType="separate"/>
      </w:r>
      <w:r>
        <w:t>9</w:t>
      </w:r>
      <w:r>
        <w:fldChar w:fldCharType="end"/>
      </w:r>
    </w:p>
    <w:p w14:paraId="0774C7FE" w14:textId="77777777" w:rsidR="00873375" w:rsidRDefault="00873375">
      <w:pPr>
        <w:pStyle w:val="TOC2"/>
        <w:tabs>
          <w:tab w:val="left" w:pos="1325"/>
        </w:tabs>
        <w:rPr>
          <w:rFonts w:asciiTheme="minorHAnsi" w:eastAsiaTheme="minorEastAsia" w:hAnsiTheme="minorHAnsi" w:cstheme="minorBidi"/>
          <w:sz w:val="24"/>
          <w:szCs w:val="24"/>
          <w:lang w:eastAsia="ja-JP"/>
        </w:rPr>
      </w:pPr>
      <w:r>
        <w:t>3.7</w:t>
      </w:r>
      <w:r>
        <w:rPr>
          <w:rFonts w:asciiTheme="minorHAnsi" w:eastAsiaTheme="minorEastAsia" w:hAnsiTheme="minorHAnsi" w:cstheme="minorBidi"/>
          <w:sz w:val="24"/>
          <w:szCs w:val="24"/>
          <w:lang w:eastAsia="ja-JP"/>
        </w:rPr>
        <w:tab/>
      </w:r>
      <w:r>
        <w:t>wm-runtime directory contents</w:t>
      </w:r>
      <w:r>
        <w:tab/>
      </w:r>
      <w:r>
        <w:fldChar w:fldCharType="begin"/>
      </w:r>
      <w:r>
        <w:instrText xml:space="preserve"> PAGEREF _Toc393017991 \h </w:instrText>
      </w:r>
      <w:r>
        <w:fldChar w:fldCharType="separate"/>
      </w:r>
      <w:r>
        <w:t>9</w:t>
      </w:r>
      <w:r>
        <w:fldChar w:fldCharType="end"/>
      </w:r>
    </w:p>
    <w:p w14:paraId="26290828" w14:textId="77777777" w:rsidR="00873375" w:rsidRDefault="00873375">
      <w:pPr>
        <w:pStyle w:val="TOC1"/>
        <w:tabs>
          <w:tab w:val="clear" w:pos="360"/>
          <w:tab w:val="left" w:pos="351"/>
        </w:tabs>
        <w:rPr>
          <w:rFonts w:asciiTheme="minorHAnsi" w:eastAsiaTheme="minorEastAsia" w:hAnsiTheme="minorHAnsi" w:cstheme="minorBidi"/>
          <w:b w:val="0"/>
          <w:noProof/>
          <w:sz w:val="24"/>
          <w:szCs w:val="24"/>
          <w:lang w:eastAsia="ja-JP"/>
        </w:rPr>
      </w:pPr>
      <w:r>
        <w:rPr>
          <w:noProof/>
        </w:rPr>
        <w:t>4</w:t>
      </w:r>
      <w:r>
        <w:rPr>
          <w:rFonts w:asciiTheme="minorHAnsi" w:eastAsiaTheme="minorEastAsia" w:hAnsiTheme="minorHAnsi" w:cstheme="minorBidi"/>
          <w:b w:val="0"/>
          <w:noProof/>
          <w:sz w:val="24"/>
          <w:szCs w:val="24"/>
          <w:lang w:eastAsia="ja-JP"/>
        </w:rPr>
        <w:tab/>
      </w:r>
      <w:r>
        <w:rPr>
          <w:noProof/>
        </w:rPr>
        <w:t>Methods of deployment file delivery</w:t>
      </w:r>
      <w:r>
        <w:rPr>
          <w:noProof/>
        </w:rPr>
        <w:tab/>
      </w:r>
      <w:r>
        <w:rPr>
          <w:noProof/>
        </w:rPr>
        <w:fldChar w:fldCharType="begin"/>
      </w:r>
      <w:r>
        <w:rPr>
          <w:noProof/>
        </w:rPr>
        <w:instrText xml:space="preserve"> PAGEREF _Toc393017992 \h </w:instrText>
      </w:r>
      <w:r>
        <w:rPr>
          <w:noProof/>
        </w:rPr>
      </w:r>
      <w:r>
        <w:rPr>
          <w:noProof/>
        </w:rPr>
        <w:fldChar w:fldCharType="separate"/>
      </w:r>
      <w:r>
        <w:rPr>
          <w:noProof/>
        </w:rPr>
        <w:t>11</w:t>
      </w:r>
      <w:r>
        <w:rPr>
          <w:noProof/>
        </w:rPr>
        <w:fldChar w:fldCharType="end"/>
      </w:r>
    </w:p>
    <w:p w14:paraId="0F2AB8CE" w14:textId="77777777" w:rsidR="00873375" w:rsidRDefault="00873375">
      <w:pPr>
        <w:pStyle w:val="TOC2"/>
        <w:tabs>
          <w:tab w:val="left" w:pos="1325"/>
        </w:tabs>
        <w:rPr>
          <w:rFonts w:asciiTheme="minorHAnsi" w:eastAsiaTheme="minorEastAsia" w:hAnsiTheme="minorHAnsi" w:cstheme="minorBidi"/>
          <w:sz w:val="24"/>
          <w:szCs w:val="24"/>
          <w:lang w:eastAsia="ja-JP"/>
        </w:rPr>
      </w:pPr>
      <w:r>
        <w:t>4.1</w:t>
      </w:r>
      <w:r>
        <w:rPr>
          <w:rFonts w:asciiTheme="minorHAnsi" w:eastAsiaTheme="minorEastAsia" w:hAnsiTheme="minorHAnsi" w:cstheme="minorBidi"/>
          <w:sz w:val="24"/>
          <w:szCs w:val="24"/>
          <w:lang w:eastAsia="ja-JP"/>
        </w:rPr>
        <w:tab/>
      </w:r>
      <w:r>
        <w:t>Development repository in GitHub</w:t>
      </w:r>
      <w:r>
        <w:tab/>
      </w:r>
      <w:r>
        <w:fldChar w:fldCharType="begin"/>
      </w:r>
      <w:r>
        <w:instrText xml:space="preserve"> PAGEREF _Toc393017993 \h </w:instrText>
      </w:r>
      <w:r>
        <w:fldChar w:fldCharType="separate"/>
      </w:r>
      <w:r>
        <w:t>11</w:t>
      </w:r>
      <w:r>
        <w:fldChar w:fldCharType="end"/>
      </w:r>
    </w:p>
    <w:p w14:paraId="75007B3E" w14:textId="77777777" w:rsidR="00873375" w:rsidRDefault="00873375">
      <w:pPr>
        <w:pStyle w:val="TOC1"/>
        <w:tabs>
          <w:tab w:val="clear" w:pos="360"/>
          <w:tab w:val="left" w:pos="351"/>
        </w:tabs>
        <w:rPr>
          <w:rFonts w:asciiTheme="minorHAnsi" w:eastAsiaTheme="minorEastAsia" w:hAnsiTheme="minorHAnsi" w:cstheme="minorBidi"/>
          <w:b w:val="0"/>
          <w:noProof/>
          <w:sz w:val="24"/>
          <w:szCs w:val="24"/>
          <w:lang w:eastAsia="ja-JP"/>
        </w:rPr>
      </w:pPr>
      <w:r>
        <w:rPr>
          <w:noProof/>
        </w:rPr>
        <w:t>5</w:t>
      </w:r>
      <w:r>
        <w:rPr>
          <w:rFonts w:asciiTheme="minorHAnsi" w:eastAsiaTheme="minorEastAsia" w:hAnsiTheme="minorHAnsi" w:cstheme="minorBidi"/>
          <w:b w:val="0"/>
          <w:noProof/>
          <w:sz w:val="24"/>
          <w:szCs w:val="24"/>
          <w:lang w:eastAsia="ja-JP"/>
        </w:rPr>
        <w:tab/>
      </w:r>
      <w:r>
        <w:rPr>
          <w:noProof/>
        </w:rPr>
        <w:t>Deployment Steps</w:t>
      </w:r>
      <w:r>
        <w:rPr>
          <w:noProof/>
        </w:rPr>
        <w:tab/>
      </w:r>
      <w:r>
        <w:rPr>
          <w:noProof/>
        </w:rPr>
        <w:fldChar w:fldCharType="begin"/>
      </w:r>
      <w:r>
        <w:rPr>
          <w:noProof/>
        </w:rPr>
        <w:instrText xml:space="preserve"> PAGEREF _Toc393017994 \h </w:instrText>
      </w:r>
      <w:r>
        <w:rPr>
          <w:noProof/>
        </w:rPr>
      </w:r>
      <w:r>
        <w:rPr>
          <w:noProof/>
        </w:rPr>
        <w:fldChar w:fldCharType="separate"/>
      </w:r>
      <w:r>
        <w:rPr>
          <w:noProof/>
        </w:rPr>
        <w:t>13</w:t>
      </w:r>
      <w:r>
        <w:rPr>
          <w:noProof/>
        </w:rPr>
        <w:fldChar w:fldCharType="end"/>
      </w:r>
    </w:p>
    <w:p w14:paraId="2E84F382" w14:textId="77777777" w:rsidR="00873375" w:rsidRDefault="00873375">
      <w:pPr>
        <w:pStyle w:val="TOC2"/>
        <w:tabs>
          <w:tab w:val="left" w:pos="1325"/>
        </w:tabs>
        <w:rPr>
          <w:rFonts w:asciiTheme="minorHAnsi" w:eastAsiaTheme="minorEastAsia" w:hAnsiTheme="minorHAnsi" w:cstheme="minorBidi"/>
          <w:sz w:val="24"/>
          <w:szCs w:val="24"/>
          <w:lang w:eastAsia="ja-JP"/>
        </w:rPr>
      </w:pPr>
      <w:r>
        <w:t>5.1</w:t>
      </w:r>
      <w:r>
        <w:rPr>
          <w:rFonts w:asciiTheme="minorHAnsi" w:eastAsiaTheme="minorEastAsia" w:hAnsiTheme="minorHAnsi" w:cstheme="minorBidi"/>
          <w:sz w:val="24"/>
          <w:szCs w:val="24"/>
          <w:lang w:eastAsia="ja-JP"/>
        </w:rPr>
        <w:tab/>
      </w:r>
      <w:r>
        <w:t>Database Deployment</w:t>
      </w:r>
      <w:r>
        <w:tab/>
      </w:r>
      <w:r>
        <w:fldChar w:fldCharType="begin"/>
      </w:r>
      <w:r>
        <w:instrText xml:space="preserve"> PAGEREF _Toc393017995 \h </w:instrText>
      </w:r>
      <w:r>
        <w:fldChar w:fldCharType="separate"/>
      </w:r>
      <w:r>
        <w:t>13</w:t>
      </w:r>
      <w:r>
        <w:fldChar w:fldCharType="end"/>
      </w:r>
    </w:p>
    <w:p w14:paraId="3D7E90FA"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Create database schema and user</w:t>
      </w:r>
      <w:r>
        <w:rPr>
          <w:noProof/>
        </w:rPr>
        <w:tab/>
      </w:r>
      <w:r>
        <w:rPr>
          <w:noProof/>
        </w:rPr>
        <w:fldChar w:fldCharType="begin"/>
      </w:r>
      <w:r>
        <w:rPr>
          <w:noProof/>
        </w:rPr>
        <w:instrText xml:space="preserve"> PAGEREF _Toc393017996 \h </w:instrText>
      </w:r>
      <w:r>
        <w:rPr>
          <w:noProof/>
        </w:rPr>
      </w:r>
      <w:r>
        <w:rPr>
          <w:noProof/>
        </w:rPr>
        <w:fldChar w:fldCharType="separate"/>
      </w:r>
      <w:r>
        <w:rPr>
          <w:noProof/>
        </w:rPr>
        <w:t>13</w:t>
      </w:r>
      <w:r>
        <w:rPr>
          <w:noProof/>
        </w:rPr>
        <w:fldChar w:fldCharType="end"/>
      </w:r>
    </w:p>
    <w:p w14:paraId="3B8C9CFD"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Grant permission required for program object creation</w:t>
      </w:r>
      <w:r>
        <w:rPr>
          <w:noProof/>
        </w:rPr>
        <w:tab/>
      </w:r>
      <w:r>
        <w:rPr>
          <w:noProof/>
        </w:rPr>
        <w:fldChar w:fldCharType="begin"/>
      </w:r>
      <w:r>
        <w:rPr>
          <w:noProof/>
        </w:rPr>
        <w:instrText xml:space="preserve"> PAGEREF _Toc393017997 \h </w:instrText>
      </w:r>
      <w:r>
        <w:rPr>
          <w:noProof/>
        </w:rPr>
      </w:r>
      <w:r>
        <w:rPr>
          <w:noProof/>
        </w:rPr>
        <w:fldChar w:fldCharType="separate"/>
      </w:r>
      <w:r>
        <w:rPr>
          <w:noProof/>
        </w:rPr>
        <w:t>13</w:t>
      </w:r>
      <w:r>
        <w:rPr>
          <w:noProof/>
        </w:rPr>
        <w:fldChar w:fldCharType="end"/>
      </w:r>
    </w:p>
    <w:p w14:paraId="1C6F6B68"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Create objects for business data model</w:t>
      </w:r>
      <w:r>
        <w:rPr>
          <w:noProof/>
        </w:rPr>
        <w:tab/>
      </w:r>
      <w:r>
        <w:rPr>
          <w:noProof/>
        </w:rPr>
        <w:fldChar w:fldCharType="begin"/>
      </w:r>
      <w:r>
        <w:rPr>
          <w:noProof/>
        </w:rPr>
        <w:instrText xml:space="preserve"> PAGEREF _Toc393017998 \h </w:instrText>
      </w:r>
      <w:r>
        <w:rPr>
          <w:noProof/>
        </w:rPr>
      </w:r>
      <w:r>
        <w:rPr>
          <w:noProof/>
        </w:rPr>
        <w:fldChar w:fldCharType="separate"/>
      </w:r>
      <w:r>
        <w:rPr>
          <w:noProof/>
        </w:rPr>
        <w:t>14</w:t>
      </w:r>
      <w:r>
        <w:rPr>
          <w:noProof/>
        </w:rPr>
        <w:fldChar w:fldCharType="end"/>
      </w:r>
    </w:p>
    <w:p w14:paraId="797831EB"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Grant permission to the business data mode objects created</w:t>
      </w:r>
      <w:r>
        <w:rPr>
          <w:noProof/>
        </w:rPr>
        <w:tab/>
      </w:r>
      <w:r>
        <w:rPr>
          <w:noProof/>
        </w:rPr>
        <w:fldChar w:fldCharType="begin"/>
      </w:r>
      <w:r>
        <w:rPr>
          <w:noProof/>
        </w:rPr>
        <w:instrText xml:space="preserve"> PAGEREF _Toc393017999 \h </w:instrText>
      </w:r>
      <w:r>
        <w:rPr>
          <w:noProof/>
        </w:rPr>
      </w:r>
      <w:r>
        <w:rPr>
          <w:noProof/>
        </w:rPr>
        <w:fldChar w:fldCharType="separate"/>
      </w:r>
      <w:r>
        <w:rPr>
          <w:noProof/>
        </w:rPr>
        <w:t>14</w:t>
      </w:r>
      <w:r>
        <w:rPr>
          <w:noProof/>
        </w:rPr>
        <w:fldChar w:fldCharType="end"/>
      </w:r>
    </w:p>
    <w:p w14:paraId="13200CF8"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Create core table and program objects</w:t>
      </w:r>
      <w:r>
        <w:rPr>
          <w:noProof/>
        </w:rPr>
        <w:tab/>
      </w:r>
      <w:r>
        <w:rPr>
          <w:noProof/>
        </w:rPr>
        <w:fldChar w:fldCharType="begin"/>
      </w:r>
      <w:r>
        <w:rPr>
          <w:noProof/>
        </w:rPr>
        <w:instrText xml:space="preserve"> PAGEREF _Toc393018000 \h </w:instrText>
      </w:r>
      <w:r>
        <w:rPr>
          <w:noProof/>
        </w:rPr>
      </w:r>
      <w:r>
        <w:rPr>
          <w:noProof/>
        </w:rPr>
        <w:fldChar w:fldCharType="separate"/>
      </w:r>
      <w:r>
        <w:rPr>
          <w:noProof/>
        </w:rPr>
        <w:t>14</w:t>
      </w:r>
      <w:r>
        <w:rPr>
          <w:noProof/>
        </w:rPr>
        <w:fldChar w:fldCharType="end"/>
      </w:r>
    </w:p>
    <w:p w14:paraId="4F9E3EAA"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Grant permission to the core table and program objects created</w:t>
      </w:r>
      <w:r>
        <w:rPr>
          <w:noProof/>
        </w:rPr>
        <w:tab/>
      </w:r>
      <w:r>
        <w:rPr>
          <w:noProof/>
        </w:rPr>
        <w:fldChar w:fldCharType="begin"/>
      </w:r>
      <w:r>
        <w:rPr>
          <w:noProof/>
        </w:rPr>
        <w:instrText xml:space="preserve"> PAGEREF _Toc393018001 \h </w:instrText>
      </w:r>
      <w:r>
        <w:rPr>
          <w:noProof/>
        </w:rPr>
      </w:r>
      <w:r>
        <w:rPr>
          <w:noProof/>
        </w:rPr>
        <w:fldChar w:fldCharType="separate"/>
      </w:r>
      <w:r>
        <w:rPr>
          <w:noProof/>
        </w:rPr>
        <w:t>14</w:t>
      </w:r>
      <w:r>
        <w:rPr>
          <w:noProof/>
        </w:rPr>
        <w:fldChar w:fldCharType="end"/>
      </w:r>
    </w:p>
    <w:p w14:paraId="04D6DEEC"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Insert seed data (a.k.a. day-zero data)</w:t>
      </w:r>
      <w:r>
        <w:rPr>
          <w:noProof/>
        </w:rPr>
        <w:tab/>
      </w:r>
      <w:r>
        <w:rPr>
          <w:noProof/>
        </w:rPr>
        <w:fldChar w:fldCharType="begin"/>
      </w:r>
      <w:r>
        <w:rPr>
          <w:noProof/>
        </w:rPr>
        <w:instrText xml:space="preserve"> PAGEREF _Toc393018002 \h </w:instrText>
      </w:r>
      <w:r>
        <w:rPr>
          <w:noProof/>
        </w:rPr>
      </w:r>
      <w:r>
        <w:rPr>
          <w:noProof/>
        </w:rPr>
        <w:fldChar w:fldCharType="separate"/>
      </w:r>
      <w:r>
        <w:rPr>
          <w:noProof/>
        </w:rPr>
        <w:t>15</w:t>
      </w:r>
      <w:r>
        <w:rPr>
          <w:noProof/>
        </w:rPr>
        <w:fldChar w:fldCharType="end"/>
      </w:r>
    </w:p>
    <w:p w14:paraId="4232AB12"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Create objects used for Reporting</w:t>
      </w:r>
      <w:r>
        <w:rPr>
          <w:noProof/>
        </w:rPr>
        <w:tab/>
      </w:r>
      <w:r>
        <w:rPr>
          <w:noProof/>
        </w:rPr>
        <w:fldChar w:fldCharType="begin"/>
      </w:r>
      <w:r>
        <w:rPr>
          <w:noProof/>
        </w:rPr>
        <w:instrText xml:space="preserve"> PAGEREF _Toc393018003 \h </w:instrText>
      </w:r>
      <w:r>
        <w:rPr>
          <w:noProof/>
        </w:rPr>
      </w:r>
      <w:r>
        <w:rPr>
          <w:noProof/>
        </w:rPr>
        <w:fldChar w:fldCharType="separate"/>
      </w:r>
      <w:r>
        <w:rPr>
          <w:noProof/>
        </w:rPr>
        <w:t>15</w:t>
      </w:r>
      <w:r>
        <w:rPr>
          <w:noProof/>
        </w:rPr>
        <w:fldChar w:fldCharType="end"/>
      </w:r>
    </w:p>
    <w:p w14:paraId="2CD9B93E"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5.1.9</w:t>
      </w:r>
      <w:r>
        <w:rPr>
          <w:rFonts w:asciiTheme="minorHAnsi" w:eastAsiaTheme="minorEastAsia" w:hAnsiTheme="minorHAnsi" w:cstheme="minorBidi"/>
          <w:noProof/>
          <w:sz w:val="24"/>
          <w:szCs w:val="24"/>
          <w:lang w:eastAsia="ja-JP"/>
        </w:rPr>
        <w:tab/>
      </w:r>
      <w:r>
        <w:rPr>
          <w:noProof/>
        </w:rPr>
        <w:t>Grant permission to the report objects created</w:t>
      </w:r>
      <w:r>
        <w:rPr>
          <w:noProof/>
        </w:rPr>
        <w:tab/>
      </w:r>
      <w:r>
        <w:rPr>
          <w:noProof/>
        </w:rPr>
        <w:fldChar w:fldCharType="begin"/>
      </w:r>
      <w:r>
        <w:rPr>
          <w:noProof/>
        </w:rPr>
        <w:instrText xml:space="preserve"> PAGEREF _Toc393018004 \h </w:instrText>
      </w:r>
      <w:r>
        <w:rPr>
          <w:noProof/>
        </w:rPr>
      </w:r>
      <w:r>
        <w:rPr>
          <w:noProof/>
        </w:rPr>
        <w:fldChar w:fldCharType="separate"/>
      </w:r>
      <w:r>
        <w:rPr>
          <w:noProof/>
        </w:rPr>
        <w:t>15</w:t>
      </w:r>
      <w:r>
        <w:rPr>
          <w:noProof/>
        </w:rPr>
        <w:fldChar w:fldCharType="end"/>
      </w:r>
    </w:p>
    <w:p w14:paraId="37A441FC" w14:textId="77777777" w:rsidR="00873375" w:rsidRDefault="00873375">
      <w:pPr>
        <w:pStyle w:val="TOC3"/>
        <w:tabs>
          <w:tab w:val="left" w:pos="1559"/>
        </w:tabs>
        <w:rPr>
          <w:rFonts w:asciiTheme="minorHAnsi" w:eastAsiaTheme="minorEastAsia" w:hAnsiTheme="minorHAnsi" w:cstheme="minorBidi"/>
          <w:noProof/>
          <w:sz w:val="24"/>
          <w:szCs w:val="24"/>
          <w:lang w:eastAsia="ja-JP"/>
        </w:rPr>
      </w:pPr>
      <w:r>
        <w:rPr>
          <w:noProof/>
        </w:rPr>
        <w:t>5.1.10</w:t>
      </w:r>
      <w:r>
        <w:rPr>
          <w:rFonts w:asciiTheme="minorHAnsi" w:eastAsiaTheme="minorEastAsia" w:hAnsiTheme="minorHAnsi" w:cstheme="minorBidi"/>
          <w:noProof/>
          <w:sz w:val="24"/>
          <w:szCs w:val="24"/>
          <w:lang w:eastAsia="ja-JP"/>
        </w:rPr>
        <w:tab/>
      </w:r>
      <w:r>
        <w:rPr>
          <w:noProof/>
        </w:rPr>
        <w:t>Create objects used in BIZFLOW database</w:t>
      </w:r>
      <w:r>
        <w:rPr>
          <w:noProof/>
        </w:rPr>
        <w:tab/>
      </w:r>
      <w:r>
        <w:rPr>
          <w:noProof/>
        </w:rPr>
        <w:fldChar w:fldCharType="begin"/>
      </w:r>
      <w:r>
        <w:rPr>
          <w:noProof/>
        </w:rPr>
        <w:instrText xml:space="preserve"> PAGEREF _Toc393018005 \h </w:instrText>
      </w:r>
      <w:r>
        <w:rPr>
          <w:noProof/>
        </w:rPr>
      </w:r>
      <w:r>
        <w:rPr>
          <w:noProof/>
        </w:rPr>
        <w:fldChar w:fldCharType="separate"/>
      </w:r>
      <w:r>
        <w:rPr>
          <w:noProof/>
        </w:rPr>
        <w:t>15</w:t>
      </w:r>
      <w:r>
        <w:rPr>
          <w:noProof/>
        </w:rPr>
        <w:fldChar w:fldCharType="end"/>
      </w:r>
    </w:p>
    <w:p w14:paraId="33843ECF" w14:textId="77777777" w:rsidR="00873375" w:rsidRDefault="00873375">
      <w:pPr>
        <w:pStyle w:val="TOC3"/>
        <w:tabs>
          <w:tab w:val="left" w:pos="1559"/>
        </w:tabs>
        <w:rPr>
          <w:rFonts w:asciiTheme="minorHAnsi" w:eastAsiaTheme="minorEastAsia" w:hAnsiTheme="minorHAnsi" w:cstheme="minorBidi"/>
          <w:noProof/>
          <w:sz w:val="24"/>
          <w:szCs w:val="24"/>
          <w:lang w:eastAsia="ja-JP"/>
        </w:rPr>
      </w:pPr>
      <w:r>
        <w:rPr>
          <w:noProof/>
        </w:rPr>
        <w:t>5.1.11</w:t>
      </w:r>
      <w:r>
        <w:rPr>
          <w:rFonts w:asciiTheme="minorHAnsi" w:eastAsiaTheme="minorEastAsia" w:hAnsiTheme="minorHAnsi" w:cstheme="minorBidi"/>
          <w:noProof/>
          <w:sz w:val="24"/>
          <w:szCs w:val="24"/>
          <w:lang w:eastAsia="ja-JP"/>
        </w:rPr>
        <w:tab/>
      </w:r>
      <w:r>
        <w:rPr>
          <w:noProof/>
        </w:rPr>
        <w:t>Create report objects used in BIZFLOW database</w:t>
      </w:r>
      <w:r>
        <w:rPr>
          <w:noProof/>
        </w:rPr>
        <w:tab/>
      </w:r>
      <w:r>
        <w:rPr>
          <w:noProof/>
        </w:rPr>
        <w:fldChar w:fldCharType="begin"/>
      </w:r>
      <w:r>
        <w:rPr>
          <w:noProof/>
        </w:rPr>
        <w:instrText xml:space="preserve"> PAGEREF _Toc393018006 \h </w:instrText>
      </w:r>
      <w:r>
        <w:rPr>
          <w:noProof/>
        </w:rPr>
      </w:r>
      <w:r>
        <w:rPr>
          <w:noProof/>
        </w:rPr>
        <w:fldChar w:fldCharType="separate"/>
      </w:r>
      <w:r>
        <w:rPr>
          <w:noProof/>
        </w:rPr>
        <w:t>16</w:t>
      </w:r>
      <w:r>
        <w:rPr>
          <w:noProof/>
        </w:rPr>
        <w:fldChar w:fldCharType="end"/>
      </w:r>
    </w:p>
    <w:p w14:paraId="736A5201" w14:textId="77777777" w:rsidR="00873375" w:rsidRDefault="00873375">
      <w:pPr>
        <w:pStyle w:val="TOC2"/>
        <w:tabs>
          <w:tab w:val="left" w:pos="1325"/>
        </w:tabs>
        <w:rPr>
          <w:rFonts w:asciiTheme="minorHAnsi" w:eastAsiaTheme="minorEastAsia" w:hAnsiTheme="minorHAnsi" w:cstheme="minorBidi"/>
          <w:sz w:val="24"/>
          <w:szCs w:val="24"/>
          <w:lang w:eastAsia="ja-JP"/>
        </w:rPr>
      </w:pPr>
      <w:r>
        <w:t>5.2</w:t>
      </w:r>
      <w:r>
        <w:rPr>
          <w:rFonts w:asciiTheme="minorHAnsi" w:eastAsiaTheme="minorEastAsia" w:hAnsiTheme="minorHAnsi" w:cstheme="minorBidi"/>
          <w:sz w:val="24"/>
          <w:szCs w:val="24"/>
          <w:lang w:eastAsia="ja-JP"/>
        </w:rPr>
        <w:tab/>
      </w:r>
      <w:r>
        <w:t>BIX deployment</w:t>
      </w:r>
      <w:r>
        <w:tab/>
      </w:r>
      <w:r>
        <w:fldChar w:fldCharType="begin"/>
      </w:r>
      <w:r>
        <w:instrText xml:space="preserve"> PAGEREF _Toc393018007 \h </w:instrText>
      </w:r>
      <w:r>
        <w:fldChar w:fldCharType="separate"/>
      </w:r>
      <w:r>
        <w:t>16</w:t>
      </w:r>
      <w:r>
        <w:fldChar w:fldCharType="end"/>
      </w:r>
    </w:p>
    <w:p w14:paraId="50D8E327" w14:textId="77777777" w:rsidR="00873375" w:rsidRDefault="00873375">
      <w:pPr>
        <w:pStyle w:val="TOC2"/>
        <w:tabs>
          <w:tab w:val="left" w:pos="1325"/>
        </w:tabs>
        <w:rPr>
          <w:rFonts w:asciiTheme="minorHAnsi" w:eastAsiaTheme="minorEastAsia" w:hAnsiTheme="minorHAnsi" w:cstheme="minorBidi"/>
          <w:sz w:val="24"/>
          <w:szCs w:val="24"/>
          <w:lang w:eastAsia="ja-JP"/>
        </w:rPr>
      </w:pPr>
      <w:r>
        <w:t>5.3</w:t>
      </w:r>
      <w:r>
        <w:rPr>
          <w:rFonts w:asciiTheme="minorHAnsi" w:eastAsiaTheme="minorEastAsia" w:hAnsiTheme="minorHAnsi" w:cstheme="minorBidi"/>
          <w:sz w:val="24"/>
          <w:szCs w:val="24"/>
          <w:lang w:eastAsia="ja-JP"/>
        </w:rPr>
        <w:tab/>
      </w:r>
      <w:r>
        <w:t>Report Deployment</w:t>
      </w:r>
      <w:r>
        <w:tab/>
      </w:r>
      <w:r>
        <w:fldChar w:fldCharType="begin"/>
      </w:r>
      <w:r>
        <w:instrText xml:space="preserve"> PAGEREF _Toc393018008 \h </w:instrText>
      </w:r>
      <w:r>
        <w:fldChar w:fldCharType="separate"/>
      </w:r>
      <w:r>
        <w:t>29</w:t>
      </w:r>
      <w:r>
        <w:fldChar w:fldCharType="end"/>
      </w:r>
    </w:p>
    <w:p w14:paraId="2B8F3380" w14:textId="77777777" w:rsidR="00873375" w:rsidRDefault="00873375">
      <w:pPr>
        <w:pStyle w:val="TOC2"/>
        <w:tabs>
          <w:tab w:val="left" w:pos="1325"/>
        </w:tabs>
        <w:rPr>
          <w:rFonts w:asciiTheme="minorHAnsi" w:eastAsiaTheme="minorEastAsia" w:hAnsiTheme="minorHAnsi" w:cstheme="minorBidi"/>
          <w:sz w:val="24"/>
          <w:szCs w:val="24"/>
          <w:lang w:eastAsia="ja-JP"/>
        </w:rPr>
      </w:pPr>
      <w:r>
        <w:t>5.4</w:t>
      </w:r>
      <w:r>
        <w:rPr>
          <w:rFonts w:asciiTheme="minorHAnsi" w:eastAsiaTheme="minorEastAsia" w:hAnsiTheme="minorHAnsi" w:cstheme="minorBidi"/>
          <w:sz w:val="24"/>
          <w:szCs w:val="24"/>
          <w:lang w:eastAsia="ja-JP"/>
        </w:rPr>
        <w:tab/>
      </w:r>
      <w:r>
        <w:t>Java Module Build</w:t>
      </w:r>
      <w:r>
        <w:tab/>
      </w:r>
      <w:r>
        <w:fldChar w:fldCharType="begin"/>
      </w:r>
      <w:r>
        <w:instrText xml:space="preserve"> PAGEREF _Toc393018009 \h </w:instrText>
      </w:r>
      <w:r>
        <w:fldChar w:fldCharType="separate"/>
      </w:r>
      <w:r>
        <w:t>31</w:t>
      </w:r>
      <w:r>
        <w:fldChar w:fldCharType="end"/>
      </w:r>
    </w:p>
    <w:p w14:paraId="2FB7714B"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CMS PDF Module</w:t>
      </w:r>
      <w:r>
        <w:rPr>
          <w:noProof/>
        </w:rPr>
        <w:tab/>
      </w:r>
      <w:r>
        <w:rPr>
          <w:noProof/>
        </w:rPr>
        <w:fldChar w:fldCharType="begin"/>
      </w:r>
      <w:r>
        <w:rPr>
          <w:noProof/>
        </w:rPr>
        <w:instrText xml:space="preserve"> PAGEREF _Toc393018010 \h </w:instrText>
      </w:r>
      <w:r>
        <w:rPr>
          <w:noProof/>
        </w:rPr>
      </w:r>
      <w:r>
        <w:rPr>
          <w:noProof/>
        </w:rPr>
        <w:fldChar w:fldCharType="separate"/>
      </w:r>
      <w:r>
        <w:rPr>
          <w:noProof/>
        </w:rPr>
        <w:t>31</w:t>
      </w:r>
      <w:r>
        <w:rPr>
          <w:noProof/>
        </w:rPr>
        <w:fldChar w:fldCharType="end"/>
      </w:r>
    </w:p>
    <w:p w14:paraId="2B822223"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5.4.1.1</w:t>
      </w:r>
      <w:r>
        <w:rPr>
          <w:rFonts w:asciiTheme="minorHAnsi" w:eastAsiaTheme="minorEastAsia" w:hAnsiTheme="minorHAnsi" w:cstheme="minorBidi"/>
          <w:noProof/>
          <w:sz w:val="24"/>
          <w:szCs w:val="24"/>
          <w:lang w:eastAsia="ja-JP"/>
        </w:rPr>
        <w:tab/>
      </w:r>
      <w:r>
        <w:rPr>
          <w:noProof/>
        </w:rPr>
        <w:t>Pre-requisite:</w:t>
      </w:r>
      <w:r>
        <w:rPr>
          <w:noProof/>
        </w:rPr>
        <w:tab/>
      </w:r>
      <w:r>
        <w:rPr>
          <w:noProof/>
        </w:rPr>
        <w:fldChar w:fldCharType="begin"/>
      </w:r>
      <w:r>
        <w:rPr>
          <w:noProof/>
        </w:rPr>
        <w:instrText xml:space="preserve"> PAGEREF _Toc393018011 \h </w:instrText>
      </w:r>
      <w:r>
        <w:rPr>
          <w:noProof/>
        </w:rPr>
      </w:r>
      <w:r>
        <w:rPr>
          <w:noProof/>
        </w:rPr>
        <w:fldChar w:fldCharType="separate"/>
      </w:r>
      <w:r>
        <w:rPr>
          <w:noProof/>
        </w:rPr>
        <w:t>31</w:t>
      </w:r>
      <w:r>
        <w:rPr>
          <w:noProof/>
        </w:rPr>
        <w:fldChar w:fldCharType="end"/>
      </w:r>
    </w:p>
    <w:p w14:paraId="3A647507"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5.4.1.2</w:t>
      </w:r>
      <w:r>
        <w:rPr>
          <w:rFonts w:asciiTheme="minorHAnsi" w:eastAsiaTheme="minorEastAsia" w:hAnsiTheme="minorHAnsi" w:cstheme="minorBidi"/>
          <w:noProof/>
          <w:sz w:val="24"/>
          <w:szCs w:val="24"/>
          <w:lang w:eastAsia="ja-JP"/>
        </w:rPr>
        <w:tab/>
      </w:r>
      <w:r>
        <w:rPr>
          <w:noProof/>
        </w:rPr>
        <w:t>Build Steps</w:t>
      </w:r>
      <w:r>
        <w:rPr>
          <w:noProof/>
        </w:rPr>
        <w:tab/>
      </w:r>
      <w:r>
        <w:rPr>
          <w:noProof/>
        </w:rPr>
        <w:fldChar w:fldCharType="begin"/>
      </w:r>
      <w:r>
        <w:rPr>
          <w:noProof/>
        </w:rPr>
        <w:instrText xml:space="preserve"> PAGEREF _Toc393018012 \h </w:instrText>
      </w:r>
      <w:r>
        <w:rPr>
          <w:noProof/>
        </w:rPr>
      </w:r>
      <w:r>
        <w:rPr>
          <w:noProof/>
        </w:rPr>
        <w:fldChar w:fldCharType="separate"/>
      </w:r>
      <w:r>
        <w:rPr>
          <w:noProof/>
        </w:rPr>
        <w:t>32</w:t>
      </w:r>
      <w:r>
        <w:rPr>
          <w:noProof/>
        </w:rPr>
        <w:fldChar w:fldCharType="end"/>
      </w:r>
    </w:p>
    <w:p w14:paraId="3AEA5EFE"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5.4.1.3</w:t>
      </w:r>
      <w:r>
        <w:rPr>
          <w:rFonts w:asciiTheme="minorHAnsi" w:eastAsiaTheme="minorEastAsia" w:hAnsiTheme="minorHAnsi" w:cstheme="minorBidi"/>
          <w:noProof/>
          <w:sz w:val="24"/>
          <w:szCs w:val="24"/>
          <w:lang w:eastAsia="ja-JP"/>
        </w:rPr>
        <w:tab/>
      </w:r>
      <w:r>
        <w:rPr>
          <w:noProof/>
        </w:rPr>
        <w:t>Static Files for the Initial Deployment</w:t>
      </w:r>
      <w:r>
        <w:rPr>
          <w:noProof/>
        </w:rPr>
        <w:tab/>
      </w:r>
      <w:r>
        <w:rPr>
          <w:noProof/>
        </w:rPr>
        <w:fldChar w:fldCharType="begin"/>
      </w:r>
      <w:r>
        <w:rPr>
          <w:noProof/>
        </w:rPr>
        <w:instrText xml:space="preserve"> PAGEREF _Toc393018013 \h </w:instrText>
      </w:r>
      <w:r>
        <w:rPr>
          <w:noProof/>
        </w:rPr>
      </w:r>
      <w:r>
        <w:rPr>
          <w:noProof/>
        </w:rPr>
        <w:fldChar w:fldCharType="separate"/>
      </w:r>
      <w:r>
        <w:rPr>
          <w:noProof/>
        </w:rPr>
        <w:t>32</w:t>
      </w:r>
      <w:r>
        <w:rPr>
          <w:noProof/>
        </w:rPr>
        <w:fldChar w:fldCharType="end"/>
      </w:r>
    </w:p>
    <w:p w14:paraId="4C4AFAC2" w14:textId="77777777" w:rsidR="00873375" w:rsidRDefault="00873375">
      <w:pPr>
        <w:pStyle w:val="TOC2"/>
        <w:tabs>
          <w:tab w:val="left" w:pos="1325"/>
        </w:tabs>
        <w:rPr>
          <w:rFonts w:asciiTheme="minorHAnsi" w:eastAsiaTheme="minorEastAsia" w:hAnsiTheme="minorHAnsi" w:cstheme="minorBidi"/>
          <w:sz w:val="24"/>
          <w:szCs w:val="24"/>
          <w:lang w:eastAsia="ja-JP"/>
        </w:rPr>
      </w:pPr>
      <w:r w:rsidRPr="00B24447">
        <w:rPr>
          <w:rFonts w:cs="Arial"/>
        </w:rPr>
        <w:t>5.5</w:t>
      </w:r>
      <w:r>
        <w:rPr>
          <w:rFonts w:asciiTheme="minorHAnsi" w:eastAsiaTheme="minorEastAsia" w:hAnsiTheme="minorHAnsi" w:cstheme="minorBidi"/>
          <w:sz w:val="24"/>
          <w:szCs w:val="24"/>
          <w:lang w:eastAsia="ja-JP"/>
        </w:rPr>
        <w:tab/>
      </w:r>
      <w:r w:rsidRPr="00B24447">
        <w:rPr>
          <w:rFonts w:cs="Arial"/>
        </w:rPr>
        <w:t>UI Module Packaging</w:t>
      </w:r>
      <w:r>
        <w:tab/>
      </w:r>
      <w:r>
        <w:fldChar w:fldCharType="begin"/>
      </w:r>
      <w:r>
        <w:instrText xml:space="preserve"> PAGEREF _Toc393018014 \h </w:instrText>
      </w:r>
      <w:r>
        <w:fldChar w:fldCharType="separate"/>
      </w:r>
      <w:r>
        <w:t>33</w:t>
      </w:r>
      <w:r>
        <w:fldChar w:fldCharType="end"/>
      </w:r>
    </w:p>
    <w:p w14:paraId="7382BF10"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5.5.1</w:t>
      </w:r>
      <w:r>
        <w:rPr>
          <w:rFonts w:asciiTheme="minorHAnsi" w:eastAsiaTheme="minorEastAsia" w:hAnsiTheme="minorHAnsi" w:cstheme="minorBidi"/>
          <w:noProof/>
          <w:sz w:val="24"/>
          <w:szCs w:val="24"/>
          <w:lang w:eastAsia="ja-JP"/>
        </w:rPr>
        <w:tab/>
      </w:r>
      <w:r w:rsidRPr="00B24447">
        <w:rPr>
          <w:rFonts w:cs="Arial"/>
          <w:noProof/>
        </w:rPr>
        <w:t>Pre-requisite on DEV Server</w:t>
      </w:r>
      <w:r>
        <w:rPr>
          <w:noProof/>
        </w:rPr>
        <w:tab/>
      </w:r>
      <w:r>
        <w:rPr>
          <w:noProof/>
        </w:rPr>
        <w:fldChar w:fldCharType="begin"/>
      </w:r>
      <w:r>
        <w:rPr>
          <w:noProof/>
        </w:rPr>
        <w:instrText xml:space="preserve"> PAGEREF _Toc393018015 \h </w:instrText>
      </w:r>
      <w:r>
        <w:rPr>
          <w:noProof/>
        </w:rPr>
      </w:r>
      <w:r>
        <w:rPr>
          <w:noProof/>
        </w:rPr>
        <w:fldChar w:fldCharType="separate"/>
      </w:r>
      <w:r>
        <w:rPr>
          <w:noProof/>
        </w:rPr>
        <w:t>33</w:t>
      </w:r>
      <w:r>
        <w:rPr>
          <w:noProof/>
        </w:rPr>
        <w:fldChar w:fldCharType="end"/>
      </w:r>
    </w:p>
    <w:p w14:paraId="79E8B9CD"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5.5.2</w:t>
      </w:r>
      <w:r>
        <w:rPr>
          <w:rFonts w:asciiTheme="minorHAnsi" w:eastAsiaTheme="minorEastAsia" w:hAnsiTheme="minorHAnsi" w:cstheme="minorBidi"/>
          <w:noProof/>
          <w:sz w:val="24"/>
          <w:szCs w:val="24"/>
          <w:lang w:eastAsia="ja-JP"/>
        </w:rPr>
        <w:tab/>
      </w:r>
      <w:r>
        <w:rPr>
          <w:noProof/>
        </w:rPr>
        <w:t>Packaging Steps</w:t>
      </w:r>
      <w:r>
        <w:rPr>
          <w:noProof/>
        </w:rPr>
        <w:tab/>
      </w:r>
      <w:r>
        <w:rPr>
          <w:noProof/>
        </w:rPr>
        <w:fldChar w:fldCharType="begin"/>
      </w:r>
      <w:r>
        <w:rPr>
          <w:noProof/>
        </w:rPr>
        <w:instrText xml:space="preserve"> PAGEREF _Toc393018016 \h </w:instrText>
      </w:r>
      <w:r>
        <w:rPr>
          <w:noProof/>
        </w:rPr>
      </w:r>
      <w:r>
        <w:rPr>
          <w:noProof/>
        </w:rPr>
        <w:fldChar w:fldCharType="separate"/>
      </w:r>
      <w:r>
        <w:rPr>
          <w:noProof/>
        </w:rPr>
        <w:t>34</w:t>
      </w:r>
      <w:r>
        <w:rPr>
          <w:noProof/>
        </w:rPr>
        <w:fldChar w:fldCharType="end"/>
      </w:r>
    </w:p>
    <w:p w14:paraId="702CEA60" w14:textId="77777777" w:rsidR="00873375" w:rsidRDefault="00873375">
      <w:pPr>
        <w:pStyle w:val="TOC2"/>
        <w:tabs>
          <w:tab w:val="left" w:pos="1325"/>
        </w:tabs>
        <w:rPr>
          <w:rFonts w:asciiTheme="minorHAnsi" w:eastAsiaTheme="minorEastAsia" w:hAnsiTheme="minorHAnsi" w:cstheme="minorBidi"/>
          <w:sz w:val="24"/>
          <w:szCs w:val="24"/>
          <w:lang w:eastAsia="ja-JP"/>
        </w:rPr>
      </w:pPr>
      <w:r>
        <w:t>5.6</w:t>
      </w:r>
      <w:r>
        <w:rPr>
          <w:rFonts w:asciiTheme="minorHAnsi" w:eastAsiaTheme="minorEastAsia" w:hAnsiTheme="minorHAnsi" w:cstheme="minorBidi"/>
          <w:sz w:val="24"/>
          <w:szCs w:val="24"/>
          <w:lang w:eastAsia="ja-JP"/>
        </w:rPr>
        <w:tab/>
      </w:r>
      <w:r>
        <w:t>Web Application (UI Module) Deployment</w:t>
      </w:r>
      <w:r>
        <w:tab/>
      </w:r>
      <w:r>
        <w:fldChar w:fldCharType="begin"/>
      </w:r>
      <w:r>
        <w:instrText xml:space="preserve"> PAGEREF _Toc393018017 \h </w:instrText>
      </w:r>
      <w:r>
        <w:fldChar w:fldCharType="separate"/>
      </w:r>
      <w:r>
        <w:t>34</w:t>
      </w:r>
      <w:r>
        <w:fldChar w:fldCharType="end"/>
      </w:r>
    </w:p>
    <w:p w14:paraId="06285D4A" w14:textId="77777777" w:rsidR="00873375" w:rsidRDefault="00873375">
      <w:pPr>
        <w:pStyle w:val="TOC2"/>
        <w:tabs>
          <w:tab w:val="left" w:pos="1325"/>
        </w:tabs>
        <w:rPr>
          <w:rFonts w:asciiTheme="minorHAnsi" w:eastAsiaTheme="minorEastAsia" w:hAnsiTheme="minorHAnsi" w:cstheme="minorBidi"/>
          <w:sz w:val="24"/>
          <w:szCs w:val="24"/>
          <w:lang w:eastAsia="ja-JP"/>
        </w:rPr>
      </w:pPr>
      <w:r>
        <w:t>5.7</w:t>
      </w:r>
      <w:r>
        <w:rPr>
          <w:rFonts w:asciiTheme="minorHAnsi" w:eastAsiaTheme="minorEastAsia" w:hAnsiTheme="minorHAnsi" w:cstheme="minorBidi"/>
          <w:sz w:val="24"/>
          <w:szCs w:val="24"/>
          <w:lang w:eastAsia="ja-JP"/>
        </w:rPr>
        <w:tab/>
      </w:r>
      <w:r>
        <w:t>Configuration</w:t>
      </w:r>
      <w:r>
        <w:tab/>
      </w:r>
      <w:bookmarkStart w:id="15" w:name="_GoBack"/>
      <w:bookmarkEnd w:id="15"/>
      <w:r>
        <w:fldChar w:fldCharType="begin"/>
      </w:r>
      <w:r>
        <w:instrText xml:space="preserve"> PAGEREF _Toc393018018 \h </w:instrText>
      </w:r>
      <w:r>
        <w:fldChar w:fldCharType="separate"/>
      </w:r>
      <w:r>
        <w:t>36</w:t>
      </w:r>
      <w:r>
        <w:fldChar w:fldCharType="end"/>
      </w:r>
    </w:p>
    <w:p w14:paraId="558F8F76"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5.7.1</w:t>
      </w:r>
      <w:r>
        <w:rPr>
          <w:rFonts w:asciiTheme="minorHAnsi" w:eastAsiaTheme="minorEastAsia" w:hAnsiTheme="minorHAnsi" w:cstheme="minorBidi"/>
          <w:noProof/>
          <w:sz w:val="24"/>
          <w:szCs w:val="24"/>
          <w:lang w:eastAsia="ja-JP"/>
        </w:rPr>
        <w:tab/>
      </w:r>
      <w:r>
        <w:rPr>
          <w:noProof/>
        </w:rPr>
        <w:t>BizFlow Server Configuration files.</w:t>
      </w:r>
      <w:r>
        <w:rPr>
          <w:noProof/>
        </w:rPr>
        <w:tab/>
      </w:r>
      <w:r>
        <w:rPr>
          <w:noProof/>
        </w:rPr>
        <w:fldChar w:fldCharType="begin"/>
      </w:r>
      <w:r>
        <w:rPr>
          <w:noProof/>
        </w:rPr>
        <w:instrText xml:space="preserve"> PAGEREF _Toc393018019 \h </w:instrText>
      </w:r>
      <w:r>
        <w:rPr>
          <w:noProof/>
        </w:rPr>
      </w:r>
      <w:r>
        <w:rPr>
          <w:noProof/>
        </w:rPr>
        <w:fldChar w:fldCharType="separate"/>
      </w:r>
      <w:r>
        <w:rPr>
          <w:noProof/>
        </w:rPr>
        <w:t>36</w:t>
      </w:r>
      <w:r>
        <w:rPr>
          <w:noProof/>
        </w:rPr>
        <w:fldChar w:fldCharType="end"/>
      </w:r>
    </w:p>
    <w:p w14:paraId="7F7F88D1"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5.7.1.1</w:t>
      </w:r>
      <w:r>
        <w:rPr>
          <w:rFonts w:asciiTheme="minorHAnsi" w:eastAsiaTheme="minorEastAsia" w:hAnsiTheme="minorHAnsi" w:cstheme="minorBidi"/>
          <w:noProof/>
          <w:sz w:val="24"/>
          <w:szCs w:val="24"/>
          <w:lang w:eastAsia="ja-JP"/>
        </w:rPr>
        <w:tab/>
      </w:r>
      <w:r>
        <w:rPr>
          <w:noProof/>
        </w:rPr>
        <w:t>server.ini Configuration</w:t>
      </w:r>
      <w:r>
        <w:rPr>
          <w:noProof/>
        </w:rPr>
        <w:tab/>
      </w:r>
      <w:r>
        <w:rPr>
          <w:noProof/>
        </w:rPr>
        <w:fldChar w:fldCharType="begin"/>
      </w:r>
      <w:r>
        <w:rPr>
          <w:noProof/>
        </w:rPr>
        <w:instrText xml:space="preserve"> PAGEREF _Toc393018020 \h </w:instrText>
      </w:r>
      <w:r>
        <w:rPr>
          <w:noProof/>
        </w:rPr>
      </w:r>
      <w:r>
        <w:rPr>
          <w:noProof/>
        </w:rPr>
        <w:fldChar w:fldCharType="separate"/>
      </w:r>
      <w:r>
        <w:rPr>
          <w:noProof/>
        </w:rPr>
        <w:t>36</w:t>
      </w:r>
      <w:r>
        <w:rPr>
          <w:noProof/>
        </w:rPr>
        <w:fldChar w:fldCharType="end"/>
      </w:r>
    </w:p>
    <w:p w14:paraId="5AB0A9CB"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5.7.1.2</w:t>
      </w:r>
      <w:r>
        <w:rPr>
          <w:rFonts w:asciiTheme="minorHAnsi" w:eastAsiaTheme="minorEastAsia" w:hAnsiTheme="minorHAnsi" w:cstheme="minorBidi"/>
          <w:noProof/>
          <w:sz w:val="24"/>
          <w:szCs w:val="24"/>
          <w:lang w:eastAsia="ja-JP"/>
        </w:rPr>
        <w:tab/>
      </w:r>
      <w:r>
        <w:rPr>
          <w:noProof/>
        </w:rPr>
        <w:t>hwserver.ini Configuration</w:t>
      </w:r>
      <w:r>
        <w:rPr>
          <w:noProof/>
        </w:rPr>
        <w:tab/>
      </w:r>
      <w:r>
        <w:rPr>
          <w:noProof/>
        </w:rPr>
        <w:fldChar w:fldCharType="begin"/>
      </w:r>
      <w:r>
        <w:rPr>
          <w:noProof/>
        </w:rPr>
        <w:instrText xml:space="preserve"> PAGEREF _Toc393018021 \h </w:instrText>
      </w:r>
      <w:r>
        <w:rPr>
          <w:noProof/>
        </w:rPr>
      </w:r>
      <w:r>
        <w:rPr>
          <w:noProof/>
        </w:rPr>
        <w:fldChar w:fldCharType="separate"/>
      </w:r>
      <w:r>
        <w:rPr>
          <w:noProof/>
        </w:rPr>
        <w:t>37</w:t>
      </w:r>
      <w:r>
        <w:rPr>
          <w:noProof/>
        </w:rPr>
        <w:fldChar w:fldCharType="end"/>
      </w:r>
    </w:p>
    <w:p w14:paraId="466EB1EE"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5.7.2</w:t>
      </w:r>
      <w:r>
        <w:rPr>
          <w:rFonts w:asciiTheme="minorHAnsi" w:eastAsiaTheme="minorEastAsia" w:hAnsiTheme="minorHAnsi" w:cstheme="minorBidi"/>
          <w:noProof/>
          <w:sz w:val="24"/>
          <w:szCs w:val="24"/>
          <w:lang w:eastAsia="ja-JP"/>
        </w:rPr>
        <w:tab/>
      </w:r>
      <w:r>
        <w:rPr>
          <w:noProof/>
        </w:rPr>
        <w:t>Web Server Configuration files.</w:t>
      </w:r>
      <w:r>
        <w:rPr>
          <w:noProof/>
        </w:rPr>
        <w:tab/>
      </w:r>
      <w:r>
        <w:rPr>
          <w:noProof/>
        </w:rPr>
        <w:fldChar w:fldCharType="begin"/>
      </w:r>
      <w:r>
        <w:rPr>
          <w:noProof/>
        </w:rPr>
        <w:instrText xml:space="preserve"> PAGEREF _Toc393018022 \h </w:instrText>
      </w:r>
      <w:r>
        <w:rPr>
          <w:noProof/>
        </w:rPr>
      </w:r>
      <w:r>
        <w:rPr>
          <w:noProof/>
        </w:rPr>
        <w:fldChar w:fldCharType="separate"/>
      </w:r>
      <w:r>
        <w:rPr>
          <w:noProof/>
        </w:rPr>
        <w:t>37</w:t>
      </w:r>
      <w:r>
        <w:rPr>
          <w:noProof/>
        </w:rPr>
        <w:fldChar w:fldCharType="end"/>
      </w:r>
    </w:p>
    <w:p w14:paraId="1FACC17E"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5.7.2.1</w:t>
      </w:r>
      <w:r>
        <w:rPr>
          <w:rFonts w:asciiTheme="minorHAnsi" w:eastAsiaTheme="minorEastAsia" w:hAnsiTheme="minorHAnsi" w:cstheme="minorBidi"/>
          <w:noProof/>
          <w:sz w:val="24"/>
          <w:szCs w:val="24"/>
          <w:lang w:eastAsia="ja-JP"/>
        </w:rPr>
        <w:tab/>
      </w:r>
      <w:r>
        <w:rPr>
          <w:noProof/>
        </w:rPr>
        <w:t>JNDI Configuration</w:t>
      </w:r>
      <w:r>
        <w:rPr>
          <w:noProof/>
        </w:rPr>
        <w:tab/>
      </w:r>
      <w:r>
        <w:rPr>
          <w:noProof/>
        </w:rPr>
        <w:fldChar w:fldCharType="begin"/>
      </w:r>
      <w:r>
        <w:rPr>
          <w:noProof/>
        </w:rPr>
        <w:instrText xml:space="preserve"> PAGEREF _Toc393018023 \h </w:instrText>
      </w:r>
      <w:r>
        <w:rPr>
          <w:noProof/>
        </w:rPr>
      </w:r>
      <w:r>
        <w:rPr>
          <w:noProof/>
        </w:rPr>
        <w:fldChar w:fldCharType="separate"/>
      </w:r>
      <w:r>
        <w:rPr>
          <w:noProof/>
        </w:rPr>
        <w:t>37</w:t>
      </w:r>
      <w:r>
        <w:rPr>
          <w:noProof/>
        </w:rPr>
        <w:fldChar w:fldCharType="end"/>
      </w:r>
    </w:p>
    <w:p w14:paraId="4187C3EF"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5.7.2.2</w:t>
      </w:r>
      <w:r>
        <w:rPr>
          <w:rFonts w:asciiTheme="minorHAnsi" w:eastAsiaTheme="minorEastAsia" w:hAnsiTheme="minorHAnsi" w:cstheme="minorBidi"/>
          <w:noProof/>
          <w:sz w:val="24"/>
          <w:szCs w:val="24"/>
          <w:lang w:eastAsia="ja-JP"/>
        </w:rPr>
        <w:tab/>
      </w:r>
      <w:r>
        <w:rPr>
          <w:noProof/>
        </w:rPr>
        <w:t>WebMaker Server Configuration</w:t>
      </w:r>
      <w:r>
        <w:rPr>
          <w:noProof/>
        </w:rPr>
        <w:tab/>
      </w:r>
      <w:r>
        <w:rPr>
          <w:noProof/>
        </w:rPr>
        <w:fldChar w:fldCharType="begin"/>
      </w:r>
      <w:r>
        <w:rPr>
          <w:noProof/>
        </w:rPr>
        <w:instrText xml:space="preserve"> PAGEREF _Toc393018024 \h </w:instrText>
      </w:r>
      <w:r>
        <w:rPr>
          <w:noProof/>
        </w:rPr>
      </w:r>
      <w:r>
        <w:rPr>
          <w:noProof/>
        </w:rPr>
        <w:fldChar w:fldCharType="separate"/>
      </w:r>
      <w:r>
        <w:rPr>
          <w:noProof/>
        </w:rPr>
        <w:t>39</w:t>
      </w:r>
      <w:r>
        <w:rPr>
          <w:noProof/>
        </w:rPr>
        <w:fldChar w:fldCharType="end"/>
      </w:r>
    </w:p>
    <w:p w14:paraId="10747467" w14:textId="77777777" w:rsidR="00873375" w:rsidRDefault="00873375">
      <w:pPr>
        <w:pStyle w:val="TOC4"/>
        <w:tabs>
          <w:tab w:val="left" w:pos="2115"/>
        </w:tabs>
        <w:rPr>
          <w:rFonts w:asciiTheme="minorHAnsi" w:eastAsiaTheme="minorEastAsia" w:hAnsiTheme="minorHAnsi" w:cstheme="minorBidi"/>
          <w:noProof/>
          <w:sz w:val="24"/>
          <w:szCs w:val="24"/>
          <w:lang w:eastAsia="ja-JP"/>
        </w:rPr>
      </w:pPr>
      <w:r>
        <w:rPr>
          <w:noProof/>
        </w:rPr>
        <w:t>5.7.2.3</w:t>
      </w:r>
      <w:r>
        <w:rPr>
          <w:rFonts w:asciiTheme="minorHAnsi" w:eastAsiaTheme="minorEastAsia" w:hAnsiTheme="minorHAnsi" w:cstheme="minorBidi"/>
          <w:noProof/>
          <w:sz w:val="24"/>
          <w:szCs w:val="24"/>
          <w:lang w:eastAsia="ja-JP"/>
        </w:rPr>
        <w:tab/>
      </w:r>
      <w:r>
        <w:rPr>
          <w:noProof/>
        </w:rPr>
        <w:t>BizFlow Advanced Reporting (BAR) Configuration</w:t>
      </w:r>
      <w:r>
        <w:rPr>
          <w:noProof/>
        </w:rPr>
        <w:tab/>
      </w:r>
      <w:r>
        <w:rPr>
          <w:noProof/>
        </w:rPr>
        <w:fldChar w:fldCharType="begin"/>
      </w:r>
      <w:r>
        <w:rPr>
          <w:noProof/>
        </w:rPr>
        <w:instrText xml:space="preserve"> PAGEREF _Toc393018025 \h </w:instrText>
      </w:r>
      <w:r>
        <w:rPr>
          <w:noProof/>
        </w:rPr>
      </w:r>
      <w:r>
        <w:rPr>
          <w:noProof/>
        </w:rPr>
        <w:fldChar w:fldCharType="separate"/>
      </w:r>
      <w:r>
        <w:rPr>
          <w:noProof/>
        </w:rPr>
        <w:t>40</w:t>
      </w:r>
      <w:r>
        <w:rPr>
          <w:noProof/>
        </w:rPr>
        <w:fldChar w:fldCharType="end"/>
      </w:r>
    </w:p>
    <w:p w14:paraId="5EA25F52"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5.7.3</w:t>
      </w:r>
      <w:r>
        <w:rPr>
          <w:rFonts w:asciiTheme="minorHAnsi" w:eastAsiaTheme="minorEastAsia" w:hAnsiTheme="minorHAnsi" w:cstheme="minorBidi"/>
          <w:noProof/>
          <w:sz w:val="24"/>
          <w:szCs w:val="24"/>
          <w:lang w:eastAsia="ja-JP"/>
        </w:rPr>
        <w:tab/>
      </w:r>
      <w:r>
        <w:rPr>
          <w:noProof/>
        </w:rPr>
        <w:t>BizFlow Web Portal Configuration</w:t>
      </w:r>
      <w:r>
        <w:rPr>
          <w:noProof/>
        </w:rPr>
        <w:tab/>
      </w:r>
      <w:r>
        <w:rPr>
          <w:noProof/>
        </w:rPr>
        <w:fldChar w:fldCharType="begin"/>
      </w:r>
      <w:r>
        <w:rPr>
          <w:noProof/>
        </w:rPr>
        <w:instrText xml:space="preserve"> PAGEREF _Toc393018026 \h </w:instrText>
      </w:r>
      <w:r>
        <w:rPr>
          <w:noProof/>
        </w:rPr>
      </w:r>
      <w:r>
        <w:rPr>
          <w:noProof/>
        </w:rPr>
        <w:fldChar w:fldCharType="separate"/>
      </w:r>
      <w:r>
        <w:rPr>
          <w:noProof/>
        </w:rPr>
        <w:t>41</w:t>
      </w:r>
      <w:r>
        <w:rPr>
          <w:noProof/>
        </w:rPr>
        <w:fldChar w:fldCharType="end"/>
      </w:r>
    </w:p>
    <w:p w14:paraId="162FA6B5"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5.7.4</w:t>
      </w:r>
      <w:r>
        <w:rPr>
          <w:rFonts w:asciiTheme="minorHAnsi" w:eastAsiaTheme="minorEastAsia" w:hAnsiTheme="minorHAnsi" w:cstheme="minorBidi"/>
          <w:noProof/>
          <w:sz w:val="24"/>
          <w:szCs w:val="24"/>
          <w:lang w:eastAsia="ja-JP"/>
        </w:rPr>
        <w:tab/>
      </w:r>
      <w:r>
        <w:rPr>
          <w:noProof/>
        </w:rPr>
        <w:t>BizFlow Global Variable Configuration</w:t>
      </w:r>
      <w:r>
        <w:rPr>
          <w:noProof/>
        </w:rPr>
        <w:tab/>
      </w:r>
      <w:r>
        <w:rPr>
          <w:noProof/>
        </w:rPr>
        <w:fldChar w:fldCharType="begin"/>
      </w:r>
      <w:r>
        <w:rPr>
          <w:noProof/>
        </w:rPr>
        <w:instrText xml:space="preserve"> PAGEREF _Toc393018027 \h </w:instrText>
      </w:r>
      <w:r>
        <w:rPr>
          <w:noProof/>
        </w:rPr>
      </w:r>
      <w:r>
        <w:rPr>
          <w:noProof/>
        </w:rPr>
        <w:fldChar w:fldCharType="separate"/>
      </w:r>
      <w:r>
        <w:rPr>
          <w:noProof/>
        </w:rPr>
        <w:t>43</w:t>
      </w:r>
      <w:r>
        <w:rPr>
          <w:noProof/>
        </w:rPr>
        <w:fldChar w:fldCharType="end"/>
      </w:r>
    </w:p>
    <w:p w14:paraId="3D1B2008" w14:textId="77777777" w:rsidR="00873375" w:rsidRDefault="00873375">
      <w:pPr>
        <w:pStyle w:val="TOC3"/>
        <w:tabs>
          <w:tab w:val="left" w:pos="1448"/>
        </w:tabs>
        <w:rPr>
          <w:rFonts w:asciiTheme="minorHAnsi" w:eastAsiaTheme="minorEastAsia" w:hAnsiTheme="minorHAnsi" w:cstheme="minorBidi"/>
          <w:noProof/>
          <w:sz w:val="24"/>
          <w:szCs w:val="24"/>
          <w:lang w:eastAsia="ja-JP"/>
        </w:rPr>
      </w:pPr>
      <w:r>
        <w:rPr>
          <w:noProof/>
        </w:rPr>
        <w:t>5.7.5</w:t>
      </w:r>
      <w:r>
        <w:rPr>
          <w:rFonts w:asciiTheme="minorHAnsi" w:eastAsiaTheme="minorEastAsia" w:hAnsiTheme="minorHAnsi" w:cstheme="minorBidi"/>
          <w:noProof/>
          <w:sz w:val="24"/>
          <w:szCs w:val="24"/>
          <w:lang w:eastAsia="ja-JP"/>
        </w:rPr>
        <w:tab/>
      </w:r>
      <w:r>
        <w:rPr>
          <w:noProof/>
        </w:rPr>
        <w:t>Internet Explore Configuration</w:t>
      </w:r>
      <w:r>
        <w:rPr>
          <w:noProof/>
        </w:rPr>
        <w:tab/>
      </w:r>
      <w:r>
        <w:rPr>
          <w:noProof/>
        </w:rPr>
        <w:fldChar w:fldCharType="begin"/>
      </w:r>
      <w:r>
        <w:rPr>
          <w:noProof/>
        </w:rPr>
        <w:instrText xml:space="preserve"> PAGEREF _Toc393018028 \h </w:instrText>
      </w:r>
      <w:r>
        <w:rPr>
          <w:noProof/>
        </w:rPr>
      </w:r>
      <w:r>
        <w:rPr>
          <w:noProof/>
        </w:rPr>
        <w:fldChar w:fldCharType="separate"/>
      </w:r>
      <w:r>
        <w:rPr>
          <w:noProof/>
        </w:rPr>
        <w:t>44</w:t>
      </w:r>
      <w:r>
        <w:rPr>
          <w:noProof/>
        </w:rPr>
        <w:fldChar w:fldCharType="end"/>
      </w:r>
    </w:p>
    <w:p w14:paraId="3970A505" w14:textId="77777777" w:rsidR="007613FD" w:rsidDel="00873375" w:rsidRDefault="007613FD">
      <w:pPr>
        <w:pStyle w:val="TOC1"/>
        <w:tabs>
          <w:tab w:val="clear" w:pos="360"/>
          <w:tab w:val="left" w:pos="351"/>
        </w:tabs>
        <w:rPr>
          <w:del w:id="16" w:author="Steven Yang" w:date="2018-07-12T12:30:00Z"/>
          <w:rFonts w:asciiTheme="minorHAnsi" w:eastAsiaTheme="minorEastAsia" w:hAnsiTheme="minorHAnsi" w:cstheme="minorBidi"/>
          <w:b w:val="0"/>
          <w:noProof/>
          <w:sz w:val="24"/>
          <w:szCs w:val="24"/>
          <w:lang w:eastAsia="ja-JP"/>
        </w:rPr>
      </w:pPr>
      <w:del w:id="17" w:author="Steven Yang" w:date="2018-07-12T12:30:00Z">
        <w:r w:rsidRPr="007153DF" w:rsidDel="00873375">
          <w:rPr>
            <w:b w:val="0"/>
            <w:noProof/>
          </w:rPr>
          <w:delText>1</w:delText>
        </w:r>
        <w:r w:rsidDel="00873375">
          <w:rPr>
            <w:rFonts w:asciiTheme="minorHAnsi" w:eastAsiaTheme="minorEastAsia" w:hAnsiTheme="minorHAnsi" w:cstheme="minorBidi"/>
            <w:b w:val="0"/>
            <w:noProof/>
            <w:sz w:val="24"/>
            <w:szCs w:val="24"/>
            <w:lang w:eastAsia="ja-JP"/>
          </w:rPr>
          <w:tab/>
        </w:r>
        <w:r w:rsidRPr="007153DF" w:rsidDel="00873375">
          <w:rPr>
            <w:b w:val="0"/>
            <w:noProof/>
          </w:rPr>
          <w:delText>Introduction</w:delText>
        </w:r>
        <w:r w:rsidDel="00873375">
          <w:rPr>
            <w:noProof/>
          </w:rPr>
          <w:tab/>
          <w:delText>5</w:delText>
        </w:r>
      </w:del>
    </w:p>
    <w:p w14:paraId="31778BEE" w14:textId="77777777" w:rsidR="007613FD" w:rsidDel="00873375" w:rsidRDefault="007613FD">
      <w:pPr>
        <w:pStyle w:val="TOC1"/>
        <w:tabs>
          <w:tab w:val="clear" w:pos="360"/>
          <w:tab w:val="left" w:pos="351"/>
        </w:tabs>
        <w:rPr>
          <w:del w:id="18" w:author="Steven Yang" w:date="2018-07-12T12:30:00Z"/>
          <w:rFonts w:asciiTheme="minorHAnsi" w:eastAsiaTheme="minorEastAsia" w:hAnsiTheme="minorHAnsi" w:cstheme="minorBidi"/>
          <w:b w:val="0"/>
          <w:noProof/>
          <w:sz w:val="24"/>
          <w:szCs w:val="24"/>
          <w:lang w:eastAsia="ja-JP"/>
        </w:rPr>
      </w:pPr>
      <w:del w:id="19" w:author="Steven Yang" w:date="2018-07-12T12:30:00Z">
        <w:r w:rsidDel="00873375">
          <w:rPr>
            <w:noProof/>
          </w:rPr>
          <w:delText>2</w:delText>
        </w:r>
        <w:r w:rsidDel="00873375">
          <w:rPr>
            <w:rFonts w:asciiTheme="minorHAnsi" w:eastAsiaTheme="minorEastAsia" w:hAnsiTheme="minorHAnsi" w:cstheme="minorBidi"/>
            <w:b w:val="0"/>
            <w:noProof/>
            <w:sz w:val="24"/>
            <w:szCs w:val="24"/>
            <w:lang w:eastAsia="ja-JP"/>
          </w:rPr>
          <w:tab/>
        </w:r>
        <w:r w:rsidDel="00873375">
          <w:rPr>
            <w:noProof/>
          </w:rPr>
          <w:delText>Required system version information</w:delText>
        </w:r>
        <w:r w:rsidDel="00873375">
          <w:rPr>
            <w:noProof/>
          </w:rPr>
          <w:tab/>
          <w:delText>6</w:delText>
        </w:r>
      </w:del>
    </w:p>
    <w:p w14:paraId="523FFE81" w14:textId="77777777" w:rsidR="007613FD" w:rsidDel="00873375" w:rsidRDefault="007613FD">
      <w:pPr>
        <w:pStyle w:val="TOC1"/>
        <w:tabs>
          <w:tab w:val="clear" w:pos="360"/>
          <w:tab w:val="left" w:pos="351"/>
        </w:tabs>
        <w:rPr>
          <w:del w:id="20" w:author="Steven Yang" w:date="2018-07-12T12:30:00Z"/>
          <w:rFonts w:asciiTheme="minorHAnsi" w:eastAsiaTheme="minorEastAsia" w:hAnsiTheme="minorHAnsi" w:cstheme="minorBidi"/>
          <w:b w:val="0"/>
          <w:noProof/>
          <w:sz w:val="24"/>
          <w:szCs w:val="24"/>
          <w:lang w:eastAsia="ja-JP"/>
        </w:rPr>
      </w:pPr>
      <w:del w:id="21" w:author="Steven Yang" w:date="2018-07-12T12:30:00Z">
        <w:r w:rsidDel="00873375">
          <w:rPr>
            <w:noProof/>
          </w:rPr>
          <w:delText>3</w:delText>
        </w:r>
        <w:r w:rsidDel="00873375">
          <w:rPr>
            <w:rFonts w:asciiTheme="minorHAnsi" w:eastAsiaTheme="minorEastAsia" w:hAnsiTheme="minorHAnsi" w:cstheme="minorBidi"/>
            <w:b w:val="0"/>
            <w:noProof/>
            <w:sz w:val="24"/>
            <w:szCs w:val="24"/>
            <w:lang w:eastAsia="ja-JP"/>
          </w:rPr>
          <w:tab/>
        </w:r>
        <w:r w:rsidDel="00873375">
          <w:rPr>
            <w:noProof/>
          </w:rPr>
          <w:delText>Development directory structure</w:delText>
        </w:r>
        <w:r w:rsidDel="00873375">
          <w:rPr>
            <w:noProof/>
          </w:rPr>
          <w:tab/>
          <w:delText>7</w:delText>
        </w:r>
      </w:del>
    </w:p>
    <w:p w14:paraId="7C137AEB" w14:textId="77777777" w:rsidR="007613FD" w:rsidDel="00873375" w:rsidRDefault="007613FD">
      <w:pPr>
        <w:pStyle w:val="TOC2"/>
        <w:tabs>
          <w:tab w:val="left" w:pos="1325"/>
        </w:tabs>
        <w:rPr>
          <w:del w:id="22" w:author="Steven Yang" w:date="2018-07-12T12:30:00Z"/>
          <w:rFonts w:asciiTheme="minorHAnsi" w:eastAsiaTheme="minorEastAsia" w:hAnsiTheme="minorHAnsi" w:cstheme="minorBidi"/>
          <w:sz w:val="24"/>
          <w:szCs w:val="24"/>
          <w:lang w:eastAsia="ja-JP"/>
        </w:rPr>
      </w:pPr>
      <w:del w:id="23" w:author="Steven Yang" w:date="2018-07-12T12:30:00Z">
        <w:r w:rsidDel="00873375">
          <w:delText>3.1</w:delText>
        </w:r>
        <w:r w:rsidDel="00873375">
          <w:rPr>
            <w:rFonts w:asciiTheme="minorHAnsi" w:eastAsiaTheme="minorEastAsia" w:hAnsiTheme="minorHAnsi" w:cstheme="minorBidi"/>
            <w:sz w:val="24"/>
            <w:szCs w:val="24"/>
            <w:lang w:eastAsia="ja-JP"/>
          </w:rPr>
          <w:tab/>
        </w:r>
        <w:r w:rsidDel="00873375">
          <w:delText>database Directory contents</w:delText>
        </w:r>
        <w:r w:rsidDel="00873375">
          <w:tab/>
          <w:delText>7</w:delText>
        </w:r>
      </w:del>
    </w:p>
    <w:p w14:paraId="125F8455" w14:textId="77777777" w:rsidR="007613FD" w:rsidDel="00873375" w:rsidRDefault="007613FD">
      <w:pPr>
        <w:pStyle w:val="TOC2"/>
        <w:tabs>
          <w:tab w:val="left" w:pos="1325"/>
        </w:tabs>
        <w:rPr>
          <w:del w:id="24" w:author="Steven Yang" w:date="2018-07-12T12:30:00Z"/>
          <w:rFonts w:asciiTheme="minorHAnsi" w:eastAsiaTheme="minorEastAsia" w:hAnsiTheme="minorHAnsi" w:cstheme="minorBidi"/>
          <w:sz w:val="24"/>
          <w:szCs w:val="24"/>
          <w:lang w:eastAsia="ja-JP"/>
        </w:rPr>
      </w:pPr>
      <w:del w:id="25" w:author="Steven Yang" w:date="2018-07-12T12:30:00Z">
        <w:r w:rsidDel="00873375">
          <w:delText>3.2</w:delText>
        </w:r>
        <w:r w:rsidDel="00873375">
          <w:rPr>
            <w:rFonts w:asciiTheme="minorHAnsi" w:eastAsiaTheme="minorEastAsia" w:hAnsiTheme="minorHAnsi" w:cstheme="minorBidi"/>
            <w:sz w:val="24"/>
            <w:szCs w:val="24"/>
            <w:lang w:eastAsia="ja-JP"/>
          </w:rPr>
          <w:tab/>
        </w:r>
        <w:r w:rsidDel="00873375">
          <w:delText>deploy directory contents</w:delText>
        </w:r>
        <w:r w:rsidDel="00873375">
          <w:tab/>
          <w:delText>7</w:delText>
        </w:r>
      </w:del>
    </w:p>
    <w:p w14:paraId="75646733" w14:textId="77777777" w:rsidR="007613FD" w:rsidDel="00873375" w:rsidRDefault="007613FD">
      <w:pPr>
        <w:pStyle w:val="TOC2"/>
        <w:tabs>
          <w:tab w:val="left" w:pos="1325"/>
        </w:tabs>
        <w:rPr>
          <w:del w:id="26" w:author="Steven Yang" w:date="2018-07-12T12:30:00Z"/>
          <w:rFonts w:asciiTheme="minorHAnsi" w:eastAsiaTheme="minorEastAsia" w:hAnsiTheme="minorHAnsi" w:cstheme="minorBidi"/>
          <w:sz w:val="24"/>
          <w:szCs w:val="24"/>
          <w:lang w:eastAsia="ja-JP"/>
        </w:rPr>
      </w:pPr>
      <w:del w:id="27" w:author="Steven Yang" w:date="2018-07-12T12:30:00Z">
        <w:r w:rsidDel="00873375">
          <w:delText>3.3</w:delText>
        </w:r>
        <w:r w:rsidDel="00873375">
          <w:rPr>
            <w:rFonts w:asciiTheme="minorHAnsi" w:eastAsiaTheme="minorEastAsia" w:hAnsiTheme="minorHAnsi" w:cstheme="minorBidi"/>
            <w:sz w:val="24"/>
            <w:szCs w:val="24"/>
            <w:lang w:eastAsia="ja-JP"/>
          </w:rPr>
          <w:tab/>
        </w:r>
        <w:r w:rsidDel="00873375">
          <w:delText>java directory contents</w:delText>
        </w:r>
        <w:r w:rsidDel="00873375">
          <w:tab/>
          <w:delText>8</w:delText>
        </w:r>
      </w:del>
    </w:p>
    <w:p w14:paraId="27D803D1" w14:textId="77777777" w:rsidR="007613FD" w:rsidDel="00873375" w:rsidRDefault="007613FD">
      <w:pPr>
        <w:pStyle w:val="TOC2"/>
        <w:tabs>
          <w:tab w:val="left" w:pos="1325"/>
        </w:tabs>
        <w:rPr>
          <w:del w:id="28" w:author="Steven Yang" w:date="2018-07-12T12:30:00Z"/>
          <w:rFonts w:asciiTheme="minorHAnsi" w:eastAsiaTheme="minorEastAsia" w:hAnsiTheme="minorHAnsi" w:cstheme="minorBidi"/>
          <w:sz w:val="24"/>
          <w:szCs w:val="24"/>
          <w:lang w:eastAsia="ja-JP"/>
        </w:rPr>
      </w:pPr>
      <w:del w:id="29" w:author="Steven Yang" w:date="2018-07-12T12:30:00Z">
        <w:r w:rsidDel="00873375">
          <w:delText>3.4</w:delText>
        </w:r>
        <w:r w:rsidDel="00873375">
          <w:rPr>
            <w:rFonts w:asciiTheme="minorHAnsi" w:eastAsiaTheme="minorEastAsia" w:hAnsiTheme="minorHAnsi" w:cstheme="minorBidi"/>
            <w:sz w:val="24"/>
            <w:szCs w:val="24"/>
            <w:lang w:eastAsia="ja-JP"/>
          </w:rPr>
          <w:tab/>
        </w:r>
        <w:r w:rsidDel="00873375">
          <w:delText>process directory contents</w:delText>
        </w:r>
        <w:r w:rsidDel="00873375">
          <w:tab/>
          <w:delText>8</w:delText>
        </w:r>
      </w:del>
    </w:p>
    <w:p w14:paraId="25173F2C" w14:textId="77777777" w:rsidR="007613FD" w:rsidDel="00873375" w:rsidRDefault="007613FD">
      <w:pPr>
        <w:pStyle w:val="TOC2"/>
        <w:tabs>
          <w:tab w:val="left" w:pos="1325"/>
        </w:tabs>
        <w:rPr>
          <w:del w:id="30" w:author="Steven Yang" w:date="2018-07-12T12:30:00Z"/>
          <w:rFonts w:asciiTheme="minorHAnsi" w:eastAsiaTheme="minorEastAsia" w:hAnsiTheme="minorHAnsi" w:cstheme="minorBidi"/>
          <w:sz w:val="24"/>
          <w:szCs w:val="24"/>
          <w:lang w:eastAsia="ja-JP"/>
        </w:rPr>
      </w:pPr>
      <w:del w:id="31" w:author="Steven Yang" w:date="2018-07-12T12:30:00Z">
        <w:r w:rsidDel="00873375">
          <w:delText>3.5</w:delText>
        </w:r>
        <w:r w:rsidDel="00873375">
          <w:rPr>
            <w:rFonts w:asciiTheme="minorHAnsi" w:eastAsiaTheme="minorEastAsia" w:hAnsiTheme="minorHAnsi" w:cstheme="minorBidi"/>
            <w:sz w:val="24"/>
            <w:szCs w:val="24"/>
            <w:lang w:eastAsia="ja-JP"/>
          </w:rPr>
          <w:tab/>
        </w:r>
        <w:r w:rsidDel="00873375">
          <w:delText>report directory contents</w:delText>
        </w:r>
        <w:r w:rsidDel="00873375">
          <w:tab/>
          <w:delText>8</w:delText>
        </w:r>
      </w:del>
    </w:p>
    <w:p w14:paraId="07DF3116" w14:textId="77777777" w:rsidR="007613FD" w:rsidDel="00873375" w:rsidRDefault="007613FD">
      <w:pPr>
        <w:pStyle w:val="TOC2"/>
        <w:tabs>
          <w:tab w:val="left" w:pos="1325"/>
        </w:tabs>
        <w:rPr>
          <w:del w:id="32" w:author="Steven Yang" w:date="2018-07-12T12:30:00Z"/>
          <w:rFonts w:asciiTheme="minorHAnsi" w:eastAsiaTheme="minorEastAsia" w:hAnsiTheme="minorHAnsi" w:cstheme="minorBidi"/>
          <w:sz w:val="24"/>
          <w:szCs w:val="24"/>
          <w:lang w:eastAsia="ja-JP"/>
        </w:rPr>
      </w:pPr>
      <w:del w:id="33" w:author="Steven Yang" w:date="2018-07-12T12:30:00Z">
        <w:r w:rsidDel="00873375">
          <w:delText>3.6</w:delText>
        </w:r>
        <w:r w:rsidDel="00873375">
          <w:rPr>
            <w:rFonts w:asciiTheme="minorHAnsi" w:eastAsiaTheme="minorEastAsia" w:hAnsiTheme="minorHAnsi" w:cstheme="minorBidi"/>
            <w:sz w:val="24"/>
            <w:szCs w:val="24"/>
            <w:lang w:eastAsia="ja-JP"/>
          </w:rPr>
          <w:tab/>
        </w:r>
        <w:r w:rsidDel="00873375">
          <w:delText>wm-project directory contents</w:delText>
        </w:r>
        <w:r w:rsidDel="00873375">
          <w:tab/>
          <w:delText>9</w:delText>
        </w:r>
      </w:del>
    </w:p>
    <w:p w14:paraId="186AD204" w14:textId="77777777" w:rsidR="007613FD" w:rsidDel="00873375" w:rsidRDefault="007613FD">
      <w:pPr>
        <w:pStyle w:val="TOC2"/>
        <w:tabs>
          <w:tab w:val="left" w:pos="1325"/>
        </w:tabs>
        <w:rPr>
          <w:del w:id="34" w:author="Steven Yang" w:date="2018-07-12T12:30:00Z"/>
          <w:rFonts w:asciiTheme="minorHAnsi" w:eastAsiaTheme="minorEastAsia" w:hAnsiTheme="minorHAnsi" w:cstheme="minorBidi"/>
          <w:sz w:val="24"/>
          <w:szCs w:val="24"/>
          <w:lang w:eastAsia="ja-JP"/>
        </w:rPr>
      </w:pPr>
      <w:del w:id="35" w:author="Steven Yang" w:date="2018-07-12T12:30:00Z">
        <w:r w:rsidDel="00873375">
          <w:delText>3.7</w:delText>
        </w:r>
        <w:r w:rsidDel="00873375">
          <w:rPr>
            <w:rFonts w:asciiTheme="minorHAnsi" w:eastAsiaTheme="minorEastAsia" w:hAnsiTheme="minorHAnsi" w:cstheme="minorBidi"/>
            <w:sz w:val="24"/>
            <w:szCs w:val="24"/>
            <w:lang w:eastAsia="ja-JP"/>
          </w:rPr>
          <w:tab/>
        </w:r>
        <w:r w:rsidDel="00873375">
          <w:delText>wm-runtime directory contents</w:delText>
        </w:r>
        <w:r w:rsidDel="00873375">
          <w:tab/>
          <w:delText>9</w:delText>
        </w:r>
      </w:del>
    </w:p>
    <w:p w14:paraId="55079FB2" w14:textId="77777777" w:rsidR="007613FD" w:rsidDel="00873375" w:rsidRDefault="007613FD">
      <w:pPr>
        <w:pStyle w:val="TOC1"/>
        <w:tabs>
          <w:tab w:val="clear" w:pos="360"/>
          <w:tab w:val="left" w:pos="351"/>
        </w:tabs>
        <w:rPr>
          <w:del w:id="36" w:author="Steven Yang" w:date="2018-07-12T12:30:00Z"/>
          <w:rFonts w:asciiTheme="minorHAnsi" w:eastAsiaTheme="minorEastAsia" w:hAnsiTheme="minorHAnsi" w:cstheme="minorBidi"/>
          <w:b w:val="0"/>
          <w:noProof/>
          <w:sz w:val="24"/>
          <w:szCs w:val="24"/>
          <w:lang w:eastAsia="ja-JP"/>
        </w:rPr>
      </w:pPr>
      <w:del w:id="37" w:author="Steven Yang" w:date="2018-07-12T12:30:00Z">
        <w:r w:rsidDel="00873375">
          <w:rPr>
            <w:noProof/>
          </w:rPr>
          <w:delText>4</w:delText>
        </w:r>
        <w:r w:rsidDel="00873375">
          <w:rPr>
            <w:rFonts w:asciiTheme="minorHAnsi" w:eastAsiaTheme="minorEastAsia" w:hAnsiTheme="minorHAnsi" w:cstheme="minorBidi"/>
            <w:b w:val="0"/>
            <w:noProof/>
            <w:sz w:val="24"/>
            <w:szCs w:val="24"/>
            <w:lang w:eastAsia="ja-JP"/>
          </w:rPr>
          <w:tab/>
        </w:r>
        <w:r w:rsidDel="00873375">
          <w:rPr>
            <w:noProof/>
          </w:rPr>
          <w:delText>Methods of deployment file delivery</w:delText>
        </w:r>
        <w:r w:rsidDel="00873375">
          <w:rPr>
            <w:noProof/>
          </w:rPr>
          <w:tab/>
          <w:delText>11</w:delText>
        </w:r>
      </w:del>
    </w:p>
    <w:p w14:paraId="20864B01" w14:textId="77777777" w:rsidR="007613FD" w:rsidDel="00873375" w:rsidRDefault="007613FD">
      <w:pPr>
        <w:pStyle w:val="TOC2"/>
        <w:tabs>
          <w:tab w:val="left" w:pos="1325"/>
        </w:tabs>
        <w:rPr>
          <w:del w:id="38" w:author="Steven Yang" w:date="2018-07-12T12:30:00Z"/>
          <w:rFonts w:asciiTheme="minorHAnsi" w:eastAsiaTheme="minorEastAsia" w:hAnsiTheme="minorHAnsi" w:cstheme="minorBidi"/>
          <w:sz w:val="24"/>
          <w:szCs w:val="24"/>
          <w:lang w:eastAsia="ja-JP"/>
        </w:rPr>
      </w:pPr>
      <w:del w:id="39" w:author="Steven Yang" w:date="2018-07-12T12:30:00Z">
        <w:r w:rsidDel="00873375">
          <w:delText>4.1</w:delText>
        </w:r>
        <w:r w:rsidDel="00873375">
          <w:rPr>
            <w:rFonts w:asciiTheme="minorHAnsi" w:eastAsiaTheme="minorEastAsia" w:hAnsiTheme="minorHAnsi" w:cstheme="minorBidi"/>
            <w:sz w:val="24"/>
            <w:szCs w:val="24"/>
            <w:lang w:eastAsia="ja-JP"/>
          </w:rPr>
          <w:tab/>
        </w:r>
        <w:r w:rsidDel="00873375">
          <w:delText>Development file location in Confluence</w:delText>
        </w:r>
        <w:r w:rsidDel="00873375">
          <w:tab/>
          <w:delText>11</w:delText>
        </w:r>
      </w:del>
    </w:p>
    <w:p w14:paraId="5AF828F3" w14:textId="77777777" w:rsidR="007613FD" w:rsidDel="00873375" w:rsidRDefault="007613FD">
      <w:pPr>
        <w:pStyle w:val="TOC2"/>
        <w:tabs>
          <w:tab w:val="left" w:pos="1325"/>
        </w:tabs>
        <w:rPr>
          <w:del w:id="40" w:author="Steven Yang" w:date="2018-07-12T12:30:00Z"/>
          <w:rFonts w:asciiTheme="minorHAnsi" w:eastAsiaTheme="minorEastAsia" w:hAnsiTheme="minorHAnsi" w:cstheme="minorBidi"/>
          <w:sz w:val="24"/>
          <w:szCs w:val="24"/>
          <w:lang w:eastAsia="ja-JP"/>
        </w:rPr>
      </w:pPr>
      <w:del w:id="41" w:author="Steven Yang" w:date="2018-07-12T12:30:00Z">
        <w:r w:rsidDel="00873375">
          <w:delText>4.2</w:delText>
        </w:r>
        <w:r w:rsidDel="00873375">
          <w:rPr>
            <w:rFonts w:asciiTheme="minorHAnsi" w:eastAsiaTheme="minorEastAsia" w:hAnsiTheme="minorHAnsi" w:cstheme="minorBidi"/>
            <w:sz w:val="24"/>
            <w:szCs w:val="24"/>
            <w:lang w:eastAsia="ja-JP"/>
          </w:rPr>
          <w:tab/>
        </w:r>
        <w:r w:rsidDel="00873375">
          <w:delText>Development repository in GitHub</w:delText>
        </w:r>
        <w:r w:rsidDel="00873375">
          <w:tab/>
          <w:delText>12</w:delText>
        </w:r>
      </w:del>
    </w:p>
    <w:p w14:paraId="7D47C5F8" w14:textId="77777777" w:rsidR="007613FD" w:rsidDel="00873375" w:rsidRDefault="007613FD">
      <w:pPr>
        <w:pStyle w:val="TOC1"/>
        <w:tabs>
          <w:tab w:val="clear" w:pos="360"/>
          <w:tab w:val="left" w:pos="351"/>
        </w:tabs>
        <w:rPr>
          <w:del w:id="42" w:author="Steven Yang" w:date="2018-07-12T12:30:00Z"/>
          <w:rFonts w:asciiTheme="minorHAnsi" w:eastAsiaTheme="minorEastAsia" w:hAnsiTheme="minorHAnsi" w:cstheme="minorBidi"/>
          <w:b w:val="0"/>
          <w:noProof/>
          <w:sz w:val="24"/>
          <w:szCs w:val="24"/>
          <w:lang w:eastAsia="ja-JP"/>
        </w:rPr>
      </w:pPr>
      <w:del w:id="43" w:author="Steven Yang" w:date="2018-07-12T12:30:00Z">
        <w:r w:rsidDel="00873375">
          <w:rPr>
            <w:noProof/>
          </w:rPr>
          <w:delText>5</w:delText>
        </w:r>
        <w:r w:rsidDel="00873375">
          <w:rPr>
            <w:rFonts w:asciiTheme="minorHAnsi" w:eastAsiaTheme="minorEastAsia" w:hAnsiTheme="minorHAnsi" w:cstheme="minorBidi"/>
            <w:b w:val="0"/>
            <w:noProof/>
            <w:sz w:val="24"/>
            <w:szCs w:val="24"/>
            <w:lang w:eastAsia="ja-JP"/>
          </w:rPr>
          <w:tab/>
        </w:r>
        <w:r w:rsidDel="00873375">
          <w:rPr>
            <w:noProof/>
          </w:rPr>
          <w:delText>Deployment Steps</w:delText>
        </w:r>
        <w:r w:rsidDel="00873375">
          <w:rPr>
            <w:noProof/>
          </w:rPr>
          <w:tab/>
          <w:delText>14</w:delText>
        </w:r>
      </w:del>
    </w:p>
    <w:p w14:paraId="4582B72D" w14:textId="77777777" w:rsidR="007613FD" w:rsidDel="00873375" w:rsidRDefault="007613FD">
      <w:pPr>
        <w:pStyle w:val="TOC2"/>
        <w:tabs>
          <w:tab w:val="left" w:pos="1325"/>
        </w:tabs>
        <w:rPr>
          <w:del w:id="44" w:author="Steven Yang" w:date="2018-07-12T12:30:00Z"/>
          <w:rFonts w:asciiTheme="minorHAnsi" w:eastAsiaTheme="minorEastAsia" w:hAnsiTheme="minorHAnsi" w:cstheme="minorBidi"/>
          <w:sz w:val="24"/>
          <w:szCs w:val="24"/>
          <w:lang w:eastAsia="ja-JP"/>
        </w:rPr>
      </w:pPr>
      <w:del w:id="45" w:author="Steven Yang" w:date="2018-07-12T12:30:00Z">
        <w:r w:rsidDel="00873375">
          <w:delText>5.1</w:delText>
        </w:r>
        <w:r w:rsidDel="00873375">
          <w:rPr>
            <w:rFonts w:asciiTheme="minorHAnsi" w:eastAsiaTheme="minorEastAsia" w:hAnsiTheme="minorHAnsi" w:cstheme="minorBidi"/>
            <w:sz w:val="24"/>
            <w:szCs w:val="24"/>
            <w:lang w:eastAsia="ja-JP"/>
          </w:rPr>
          <w:tab/>
        </w:r>
        <w:r w:rsidDel="00873375">
          <w:delText>Database Deployment</w:delText>
        </w:r>
        <w:r w:rsidDel="00873375">
          <w:tab/>
          <w:delText>14</w:delText>
        </w:r>
      </w:del>
    </w:p>
    <w:p w14:paraId="42BA0B65" w14:textId="77777777" w:rsidR="007613FD" w:rsidDel="00873375" w:rsidRDefault="007613FD">
      <w:pPr>
        <w:pStyle w:val="TOC3"/>
        <w:tabs>
          <w:tab w:val="left" w:pos="1448"/>
        </w:tabs>
        <w:rPr>
          <w:del w:id="46" w:author="Steven Yang" w:date="2018-07-12T12:30:00Z"/>
          <w:rFonts w:asciiTheme="minorHAnsi" w:eastAsiaTheme="minorEastAsia" w:hAnsiTheme="minorHAnsi" w:cstheme="minorBidi"/>
          <w:noProof/>
          <w:sz w:val="24"/>
          <w:szCs w:val="24"/>
          <w:lang w:eastAsia="ja-JP"/>
        </w:rPr>
      </w:pPr>
      <w:del w:id="47" w:author="Steven Yang" w:date="2018-07-12T12:30:00Z">
        <w:r w:rsidDel="00873375">
          <w:rPr>
            <w:noProof/>
          </w:rPr>
          <w:delText>5.1.1</w:delText>
        </w:r>
        <w:r w:rsidDel="00873375">
          <w:rPr>
            <w:rFonts w:asciiTheme="minorHAnsi" w:eastAsiaTheme="minorEastAsia" w:hAnsiTheme="minorHAnsi" w:cstheme="minorBidi"/>
            <w:noProof/>
            <w:sz w:val="24"/>
            <w:szCs w:val="24"/>
            <w:lang w:eastAsia="ja-JP"/>
          </w:rPr>
          <w:tab/>
        </w:r>
        <w:r w:rsidDel="00873375">
          <w:rPr>
            <w:noProof/>
          </w:rPr>
          <w:delText>Create database schema and user</w:delText>
        </w:r>
        <w:r w:rsidDel="00873375">
          <w:rPr>
            <w:noProof/>
          </w:rPr>
          <w:tab/>
          <w:delText>14</w:delText>
        </w:r>
      </w:del>
    </w:p>
    <w:p w14:paraId="7653F78E" w14:textId="77777777" w:rsidR="007613FD" w:rsidDel="00873375" w:rsidRDefault="007613FD">
      <w:pPr>
        <w:pStyle w:val="TOC3"/>
        <w:tabs>
          <w:tab w:val="left" w:pos="1448"/>
        </w:tabs>
        <w:rPr>
          <w:del w:id="48" w:author="Steven Yang" w:date="2018-07-12T12:30:00Z"/>
          <w:rFonts w:asciiTheme="minorHAnsi" w:eastAsiaTheme="minorEastAsia" w:hAnsiTheme="minorHAnsi" w:cstheme="minorBidi"/>
          <w:noProof/>
          <w:sz w:val="24"/>
          <w:szCs w:val="24"/>
          <w:lang w:eastAsia="ja-JP"/>
        </w:rPr>
      </w:pPr>
      <w:del w:id="49" w:author="Steven Yang" w:date="2018-07-12T12:30:00Z">
        <w:r w:rsidDel="00873375">
          <w:rPr>
            <w:noProof/>
          </w:rPr>
          <w:delText>5.1.2</w:delText>
        </w:r>
        <w:r w:rsidDel="00873375">
          <w:rPr>
            <w:rFonts w:asciiTheme="minorHAnsi" w:eastAsiaTheme="minorEastAsia" w:hAnsiTheme="minorHAnsi" w:cstheme="minorBidi"/>
            <w:noProof/>
            <w:sz w:val="24"/>
            <w:szCs w:val="24"/>
            <w:lang w:eastAsia="ja-JP"/>
          </w:rPr>
          <w:tab/>
        </w:r>
        <w:r w:rsidDel="00873375">
          <w:rPr>
            <w:noProof/>
          </w:rPr>
          <w:delText>Grant permission required for program object creation</w:delText>
        </w:r>
        <w:r w:rsidDel="00873375">
          <w:rPr>
            <w:noProof/>
          </w:rPr>
          <w:tab/>
          <w:delText>14</w:delText>
        </w:r>
      </w:del>
    </w:p>
    <w:p w14:paraId="0E4D08F0" w14:textId="77777777" w:rsidR="007613FD" w:rsidDel="00873375" w:rsidRDefault="007613FD">
      <w:pPr>
        <w:pStyle w:val="TOC3"/>
        <w:tabs>
          <w:tab w:val="left" w:pos="1448"/>
        </w:tabs>
        <w:rPr>
          <w:del w:id="50" w:author="Steven Yang" w:date="2018-07-12T12:30:00Z"/>
          <w:rFonts w:asciiTheme="minorHAnsi" w:eastAsiaTheme="minorEastAsia" w:hAnsiTheme="minorHAnsi" w:cstheme="minorBidi"/>
          <w:noProof/>
          <w:sz w:val="24"/>
          <w:szCs w:val="24"/>
          <w:lang w:eastAsia="ja-JP"/>
        </w:rPr>
      </w:pPr>
      <w:del w:id="51" w:author="Steven Yang" w:date="2018-07-12T12:30:00Z">
        <w:r w:rsidDel="00873375">
          <w:rPr>
            <w:noProof/>
          </w:rPr>
          <w:delText>5.1.3</w:delText>
        </w:r>
        <w:r w:rsidDel="00873375">
          <w:rPr>
            <w:rFonts w:asciiTheme="minorHAnsi" w:eastAsiaTheme="minorEastAsia" w:hAnsiTheme="minorHAnsi" w:cstheme="minorBidi"/>
            <w:noProof/>
            <w:sz w:val="24"/>
            <w:szCs w:val="24"/>
            <w:lang w:eastAsia="ja-JP"/>
          </w:rPr>
          <w:tab/>
        </w:r>
        <w:r w:rsidDel="00873375">
          <w:rPr>
            <w:noProof/>
          </w:rPr>
          <w:delText>Create objects for business data model</w:delText>
        </w:r>
        <w:r w:rsidDel="00873375">
          <w:rPr>
            <w:noProof/>
          </w:rPr>
          <w:tab/>
          <w:delText>15</w:delText>
        </w:r>
      </w:del>
    </w:p>
    <w:p w14:paraId="3C5C8687" w14:textId="77777777" w:rsidR="007613FD" w:rsidDel="00873375" w:rsidRDefault="007613FD">
      <w:pPr>
        <w:pStyle w:val="TOC3"/>
        <w:tabs>
          <w:tab w:val="left" w:pos="1448"/>
        </w:tabs>
        <w:rPr>
          <w:del w:id="52" w:author="Steven Yang" w:date="2018-07-12T12:30:00Z"/>
          <w:rFonts w:asciiTheme="minorHAnsi" w:eastAsiaTheme="minorEastAsia" w:hAnsiTheme="minorHAnsi" w:cstheme="minorBidi"/>
          <w:noProof/>
          <w:sz w:val="24"/>
          <w:szCs w:val="24"/>
          <w:lang w:eastAsia="ja-JP"/>
        </w:rPr>
      </w:pPr>
      <w:del w:id="53" w:author="Steven Yang" w:date="2018-07-12T12:30:00Z">
        <w:r w:rsidDel="00873375">
          <w:rPr>
            <w:noProof/>
          </w:rPr>
          <w:delText>5.1.4</w:delText>
        </w:r>
        <w:r w:rsidDel="00873375">
          <w:rPr>
            <w:rFonts w:asciiTheme="minorHAnsi" w:eastAsiaTheme="minorEastAsia" w:hAnsiTheme="minorHAnsi" w:cstheme="minorBidi"/>
            <w:noProof/>
            <w:sz w:val="24"/>
            <w:szCs w:val="24"/>
            <w:lang w:eastAsia="ja-JP"/>
          </w:rPr>
          <w:tab/>
        </w:r>
        <w:r w:rsidDel="00873375">
          <w:rPr>
            <w:noProof/>
          </w:rPr>
          <w:delText>Grant permission to the business data mode objects created</w:delText>
        </w:r>
        <w:r w:rsidDel="00873375">
          <w:rPr>
            <w:noProof/>
          </w:rPr>
          <w:tab/>
          <w:delText>15</w:delText>
        </w:r>
      </w:del>
    </w:p>
    <w:p w14:paraId="44A1AA61" w14:textId="77777777" w:rsidR="007613FD" w:rsidDel="00873375" w:rsidRDefault="007613FD">
      <w:pPr>
        <w:pStyle w:val="TOC3"/>
        <w:tabs>
          <w:tab w:val="left" w:pos="1448"/>
        </w:tabs>
        <w:rPr>
          <w:del w:id="54" w:author="Steven Yang" w:date="2018-07-12T12:30:00Z"/>
          <w:rFonts w:asciiTheme="minorHAnsi" w:eastAsiaTheme="minorEastAsia" w:hAnsiTheme="minorHAnsi" w:cstheme="minorBidi"/>
          <w:noProof/>
          <w:sz w:val="24"/>
          <w:szCs w:val="24"/>
          <w:lang w:eastAsia="ja-JP"/>
        </w:rPr>
      </w:pPr>
      <w:del w:id="55" w:author="Steven Yang" w:date="2018-07-12T12:30:00Z">
        <w:r w:rsidDel="00873375">
          <w:rPr>
            <w:noProof/>
          </w:rPr>
          <w:delText>5.1.5</w:delText>
        </w:r>
        <w:r w:rsidDel="00873375">
          <w:rPr>
            <w:rFonts w:asciiTheme="minorHAnsi" w:eastAsiaTheme="minorEastAsia" w:hAnsiTheme="minorHAnsi" w:cstheme="minorBidi"/>
            <w:noProof/>
            <w:sz w:val="24"/>
            <w:szCs w:val="24"/>
            <w:lang w:eastAsia="ja-JP"/>
          </w:rPr>
          <w:tab/>
        </w:r>
        <w:r w:rsidDel="00873375">
          <w:rPr>
            <w:noProof/>
          </w:rPr>
          <w:delText>Create core table and program objects</w:delText>
        </w:r>
        <w:r w:rsidDel="00873375">
          <w:rPr>
            <w:noProof/>
          </w:rPr>
          <w:tab/>
          <w:delText>15</w:delText>
        </w:r>
      </w:del>
    </w:p>
    <w:p w14:paraId="09123411" w14:textId="77777777" w:rsidR="007613FD" w:rsidDel="00873375" w:rsidRDefault="007613FD">
      <w:pPr>
        <w:pStyle w:val="TOC3"/>
        <w:tabs>
          <w:tab w:val="left" w:pos="1448"/>
        </w:tabs>
        <w:rPr>
          <w:del w:id="56" w:author="Steven Yang" w:date="2018-07-12T12:30:00Z"/>
          <w:rFonts w:asciiTheme="minorHAnsi" w:eastAsiaTheme="minorEastAsia" w:hAnsiTheme="minorHAnsi" w:cstheme="minorBidi"/>
          <w:noProof/>
          <w:sz w:val="24"/>
          <w:szCs w:val="24"/>
          <w:lang w:eastAsia="ja-JP"/>
        </w:rPr>
      </w:pPr>
      <w:del w:id="57" w:author="Steven Yang" w:date="2018-07-12T12:30:00Z">
        <w:r w:rsidDel="00873375">
          <w:rPr>
            <w:noProof/>
          </w:rPr>
          <w:delText>5.1.6</w:delText>
        </w:r>
        <w:r w:rsidDel="00873375">
          <w:rPr>
            <w:rFonts w:asciiTheme="minorHAnsi" w:eastAsiaTheme="minorEastAsia" w:hAnsiTheme="minorHAnsi" w:cstheme="minorBidi"/>
            <w:noProof/>
            <w:sz w:val="24"/>
            <w:szCs w:val="24"/>
            <w:lang w:eastAsia="ja-JP"/>
          </w:rPr>
          <w:tab/>
        </w:r>
        <w:r w:rsidDel="00873375">
          <w:rPr>
            <w:noProof/>
          </w:rPr>
          <w:delText>Grant permission to the core table and program objects created</w:delText>
        </w:r>
        <w:r w:rsidDel="00873375">
          <w:rPr>
            <w:noProof/>
          </w:rPr>
          <w:tab/>
          <w:delText>15</w:delText>
        </w:r>
      </w:del>
    </w:p>
    <w:p w14:paraId="1A642813" w14:textId="77777777" w:rsidR="007613FD" w:rsidDel="00873375" w:rsidRDefault="007613FD">
      <w:pPr>
        <w:pStyle w:val="TOC3"/>
        <w:tabs>
          <w:tab w:val="left" w:pos="1448"/>
        </w:tabs>
        <w:rPr>
          <w:del w:id="58" w:author="Steven Yang" w:date="2018-07-12T12:30:00Z"/>
          <w:rFonts w:asciiTheme="minorHAnsi" w:eastAsiaTheme="minorEastAsia" w:hAnsiTheme="minorHAnsi" w:cstheme="minorBidi"/>
          <w:noProof/>
          <w:sz w:val="24"/>
          <w:szCs w:val="24"/>
          <w:lang w:eastAsia="ja-JP"/>
        </w:rPr>
      </w:pPr>
      <w:del w:id="59" w:author="Steven Yang" w:date="2018-07-12T12:30:00Z">
        <w:r w:rsidDel="00873375">
          <w:rPr>
            <w:noProof/>
          </w:rPr>
          <w:delText>5.1.7</w:delText>
        </w:r>
        <w:r w:rsidDel="00873375">
          <w:rPr>
            <w:rFonts w:asciiTheme="minorHAnsi" w:eastAsiaTheme="minorEastAsia" w:hAnsiTheme="minorHAnsi" w:cstheme="minorBidi"/>
            <w:noProof/>
            <w:sz w:val="24"/>
            <w:szCs w:val="24"/>
            <w:lang w:eastAsia="ja-JP"/>
          </w:rPr>
          <w:tab/>
        </w:r>
        <w:r w:rsidDel="00873375">
          <w:rPr>
            <w:noProof/>
          </w:rPr>
          <w:delText>Insert seed data (a.k.a. day-zero data)</w:delText>
        </w:r>
        <w:r w:rsidDel="00873375">
          <w:rPr>
            <w:noProof/>
          </w:rPr>
          <w:tab/>
          <w:delText>16</w:delText>
        </w:r>
      </w:del>
    </w:p>
    <w:p w14:paraId="0F6227B6" w14:textId="77777777" w:rsidR="007613FD" w:rsidDel="00873375" w:rsidRDefault="007613FD">
      <w:pPr>
        <w:pStyle w:val="TOC3"/>
        <w:tabs>
          <w:tab w:val="left" w:pos="1448"/>
        </w:tabs>
        <w:rPr>
          <w:del w:id="60" w:author="Steven Yang" w:date="2018-07-12T12:30:00Z"/>
          <w:rFonts w:asciiTheme="minorHAnsi" w:eastAsiaTheme="minorEastAsia" w:hAnsiTheme="minorHAnsi" w:cstheme="minorBidi"/>
          <w:noProof/>
          <w:sz w:val="24"/>
          <w:szCs w:val="24"/>
          <w:lang w:eastAsia="ja-JP"/>
        </w:rPr>
      </w:pPr>
      <w:del w:id="61" w:author="Steven Yang" w:date="2018-07-12T12:30:00Z">
        <w:r w:rsidDel="00873375">
          <w:rPr>
            <w:noProof/>
          </w:rPr>
          <w:delText>5.1.8</w:delText>
        </w:r>
        <w:r w:rsidDel="00873375">
          <w:rPr>
            <w:rFonts w:asciiTheme="minorHAnsi" w:eastAsiaTheme="minorEastAsia" w:hAnsiTheme="minorHAnsi" w:cstheme="minorBidi"/>
            <w:noProof/>
            <w:sz w:val="24"/>
            <w:szCs w:val="24"/>
            <w:lang w:eastAsia="ja-JP"/>
          </w:rPr>
          <w:tab/>
        </w:r>
        <w:r w:rsidDel="00873375">
          <w:rPr>
            <w:noProof/>
          </w:rPr>
          <w:delText>Create objects used for Reporting</w:delText>
        </w:r>
        <w:r w:rsidDel="00873375">
          <w:rPr>
            <w:noProof/>
          </w:rPr>
          <w:tab/>
          <w:delText>16</w:delText>
        </w:r>
      </w:del>
    </w:p>
    <w:p w14:paraId="439A3D8B" w14:textId="77777777" w:rsidR="007613FD" w:rsidDel="00873375" w:rsidRDefault="007613FD">
      <w:pPr>
        <w:pStyle w:val="TOC3"/>
        <w:tabs>
          <w:tab w:val="left" w:pos="1448"/>
        </w:tabs>
        <w:rPr>
          <w:del w:id="62" w:author="Steven Yang" w:date="2018-07-12T12:30:00Z"/>
          <w:rFonts w:asciiTheme="minorHAnsi" w:eastAsiaTheme="minorEastAsia" w:hAnsiTheme="minorHAnsi" w:cstheme="minorBidi"/>
          <w:noProof/>
          <w:sz w:val="24"/>
          <w:szCs w:val="24"/>
          <w:lang w:eastAsia="ja-JP"/>
        </w:rPr>
      </w:pPr>
      <w:del w:id="63" w:author="Steven Yang" w:date="2018-07-12T12:30:00Z">
        <w:r w:rsidDel="00873375">
          <w:rPr>
            <w:noProof/>
          </w:rPr>
          <w:delText>5.1.9</w:delText>
        </w:r>
        <w:r w:rsidDel="00873375">
          <w:rPr>
            <w:rFonts w:asciiTheme="minorHAnsi" w:eastAsiaTheme="minorEastAsia" w:hAnsiTheme="minorHAnsi" w:cstheme="minorBidi"/>
            <w:noProof/>
            <w:sz w:val="24"/>
            <w:szCs w:val="24"/>
            <w:lang w:eastAsia="ja-JP"/>
          </w:rPr>
          <w:tab/>
        </w:r>
        <w:r w:rsidDel="00873375">
          <w:rPr>
            <w:noProof/>
          </w:rPr>
          <w:delText>Grant permission to the report objects created</w:delText>
        </w:r>
        <w:r w:rsidDel="00873375">
          <w:rPr>
            <w:noProof/>
          </w:rPr>
          <w:tab/>
          <w:delText>16</w:delText>
        </w:r>
      </w:del>
    </w:p>
    <w:p w14:paraId="0F37E1D4" w14:textId="77777777" w:rsidR="007613FD" w:rsidDel="00873375" w:rsidRDefault="007613FD">
      <w:pPr>
        <w:pStyle w:val="TOC3"/>
        <w:tabs>
          <w:tab w:val="left" w:pos="1559"/>
        </w:tabs>
        <w:rPr>
          <w:del w:id="64" w:author="Steven Yang" w:date="2018-07-12T12:30:00Z"/>
          <w:rFonts w:asciiTheme="minorHAnsi" w:eastAsiaTheme="minorEastAsia" w:hAnsiTheme="minorHAnsi" w:cstheme="minorBidi"/>
          <w:noProof/>
          <w:sz w:val="24"/>
          <w:szCs w:val="24"/>
          <w:lang w:eastAsia="ja-JP"/>
        </w:rPr>
      </w:pPr>
      <w:del w:id="65" w:author="Steven Yang" w:date="2018-07-12T12:30:00Z">
        <w:r w:rsidDel="00873375">
          <w:rPr>
            <w:noProof/>
          </w:rPr>
          <w:delText>5.1.10</w:delText>
        </w:r>
        <w:r w:rsidDel="00873375">
          <w:rPr>
            <w:rFonts w:asciiTheme="minorHAnsi" w:eastAsiaTheme="minorEastAsia" w:hAnsiTheme="minorHAnsi" w:cstheme="minorBidi"/>
            <w:noProof/>
            <w:sz w:val="24"/>
            <w:szCs w:val="24"/>
            <w:lang w:eastAsia="ja-JP"/>
          </w:rPr>
          <w:tab/>
        </w:r>
        <w:r w:rsidDel="00873375">
          <w:rPr>
            <w:noProof/>
          </w:rPr>
          <w:delText>Create objects used in BIZFLOW database</w:delText>
        </w:r>
        <w:r w:rsidDel="00873375">
          <w:rPr>
            <w:noProof/>
          </w:rPr>
          <w:tab/>
          <w:delText>16</w:delText>
        </w:r>
      </w:del>
    </w:p>
    <w:p w14:paraId="6DDF3DCE" w14:textId="77777777" w:rsidR="007613FD" w:rsidDel="00873375" w:rsidRDefault="007613FD">
      <w:pPr>
        <w:pStyle w:val="TOC3"/>
        <w:tabs>
          <w:tab w:val="left" w:pos="1559"/>
        </w:tabs>
        <w:rPr>
          <w:del w:id="66" w:author="Steven Yang" w:date="2018-07-12T12:30:00Z"/>
          <w:rFonts w:asciiTheme="minorHAnsi" w:eastAsiaTheme="minorEastAsia" w:hAnsiTheme="minorHAnsi" w:cstheme="minorBidi"/>
          <w:noProof/>
          <w:sz w:val="24"/>
          <w:szCs w:val="24"/>
          <w:lang w:eastAsia="ja-JP"/>
        </w:rPr>
      </w:pPr>
      <w:del w:id="67" w:author="Steven Yang" w:date="2018-07-12T12:30:00Z">
        <w:r w:rsidDel="00873375">
          <w:rPr>
            <w:noProof/>
          </w:rPr>
          <w:delText>5.1.11</w:delText>
        </w:r>
        <w:r w:rsidDel="00873375">
          <w:rPr>
            <w:rFonts w:asciiTheme="minorHAnsi" w:eastAsiaTheme="minorEastAsia" w:hAnsiTheme="minorHAnsi" w:cstheme="minorBidi"/>
            <w:noProof/>
            <w:sz w:val="24"/>
            <w:szCs w:val="24"/>
            <w:lang w:eastAsia="ja-JP"/>
          </w:rPr>
          <w:tab/>
        </w:r>
        <w:r w:rsidDel="00873375">
          <w:rPr>
            <w:noProof/>
          </w:rPr>
          <w:delText>Create report objects used in BIZFLOW database</w:delText>
        </w:r>
        <w:r w:rsidDel="00873375">
          <w:rPr>
            <w:noProof/>
          </w:rPr>
          <w:tab/>
          <w:delText>17</w:delText>
        </w:r>
      </w:del>
    </w:p>
    <w:p w14:paraId="28530618" w14:textId="77777777" w:rsidR="007613FD" w:rsidDel="00873375" w:rsidRDefault="007613FD">
      <w:pPr>
        <w:pStyle w:val="TOC2"/>
        <w:tabs>
          <w:tab w:val="left" w:pos="1325"/>
        </w:tabs>
        <w:rPr>
          <w:del w:id="68" w:author="Steven Yang" w:date="2018-07-12T12:30:00Z"/>
          <w:rFonts w:asciiTheme="minorHAnsi" w:eastAsiaTheme="minorEastAsia" w:hAnsiTheme="minorHAnsi" w:cstheme="minorBidi"/>
          <w:sz w:val="24"/>
          <w:szCs w:val="24"/>
          <w:lang w:eastAsia="ja-JP"/>
        </w:rPr>
      </w:pPr>
      <w:del w:id="69" w:author="Steven Yang" w:date="2018-07-12T12:30:00Z">
        <w:r w:rsidDel="00873375">
          <w:delText>5.2</w:delText>
        </w:r>
        <w:r w:rsidDel="00873375">
          <w:rPr>
            <w:rFonts w:asciiTheme="minorHAnsi" w:eastAsiaTheme="minorEastAsia" w:hAnsiTheme="minorHAnsi" w:cstheme="minorBidi"/>
            <w:sz w:val="24"/>
            <w:szCs w:val="24"/>
            <w:lang w:eastAsia="ja-JP"/>
          </w:rPr>
          <w:tab/>
        </w:r>
        <w:r w:rsidDel="00873375">
          <w:delText>BIX deployment</w:delText>
        </w:r>
        <w:r w:rsidDel="00873375">
          <w:tab/>
          <w:delText>17</w:delText>
        </w:r>
      </w:del>
    </w:p>
    <w:p w14:paraId="141D7CBF" w14:textId="77777777" w:rsidR="007613FD" w:rsidDel="00873375" w:rsidRDefault="007613FD">
      <w:pPr>
        <w:pStyle w:val="TOC2"/>
        <w:tabs>
          <w:tab w:val="left" w:pos="1325"/>
        </w:tabs>
        <w:rPr>
          <w:del w:id="70" w:author="Steven Yang" w:date="2018-07-12T12:30:00Z"/>
          <w:rFonts w:asciiTheme="minorHAnsi" w:eastAsiaTheme="minorEastAsia" w:hAnsiTheme="minorHAnsi" w:cstheme="minorBidi"/>
          <w:sz w:val="24"/>
          <w:szCs w:val="24"/>
          <w:lang w:eastAsia="ja-JP"/>
        </w:rPr>
      </w:pPr>
      <w:del w:id="71" w:author="Steven Yang" w:date="2018-07-12T12:30:00Z">
        <w:r w:rsidDel="00873375">
          <w:delText>5.3</w:delText>
        </w:r>
        <w:r w:rsidDel="00873375">
          <w:rPr>
            <w:rFonts w:asciiTheme="minorHAnsi" w:eastAsiaTheme="minorEastAsia" w:hAnsiTheme="minorHAnsi" w:cstheme="minorBidi"/>
            <w:sz w:val="24"/>
            <w:szCs w:val="24"/>
            <w:lang w:eastAsia="ja-JP"/>
          </w:rPr>
          <w:tab/>
        </w:r>
        <w:r w:rsidDel="00873375">
          <w:delText>Report Deployment</w:delText>
        </w:r>
        <w:r w:rsidDel="00873375">
          <w:tab/>
          <w:delText>30</w:delText>
        </w:r>
      </w:del>
    </w:p>
    <w:p w14:paraId="4A475D70" w14:textId="77777777" w:rsidR="007613FD" w:rsidDel="00873375" w:rsidRDefault="007613FD">
      <w:pPr>
        <w:pStyle w:val="TOC2"/>
        <w:tabs>
          <w:tab w:val="left" w:pos="1325"/>
        </w:tabs>
        <w:rPr>
          <w:del w:id="72" w:author="Steven Yang" w:date="2018-07-12T12:30:00Z"/>
          <w:rFonts w:asciiTheme="minorHAnsi" w:eastAsiaTheme="minorEastAsia" w:hAnsiTheme="minorHAnsi" w:cstheme="minorBidi"/>
          <w:sz w:val="24"/>
          <w:szCs w:val="24"/>
          <w:lang w:eastAsia="ja-JP"/>
        </w:rPr>
      </w:pPr>
      <w:del w:id="73" w:author="Steven Yang" w:date="2018-07-12T12:30:00Z">
        <w:r w:rsidDel="00873375">
          <w:delText>5.4</w:delText>
        </w:r>
        <w:r w:rsidDel="00873375">
          <w:rPr>
            <w:rFonts w:asciiTheme="minorHAnsi" w:eastAsiaTheme="minorEastAsia" w:hAnsiTheme="minorHAnsi" w:cstheme="minorBidi"/>
            <w:sz w:val="24"/>
            <w:szCs w:val="24"/>
            <w:lang w:eastAsia="ja-JP"/>
          </w:rPr>
          <w:tab/>
        </w:r>
        <w:r w:rsidDel="00873375">
          <w:delText>Java Module Build</w:delText>
        </w:r>
        <w:r w:rsidDel="00873375">
          <w:tab/>
          <w:delText>32</w:delText>
        </w:r>
      </w:del>
    </w:p>
    <w:p w14:paraId="2ED8786A" w14:textId="77777777" w:rsidR="007613FD" w:rsidDel="00873375" w:rsidRDefault="007613FD">
      <w:pPr>
        <w:pStyle w:val="TOC3"/>
        <w:tabs>
          <w:tab w:val="left" w:pos="1448"/>
        </w:tabs>
        <w:rPr>
          <w:del w:id="74" w:author="Steven Yang" w:date="2018-07-12T12:30:00Z"/>
          <w:rFonts w:asciiTheme="minorHAnsi" w:eastAsiaTheme="minorEastAsia" w:hAnsiTheme="minorHAnsi" w:cstheme="minorBidi"/>
          <w:noProof/>
          <w:sz w:val="24"/>
          <w:szCs w:val="24"/>
          <w:lang w:eastAsia="ja-JP"/>
        </w:rPr>
      </w:pPr>
      <w:del w:id="75" w:author="Steven Yang" w:date="2018-07-12T12:30:00Z">
        <w:r w:rsidDel="00873375">
          <w:rPr>
            <w:noProof/>
          </w:rPr>
          <w:delText>5.4.1</w:delText>
        </w:r>
        <w:r w:rsidDel="00873375">
          <w:rPr>
            <w:rFonts w:asciiTheme="minorHAnsi" w:eastAsiaTheme="minorEastAsia" w:hAnsiTheme="minorHAnsi" w:cstheme="minorBidi"/>
            <w:noProof/>
            <w:sz w:val="24"/>
            <w:szCs w:val="24"/>
            <w:lang w:eastAsia="ja-JP"/>
          </w:rPr>
          <w:tab/>
        </w:r>
        <w:r w:rsidDel="00873375">
          <w:rPr>
            <w:noProof/>
          </w:rPr>
          <w:delText>CMS PDF Module</w:delText>
        </w:r>
        <w:r w:rsidDel="00873375">
          <w:rPr>
            <w:noProof/>
          </w:rPr>
          <w:tab/>
          <w:delText>32</w:delText>
        </w:r>
      </w:del>
    </w:p>
    <w:p w14:paraId="41905579" w14:textId="77777777" w:rsidR="007613FD" w:rsidDel="00873375" w:rsidRDefault="007613FD">
      <w:pPr>
        <w:pStyle w:val="TOC4"/>
        <w:tabs>
          <w:tab w:val="left" w:pos="2115"/>
        </w:tabs>
        <w:rPr>
          <w:del w:id="76" w:author="Steven Yang" w:date="2018-07-12T12:30:00Z"/>
          <w:rFonts w:asciiTheme="minorHAnsi" w:eastAsiaTheme="minorEastAsia" w:hAnsiTheme="minorHAnsi" w:cstheme="minorBidi"/>
          <w:noProof/>
          <w:sz w:val="24"/>
          <w:szCs w:val="24"/>
          <w:lang w:eastAsia="ja-JP"/>
        </w:rPr>
      </w:pPr>
      <w:del w:id="77" w:author="Steven Yang" w:date="2018-07-12T12:30:00Z">
        <w:r w:rsidDel="00873375">
          <w:rPr>
            <w:noProof/>
          </w:rPr>
          <w:delText>5.4.1.1</w:delText>
        </w:r>
        <w:r w:rsidDel="00873375">
          <w:rPr>
            <w:rFonts w:asciiTheme="minorHAnsi" w:eastAsiaTheme="minorEastAsia" w:hAnsiTheme="minorHAnsi" w:cstheme="minorBidi"/>
            <w:noProof/>
            <w:sz w:val="24"/>
            <w:szCs w:val="24"/>
            <w:lang w:eastAsia="ja-JP"/>
          </w:rPr>
          <w:tab/>
        </w:r>
        <w:r w:rsidDel="00873375">
          <w:rPr>
            <w:noProof/>
          </w:rPr>
          <w:delText>Pre-requisite:</w:delText>
        </w:r>
        <w:r w:rsidDel="00873375">
          <w:rPr>
            <w:noProof/>
          </w:rPr>
          <w:tab/>
          <w:delText>32</w:delText>
        </w:r>
      </w:del>
    </w:p>
    <w:p w14:paraId="592BCA10" w14:textId="77777777" w:rsidR="007613FD" w:rsidDel="00873375" w:rsidRDefault="007613FD">
      <w:pPr>
        <w:pStyle w:val="TOC4"/>
        <w:tabs>
          <w:tab w:val="left" w:pos="2115"/>
        </w:tabs>
        <w:rPr>
          <w:del w:id="78" w:author="Steven Yang" w:date="2018-07-12T12:30:00Z"/>
          <w:rFonts w:asciiTheme="minorHAnsi" w:eastAsiaTheme="minorEastAsia" w:hAnsiTheme="minorHAnsi" w:cstheme="minorBidi"/>
          <w:noProof/>
          <w:sz w:val="24"/>
          <w:szCs w:val="24"/>
          <w:lang w:eastAsia="ja-JP"/>
        </w:rPr>
      </w:pPr>
      <w:del w:id="79" w:author="Steven Yang" w:date="2018-07-12T12:30:00Z">
        <w:r w:rsidDel="00873375">
          <w:rPr>
            <w:noProof/>
          </w:rPr>
          <w:delText>5.4.1.2</w:delText>
        </w:r>
        <w:r w:rsidDel="00873375">
          <w:rPr>
            <w:rFonts w:asciiTheme="minorHAnsi" w:eastAsiaTheme="minorEastAsia" w:hAnsiTheme="minorHAnsi" w:cstheme="minorBidi"/>
            <w:noProof/>
            <w:sz w:val="24"/>
            <w:szCs w:val="24"/>
            <w:lang w:eastAsia="ja-JP"/>
          </w:rPr>
          <w:tab/>
        </w:r>
        <w:r w:rsidDel="00873375">
          <w:rPr>
            <w:noProof/>
          </w:rPr>
          <w:delText>Build Steps</w:delText>
        </w:r>
        <w:r w:rsidDel="00873375">
          <w:rPr>
            <w:noProof/>
          </w:rPr>
          <w:tab/>
          <w:delText>33</w:delText>
        </w:r>
      </w:del>
    </w:p>
    <w:p w14:paraId="7FF3B01C" w14:textId="77777777" w:rsidR="007613FD" w:rsidDel="00873375" w:rsidRDefault="007613FD">
      <w:pPr>
        <w:pStyle w:val="TOC4"/>
        <w:tabs>
          <w:tab w:val="left" w:pos="2115"/>
        </w:tabs>
        <w:rPr>
          <w:del w:id="80" w:author="Steven Yang" w:date="2018-07-12T12:30:00Z"/>
          <w:rFonts w:asciiTheme="minorHAnsi" w:eastAsiaTheme="minorEastAsia" w:hAnsiTheme="minorHAnsi" w:cstheme="minorBidi"/>
          <w:noProof/>
          <w:sz w:val="24"/>
          <w:szCs w:val="24"/>
          <w:lang w:eastAsia="ja-JP"/>
        </w:rPr>
      </w:pPr>
      <w:del w:id="81" w:author="Steven Yang" w:date="2018-07-12T12:30:00Z">
        <w:r w:rsidDel="00873375">
          <w:rPr>
            <w:noProof/>
          </w:rPr>
          <w:delText>5.4.1.3</w:delText>
        </w:r>
        <w:r w:rsidDel="00873375">
          <w:rPr>
            <w:rFonts w:asciiTheme="minorHAnsi" w:eastAsiaTheme="minorEastAsia" w:hAnsiTheme="minorHAnsi" w:cstheme="minorBidi"/>
            <w:noProof/>
            <w:sz w:val="24"/>
            <w:szCs w:val="24"/>
            <w:lang w:eastAsia="ja-JP"/>
          </w:rPr>
          <w:tab/>
        </w:r>
        <w:r w:rsidDel="00873375">
          <w:rPr>
            <w:noProof/>
          </w:rPr>
          <w:delText>Static Files for the Initial Deployment</w:delText>
        </w:r>
        <w:r w:rsidDel="00873375">
          <w:rPr>
            <w:noProof/>
          </w:rPr>
          <w:tab/>
          <w:delText>33</w:delText>
        </w:r>
      </w:del>
    </w:p>
    <w:p w14:paraId="42B81C61" w14:textId="77777777" w:rsidR="007613FD" w:rsidDel="00873375" w:rsidRDefault="007613FD">
      <w:pPr>
        <w:pStyle w:val="TOC2"/>
        <w:tabs>
          <w:tab w:val="left" w:pos="1325"/>
        </w:tabs>
        <w:rPr>
          <w:del w:id="82" w:author="Steven Yang" w:date="2018-07-12T12:30:00Z"/>
          <w:rFonts w:asciiTheme="minorHAnsi" w:eastAsiaTheme="minorEastAsia" w:hAnsiTheme="minorHAnsi" w:cstheme="minorBidi"/>
          <w:sz w:val="24"/>
          <w:szCs w:val="24"/>
          <w:lang w:eastAsia="ja-JP"/>
        </w:rPr>
      </w:pPr>
      <w:del w:id="83" w:author="Steven Yang" w:date="2018-07-12T12:30:00Z">
        <w:r w:rsidRPr="007153DF" w:rsidDel="00873375">
          <w:rPr>
            <w:rFonts w:cs="Arial"/>
          </w:rPr>
          <w:delText>5.5</w:delText>
        </w:r>
        <w:r w:rsidDel="00873375">
          <w:rPr>
            <w:rFonts w:asciiTheme="minorHAnsi" w:eastAsiaTheme="minorEastAsia" w:hAnsiTheme="minorHAnsi" w:cstheme="minorBidi"/>
            <w:sz w:val="24"/>
            <w:szCs w:val="24"/>
            <w:lang w:eastAsia="ja-JP"/>
          </w:rPr>
          <w:tab/>
        </w:r>
        <w:r w:rsidRPr="007153DF" w:rsidDel="00873375">
          <w:rPr>
            <w:rFonts w:cs="Arial"/>
          </w:rPr>
          <w:delText>UI Module Packaging</w:delText>
        </w:r>
        <w:r w:rsidDel="00873375">
          <w:tab/>
          <w:delText>34</w:delText>
        </w:r>
      </w:del>
    </w:p>
    <w:p w14:paraId="2C2598F8" w14:textId="77777777" w:rsidR="007613FD" w:rsidDel="00873375" w:rsidRDefault="007613FD">
      <w:pPr>
        <w:pStyle w:val="TOC3"/>
        <w:tabs>
          <w:tab w:val="left" w:pos="1448"/>
        </w:tabs>
        <w:rPr>
          <w:del w:id="84" w:author="Steven Yang" w:date="2018-07-12T12:30:00Z"/>
          <w:rFonts w:asciiTheme="minorHAnsi" w:eastAsiaTheme="minorEastAsia" w:hAnsiTheme="minorHAnsi" w:cstheme="minorBidi"/>
          <w:noProof/>
          <w:sz w:val="24"/>
          <w:szCs w:val="24"/>
          <w:lang w:eastAsia="ja-JP"/>
        </w:rPr>
      </w:pPr>
      <w:del w:id="85" w:author="Steven Yang" w:date="2018-07-12T12:30:00Z">
        <w:r w:rsidDel="00873375">
          <w:rPr>
            <w:noProof/>
          </w:rPr>
          <w:delText>5.5.1</w:delText>
        </w:r>
        <w:r w:rsidDel="00873375">
          <w:rPr>
            <w:rFonts w:asciiTheme="minorHAnsi" w:eastAsiaTheme="minorEastAsia" w:hAnsiTheme="minorHAnsi" w:cstheme="minorBidi"/>
            <w:noProof/>
            <w:sz w:val="24"/>
            <w:szCs w:val="24"/>
            <w:lang w:eastAsia="ja-JP"/>
          </w:rPr>
          <w:tab/>
        </w:r>
        <w:r w:rsidRPr="007153DF" w:rsidDel="00873375">
          <w:rPr>
            <w:rFonts w:cs="Arial"/>
            <w:noProof/>
          </w:rPr>
          <w:delText>Pre-requisite on DEV Server</w:delText>
        </w:r>
        <w:r w:rsidDel="00873375">
          <w:rPr>
            <w:noProof/>
          </w:rPr>
          <w:tab/>
          <w:delText>34</w:delText>
        </w:r>
      </w:del>
    </w:p>
    <w:p w14:paraId="396A32DE" w14:textId="77777777" w:rsidR="007613FD" w:rsidDel="00873375" w:rsidRDefault="007613FD">
      <w:pPr>
        <w:pStyle w:val="TOC3"/>
        <w:tabs>
          <w:tab w:val="left" w:pos="1448"/>
        </w:tabs>
        <w:rPr>
          <w:del w:id="86" w:author="Steven Yang" w:date="2018-07-12T12:30:00Z"/>
          <w:rFonts w:asciiTheme="minorHAnsi" w:eastAsiaTheme="minorEastAsia" w:hAnsiTheme="minorHAnsi" w:cstheme="minorBidi"/>
          <w:noProof/>
          <w:sz w:val="24"/>
          <w:szCs w:val="24"/>
          <w:lang w:eastAsia="ja-JP"/>
        </w:rPr>
      </w:pPr>
      <w:del w:id="87" w:author="Steven Yang" w:date="2018-07-12T12:30:00Z">
        <w:r w:rsidDel="00873375">
          <w:rPr>
            <w:noProof/>
          </w:rPr>
          <w:delText>5.5.2</w:delText>
        </w:r>
        <w:r w:rsidDel="00873375">
          <w:rPr>
            <w:rFonts w:asciiTheme="minorHAnsi" w:eastAsiaTheme="minorEastAsia" w:hAnsiTheme="minorHAnsi" w:cstheme="minorBidi"/>
            <w:noProof/>
            <w:sz w:val="24"/>
            <w:szCs w:val="24"/>
            <w:lang w:eastAsia="ja-JP"/>
          </w:rPr>
          <w:tab/>
        </w:r>
        <w:r w:rsidDel="00873375">
          <w:rPr>
            <w:noProof/>
          </w:rPr>
          <w:delText>Packaging Steps</w:delText>
        </w:r>
        <w:r w:rsidDel="00873375">
          <w:rPr>
            <w:noProof/>
          </w:rPr>
          <w:tab/>
          <w:delText>35</w:delText>
        </w:r>
      </w:del>
    </w:p>
    <w:p w14:paraId="3A2E4125" w14:textId="77777777" w:rsidR="007613FD" w:rsidDel="00873375" w:rsidRDefault="007613FD">
      <w:pPr>
        <w:pStyle w:val="TOC2"/>
        <w:tabs>
          <w:tab w:val="left" w:pos="1325"/>
        </w:tabs>
        <w:rPr>
          <w:del w:id="88" w:author="Steven Yang" w:date="2018-07-12T12:30:00Z"/>
          <w:rFonts w:asciiTheme="minorHAnsi" w:eastAsiaTheme="minorEastAsia" w:hAnsiTheme="minorHAnsi" w:cstheme="minorBidi"/>
          <w:sz w:val="24"/>
          <w:szCs w:val="24"/>
          <w:lang w:eastAsia="ja-JP"/>
        </w:rPr>
      </w:pPr>
      <w:del w:id="89" w:author="Steven Yang" w:date="2018-07-12T12:30:00Z">
        <w:r w:rsidDel="00873375">
          <w:delText>5.6</w:delText>
        </w:r>
        <w:r w:rsidDel="00873375">
          <w:rPr>
            <w:rFonts w:asciiTheme="minorHAnsi" w:eastAsiaTheme="minorEastAsia" w:hAnsiTheme="minorHAnsi" w:cstheme="minorBidi"/>
            <w:sz w:val="24"/>
            <w:szCs w:val="24"/>
            <w:lang w:eastAsia="ja-JP"/>
          </w:rPr>
          <w:tab/>
        </w:r>
        <w:r w:rsidDel="00873375">
          <w:delText>Web Application (UI Module) Deployment</w:delText>
        </w:r>
        <w:r w:rsidDel="00873375">
          <w:tab/>
          <w:delText>35</w:delText>
        </w:r>
      </w:del>
    </w:p>
    <w:p w14:paraId="1B8601C2" w14:textId="77777777" w:rsidR="007613FD" w:rsidDel="00873375" w:rsidRDefault="007613FD">
      <w:pPr>
        <w:pStyle w:val="TOC2"/>
        <w:tabs>
          <w:tab w:val="left" w:pos="1325"/>
        </w:tabs>
        <w:rPr>
          <w:del w:id="90" w:author="Steven Yang" w:date="2018-07-12T12:30:00Z"/>
          <w:rFonts w:asciiTheme="minorHAnsi" w:eastAsiaTheme="minorEastAsia" w:hAnsiTheme="minorHAnsi" w:cstheme="minorBidi"/>
          <w:sz w:val="24"/>
          <w:szCs w:val="24"/>
          <w:lang w:eastAsia="ja-JP"/>
        </w:rPr>
      </w:pPr>
      <w:del w:id="91" w:author="Steven Yang" w:date="2018-07-12T12:30:00Z">
        <w:r w:rsidDel="00873375">
          <w:delText>5.7</w:delText>
        </w:r>
        <w:r w:rsidDel="00873375">
          <w:rPr>
            <w:rFonts w:asciiTheme="minorHAnsi" w:eastAsiaTheme="minorEastAsia" w:hAnsiTheme="minorHAnsi" w:cstheme="minorBidi"/>
            <w:sz w:val="24"/>
            <w:szCs w:val="24"/>
            <w:lang w:eastAsia="ja-JP"/>
          </w:rPr>
          <w:tab/>
        </w:r>
        <w:r w:rsidDel="00873375">
          <w:delText>Configuration</w:delText>
        </w:r>
        <w:r w:rsidDel="00873375">
          <w:tab/>
          <w:delText>37</w:delText>
        </w:r>
      </w:del>
    </w:p>
    <w:p w14:paraId="7EFE36BB" w14:textId="77777777" w:rsidR="007613FD" w:rsidDel="00873375" w:rsidRDefault="007613FD">
      <w:pPr>
        <w:pStyle w:val="TOC3"/>
        <w:tabs>
          <w:tab w:val="left" w:pos="1448"/>
        </w:tabs>
        <w:rPr>
          <w:del w:id="92" w:author="Steven Yang" w:date="2018-07-12T12:30:00Z"/>
          <w:rFonts w:asciiTheme="minorHAnsi" w:eastAsiaTheme="minorEastAsia" w:hAnsiTheme="minorHAnsi" w:cstheme="minorBidi"/>
          <w:noProof/>
          <w:sz w:val="24"/>
          <w:szCs w:val="24"/>
          <w:lang w:eastAsia="ja-JP"/>
        </w:rPr>
      </w:pPr>
      <w:del w:id="93" w:author="Steven Yang" w:date="2018-07-12T12:30:00Z">
        <w:r w:rsidDel="00873375">
          <w:rPr>
            <w:noProof/>
          </w:rPr>
          <w:delText>5.7.1</w:delText>
        </w:r>
        <w:r w:rsidDel="00873375">
          <w:rPr>
            <w:rFonts w:asciiTheme="minorHAnsi" w:eastAsiaTheme="minorEastAsia" w:hAnsiTheme="minorHAnsi" w:cstheme="minorBidi"/>
            <w:noProof/>
            <w:sz w:val="24"/>
            <w:szCs w:val="24"/>
            <w:lang w:eastAsia="ja-JP"/>
          </w:rPr>
          <w:tab/>
        </w:r>
        <w:r w:rsidDel="00873375">
          <w:rPr>
            <w:noProof/>
          </w:rPr>
          <w:delText>BizFlow Server Configuration files.</w:delText>
        </w:r>
        <w:r w:rsidDel="00873375">
          <w:rPr>
            <w:noProof/>
          </w:rPr>
          <w:tab/>
          <w:delText>37</w:delText>
        </w:r>
      </w:del>
    </w:p>
    <w:p w14:paraId="79869A2B" w14:textId="77777777" w:rsidR="007613FD" w:rsidDel="00873375" w:rsidRDefault="007613FD">
      <w:pPr>
        <w:pStyle w:val="TOC4"/>
        <w:tabs>
          <w:tab w:val="left" w:pos="2115"/>
        </w:tabs>
        <w:rPr>
          <w:del w:id="94" w:author="Steven Yang" w:date="2018-07-12T12:30:00Z"/>
          <w:rFonts w:asciiTheme="minorHAnsi" w:eastAsiaTheme="minorEastAsia" w:hAnsiTheme="minorHAnsi" w:cstheme="minorBidi"/>
          <w:noProof/>
          <w:sz w:val="24"/>
          <w:szCs w:val="24"/>
          <w:lang w:eastAsia="ja-JP"/>
        </w:rPr>
      </w:pPr>
      <w:del w:id="95" w:author="Steven Yang" w:date="2018-07-12T12:30:00Z">
        <w:r w:rsidDel="00873375">
          <w:rPr>
            <w:noProof/>
          </w:rPr>
          <w:delText>5.7.1.1</w:delText>
        </w:r>
        <w:r w:rsidDel="00873375">
          <w:rPr>
            <w:rFonts w:asciiTheme="minorHAnsi" w:eastAsiaTheme="minorEastAsia" w:hAnsiTheme="minorHAnsi" w:cstheme="minorBidi"/>
            <w:noProof/>
            <w:sz w:val="24"/>
            <w:szCs w:val="24"/>
            <w:lang w:eastAsia="ja-JP"/>
          </w:rPr>
          <w:tab/>
        </w:r>
        <w:r w:rsidDel="00873375">
          <w:rPr>
            <w:noProof/>
          </w:rPr>
          <w:delText>server.ini Configuration</w:delText>
        </w:r>
        <w:r w:rsidDel="00873375">
          <w:rPr>
            <w:noProof/>
          </w:rPr>
          <w:tab/>
          <w:delText>37</w:delText>
        </w:r>
      </w:del>
    </w:p>
    <w:p w14:paraId="3BD555BD" w14:textId="77777777" w:rsidR="007613FD" w:rsidDel="00873375" w:rsidRDefault="007613FD">
      <w:pPr>
        <w:pStyle w:val="TOC4"/>
        <w:tabs>
          <w:tab w:val="left" w:pos="2115"/>
        </w:tabs>
        <w:rPr>
          <w:del w:id="96" w:author="Steven Yang" w:date="2018-07-12T12:30:00Z"/>
          <w:rFonts w:asciiTheme="minorHAnsi" w:eastAsiaTheme="minorEastAsia" w:hAnsiTheme="minorHAnsi" w:cstheme="minorBidi"/>
          <w:noProof/>
          <w:sz w:val="24"/>
          <w:szCs w:val="24"/>
          <w:lang w:eastAsia="ja-JP"/>
        </w:rPr>
      </w:pPr>
      <w:del w:id="97" w:author="Steven Yang" w:date="2018-07-12T12:30:00Z">
        <w:r w:rsidDel="00873375">
          <w:rPr>
            <w:noProof/>
          </w:rPr>
          <w:delText>5.7.1.2</w:delText>
        </w:r>
        <w:r w:rsidDel="00873375">
          <w:rPr>
            <w:rFonts w:asciiTheme="minorHAnsi" w:eastAsiaTheme="minorEastAsia" w:hAnsiTheme="minorHAnsi" w:cstheme="minorBidi"/>
            <w:noProof/>
            <w:sz w:val="24"/>
            <w:szCs w:val="24"/>
            <w:lang w:eastAsia="ja-JP"/>
          </w:rPr>
          <w:tab/>
        </w:r>
        <w:r w:rsidDel="00873375">
          <w:rPr>
            <w:noProof/>
          </w:rPr>
          <w:delText>hwserver.ini Configuration</w:delText>
        </w:r>
        <w:r w:rsidDel="00873375">
          <w:rPr>
            <w:noProof/>
          </w:rPr>
          <w:tab/>
          <w:delText>38</w:delText>
        </w:r>
      </w:del>
    </w:p>
    <w:p w14:paraId="0246FFB7" w14:textId="77777777" w:rsidR="007613FD" w:rsidDel="00873375" w:rsidRDefault="007613FD">
      <w:pPr>
        <w:pStyle w:val="TOC3"/>
        <w:tabs>
          <w:tab w:val="left" w:pos="1448"/>
        </w:tabs>
        <w:rPr>
          <w:del w:id="98" w:author="Steven Yang" w:date="2018-07-12T12:30:00Z"/>
          <w:rFonts w:asciiTheme="minorHAnsi" w:eastAsiaTheme="minorEastAsia" w:hAnsiTheme="minorHAnsi" w:cstheme="minorBidi"/>
          <w:noProof/>
          <w:sz w:val="24"/>
          <w:szCs w:val="24"/>
          <w:lang w:eastAsia="ja-JP"/>
        </w:rPr>
      </w:pPr>
      <w:del w:id="99" w:author="Steven Yang" w:date="2018-07-12T12:30:00Z">
        <w:r w:rsidDel="00873375">
          <w:rPr>
            <w:noProof/>
          </w:rPr>
          <w:delText>5.7.2</w:delText>
        </w:r>
        <w:r w:rsidDel="00873375">
          <w:rPr>
            <w:rFonts w:asciiTheme="minorHAnsi" w:eastAsiaTheme="minorEastAsia" w:hAnsiTheme="minorHAnsi" w:cstheme="minorBidi"/>
            <w:noProof/>
            <w:sz w:val="24"/>
            <w:szCs w:val="24"/>
            <w:lang w:eastAsia="ja-JP"/>
          </w:rPr>
          <w:tab/>
        </w:r>
        <w:r w:rsidDel="00873375">
          <w:rPr>
            <w:noProof/>
          </w:rPr>
          <w:delText>Web Server Configuration files.</w:delText>
        </w:r>
        <w:r w:rsidDel="00873375">
          <w:rPr>
            <w:noProof/>
          </w:rPr>
          <w:tab/>
          <w:delText>38</w:delText>
        </w:r>
      </w:del>
    </w:p>
    <w:p w14:paraId="78CCD0F7" w14:textId="77777777" w:rsidR="007613FD" w:rsidDel="00873375" w:rsidRDefault="007613FD">
      <w:pPr>
        <w:pStyle w:val="TOC4"/>
        <w:tabs>
          <w:tab w:val="left" w:pos="2115"/>
        </w:tabs>
        <w:rPr>
          <w:del w:id="100" w:author="Steven Yang" w:date="2018-07-12T12:30:00Z"/>
          <w:rFonts w:asciiTheme="minorHAnsi" w:eastAsiaTheme="minorEastAsia" w:hAnsiTheme="minorHAnsi" w:cstheme="minorBidi"/>
          <w:noProof/>
          <w:sz w:val="24"/>
          <w:szCs w:val="24"/>
          <w:lang w:eastAsia="ja-JP"/>
        </w:rPr>
      </w:pPr>
      <w:del w:id="101" w:author="Steven Yang" w:date="2018-07-12T12:30:00Z">
        <w:r w:rsidDel="00873375">
          <w:rPr>
            <w:noProof/>
          </w:rPr>
          <w:delText>5.7.2.1</w:delText>
        </w:r>
        <w:r w:rsidDel="00873375">
          <w:rPr>
            <w:rFonts w:asciiTheme="minorHAnsi" w:eastAsiaTheme="minorEastAsia" w:hAnsiTheme="minorHAnsi" w:cstheme="minorBidi"/>
            <w:noProof/>
            <w:sz w:val="24"/>
            <w:szCs w:val="24"/>
            <w:lang w:eastAsia="ja-JP"/>
          </w:rPr>
          <w:tab/>
        </w:r>
        <w:r w:rsidDel="00873375">
          <w:rPr>
            <w:noProof/>
          </w:rPr>
          <w:delText>JNDI Configuration</w:delText>
        </w:r>
        <w:r w:rsidDel="00873375">
          <w:rPr>
            <w:noProof/>
          </w:rPr>
          <w:tab/>
          <w:delText>38</w:delText>
        </w:r>
      </w:del>
    </w:p>
    <w:p w14:paraId="64798A7E" w14:textId="77777777" w:rsidR="007613FD" w:rsidDel="00873375" w:rsidRDefault="007613FD">
      <w:pPr>
        <w:pStyle w:val="TOC4"/>
        <w:tabs>
          <w:tab w:val="left" w:pos="2115"/>
        </w:tabs>
        <w:rPr>
          <w:del w:id="102" w:author="Steven Yang" w:date="2018-07-12T12:30:00Z"/>
          <w:rFonts w:asciiTheme="minorHAnsi" w:eastAsiaTheme="minorEastAsia" w:hAnsiTheme="minorHAnsi" w:cstheme="minorBidi"/>
          <w:noProof/>
          <w:sz w:val="24"/>
          <w:szCs w:val="24"/>
          <w:lang w:eastAsia="ja-JP"/>
        </w:rPr>
      </w:pPr>
      <w:del w:id="103" w:author="Steven Yang" w:date="2018-07-12T12:30:00Z">
        <w:r w:rsidDel="00873375">
          <w:rPr>
            <w:noProof/>
          </w:rPr>
          <w:delText>5.7.2.2</w:delText>
        </w:r>
        <w:r w:rsidDel="00873375">
          <w:rPr>
            <w:rFonts w:asciiTheme="minorHAnsi" w:eastAsiaTheme="minorEastAsia" w:hAnsiTheme="minorHAnsi" w:cstheme="minorBidi"/>
            <w:noProof/>
            <w:sz w:val="24"/>
            <w:szCs w:val="24"/>
            <w:lang w:eastAsia="ja-JP"/>
          </w:rPr>
          <w:tab/>
        </w:r>
        <w:r w:rsidDel="00873375">
          <w:rPr>
            <w:noProof/>
          </w:rPr>
          <w:delText>WebMaker Server Configuration</w:delText>
        </w:r>
        <w:r w:rsidDel="00873375">
          <w:rPr>
            <w:noProof/>
          </w:rPr>
          <w:tab/>
          <w:delText>40</w:delText>
        </w:r>
      </w:del>
    </w:p>
    <w:p w14:paraId="25C2F0CC" w14:textId="77777777" w:rsidR="007613FD" w:rsidDel="00873375" w:rsidRDefault="007613FD">
      <w:pPr>
        <w:pStyle w:val="TOC4"/>
        <w:tabs>
          <w:tab w:val="left" w:pos="2115"/>
        </w:tabs>
        <w:rPr>
          <w:del w:id="104" w:author="Steven Yang" w:date="2018-07-12T12:30:00Z"/>
          <w:rFonts w:asciiTheme="minorHAnsi" w:eastAsiaTheme="minorEastAsia" w:hAnsiTheme="minorHAnsi" w:cstheme="minorBidi"/>
          <w:noProof/>
          <w:sz w:val="24"/>
          <w:szCs w:val="24"/>
          <w:lang w:eastAsia="ja-JP"/>
        </w:rPr>
      </w:pPr>
      <w:del w:id="105" w:author="Steven Yang" w:date="2018-07-12T12:30:00Z">
        <w:r w:rsidDel="00873375">
          <w:rPr>
            <w:noProof/>
          </w:rPr>
          <w:delText>5.7.2.3</w:delText>
        </w:r>
        <w:r w:rsidDel="00873375">
          <w:rPr>
            <w:rFonts w:asciiTheme="minorHAnsi" w:eastAsiaTheme="minorEastAsia" w:hAnsiTheme="minorHAnsi" w:cstheme="minorBidi"/>
            <w:noProof/>
            <w:sz w:val="24"/>
            <w:szCs w:val="24"/>
            <w:lang w:eastAsia="ja-JP"/>
          </w:rPr>
          <w:tab/>
        </w:r>
        <w:r w:rsidDel="00873375">
          <w:rPr>
            <w:noProof/>
          </w:rPr>
          <w:delText>BizFlow Advanced Reporting (BAR) Configuration</w:delText>
        </w:r>
        <w:r w:rsidDel="00873375">
          <w:rPr>
            <w:noProof/>
          </w:rPr>
          <w:tab/>
          <w:delText>41</w:delText>
        </w:r>
      </w:del>
    </w:p>
    <w:p w14:paraId="429C809A" w14:textId="77777777" w:rsidR="007613FD" w:rsidDel="00873375" w:rsidRDefault="007613FD">
      <w:pPr>
        <w:pStyle w:val="TOC3"/>
        <w:tabs>
          <w:tab w:val="left" w:pos="1448"/>
        </w:tabs>
        <w:rPr>
          <w:del w:id="106" w:author="Steven Yang" w:date="2018-07-12T12:30:00Z"/>
          <w:rFonts w:asciiTheme="minorHAnsi" w:eastAsiaTheme="minorEastAsia" w:hAnsiTheme="minorHAnsi" w:cstheme="minorBidi"/>
          <w:noProof/>
          <w:sz w:val="24"/>
          <w:szCs w:val="24"/>
          <w:lang w:eastAsia="ja-JP"/>
        </w:rPr>
      </w:pPr>
      <w:del w:id="107" w:author="Steven Yang" w:date="2018-07-12T12:30:00Z">
        <w:r w:rsidDel="00873375">
          <w:rPr>
            <w:noProof/>
          </w:rPr>
          <w:delText>5.7.3</w:delText>
        </w:r>
        <w:r w:rsidDel="00873375">
          <w:rPr>
            <w:rFonts w:asciiTheme="minorHAnsi" w:eastAsiaTheme="minorEastAsia" w:hAnsiTheme="minorHAnsi" w:cstheme="minorBidi"/>
            <w:noProof/>
            <w:sz w:val="24"/>
            <w:szCs w:val="24"/>
            <w:lang w:eastAsia="ja-JP"/>
          </w:rPr>
          <w:tab/>
        </w:r>
        <w:r w:rsidDel="00873375">
          <w:rPr>
            <w:noProof/>
          </w:rPr>
          <w:delText>BizFlow Web Portal Configuration</w:delText>
        </w:r>
        <w:r w:rsidDel="00873375">
          <w:rPr>
            <w:noProof/>
          </w:rPr>
          <w:tab/>
          <w:delText>42</w:delText>
        </w:r>
      </w:del>
    </w:p>
    <w:p w14:paraId="08FE5A28" w14:textId="77777777" w:rsidR="007613FD" w:rsidDel="00873375" w:rsidRDefault="007613FD">
      <w:pPr>
        <w:pStyle w:val="TOC3"/>
        <w:tabs>
          <w:tab w:val="left" w:pos="1448"/>
        </w:tabs>
        <w:rPr>
          <w:del w:id="108" w:author="Steven Yang" w:date="2018-07-12T12:30:00Z"/>
          <w:rFonts w:asciiTheme="minorHAnsi" w:eastAsiaTheme="minorEastAsia" w:hAnsiTheme="minorHAnsi" w:cstheme="minorBidi"/>
          <w:noProof/>
          <w:sz w:val="24"/>
          <w:szCs w:val="24"/>
          <w:lang w:eastAsia="ja-JP"/>
        </w:rPr>
      </w:pPr>
      <w:del w:id="109" w:author="Steven Yang" w:date="2018-07-12T12:30:00Z">
        <w:r w:rsidDel="00873375">
          <w:rPr>
            <w:noProof/>
          </w:rPr>
          <w:delText>5.7.4</w:delText>
        </w:r>
        <w:r w:rsidDel="00873375">
          <w:rPr>
            <w:rFonts w:asciiTheme="minorHAnsi" w:eastAsiaTheme="minorEastAsia" w:hAnsiTheme="minorHAnsi" w:cstheme="minorBidi"/>
            <w:noProof/>
            <w:sz w:val="24"/>
            <w:szCs w:val="24"/>
            <w:lang w:eastAsia="ja-JP"/>
          </w:rPr>
          <w:tab/>
        </w:r>
        <w:r w:rsidDel="00873375">
          <w:rPr>
            <w:noProof/>
          </w:rPr>
          <w:delText>BizFlow Global Variable Configuration</w:delText>
        </w:r>
        <w:r w:rsidDel="00873375">
          <w:rPr>
            <w:noProof/>
          </w:rPr>
          <w:tab/>
          <w:delText>44</w:delText>
        </w:r>
      </w:del>
    </w:p>
    <w:p w14:paraId="20D56B94" w14:textId="77777777" w:rsidR="007613FD" w:rsidDel="00873375" w:rsidRDefault="007613FD">
      <w:pPr>
        <w:pStyle w:val="TOC3"/>
        <w:tabs>
          <w:tab w:val="left" w:pos="1448"/>
        </w:tabs>
        <w:rPr>
          <w:del w:id="110" w:author="Steven Yang" w:date="2018-07-12T12:30:00Z"/>
          <w:rFonts w:asciiTheme="minorHAnsi" w:eastAsiaTheme="minorEastAsia" w:hAnsiTheme="minorHAnsi" w:cstheme="minorBidi"/>
          <w:noProof/>
          <w:sz w:val="24"/>
          <w:szCs w:val="24"/>
          <w:lang w:eastAsia="ja-JP"/>
        </w:rPr>
      </w:pPr>
      <w:del w:id="111" w:author="Steven Yang" w:date="2018-07-12T12:30:00Z">
        <w:r w:rsidDel="00873375">
          <w:rPr>
            <w:noProof/>
          </w:rPr>
          <w:delText>5.7.5</w:delText>
        </w:r>
        <w:r w:rsidDel="00873375">
          <w:rPr>
            <w:rFonts w:asciiTheme="minorHAnsi" w:eastAsiaTheme="minorEastAsia" w:hAnsiTheme="minorHAnsi" w:cstheme="minorBidi"/>
            <w:noProof/>
            <w:sz w:val="24"/>
            <w:szCs w:val="24"/>
            <w:lang w:eastAsia="ja-JP"/>
          </w:rPr>
          <w:tab/>
        </w:r>
        <w:r w:rsidDel="00873375">
          <w:rPr>
            <w:noProof/>
          </w:rPr>
          <w:delText>Internet Explore Configuration</w:delText>
        </w:r>
        <w:r w:rsidDel="00873375">
          <w:rPr>
            <w:noProof/>
          </w:rPr>
          <w:tab/>
          <w:delText>45</w:delText>
        </w:r>
      </w:del>
    </w:p>
    <w:p w14:paraId="531C5ECE" w14:textId="77777777" w:rsidR="001779EE" w:rsidDel="007613FD" w:rsidRDefault="001779EE">
      <w:pPr>
        <w:pStyle w:val="TOC1"/>
        <w:tabs>
          <w:tab w:val="clear" w:pos="360"/>
          <w:tab w:val="left" w:pos="351"/>
        </w:tabs>
        <w:rPr>
          <w:del w:id="112" w:author="Steven Yang" w:date="2018-07-12T12:28:00Z"/>
          <w:rFonts w:asciiTheme="minorHAnsi" w:eastAsiaTheme="minorEastAsia" w:hAnsiTheme="minorHAnsi" w:cstheme="minorBidi"/>
          <w:b w:val="0"/>
          <w:noProof/>
          <w:sz w:val="24"/>
          <w:szCs w:val="24"/>
          <w:lang w:eastAsia="ja-JP"/>
        </w:rPr>
      </w:pPr>
      <w:del w:id="113" w:author="Steven Yang" w:date="2018-07-12T12:28:00Z">
        <w:r w:rsidRPr="0066366F" w:rsidDel="007613FD">
          <w:rPr>
            <w:b w:val="0"/>
            <w:noProof/>
          </w:rPr>
          <w:delText>1</w:delText>
        </w:r>
        <w:r w:rsidDel="007613FD">
          <w:rPr>
            <w:rFonts w:asciiTheme="minorHAnsi" w:eastAsiaTheme="minorEastAsia" w:hAnsiTheme="minorHAnsi" w:cstheme="minorBidi"/>
            <w:b w:val="0"/>
            <w:noProof/>
            <w:sz w:val="24"/>
            <w:szCs w:val="24"/>
            <w:lang w:eastAsia="ja-JP"/>
          </w:rPr>
          <w:tab/>
        </w:r>
        <w:r w:rsidRPr="0066366F" w:rsidDel="007613FD">
          <w:rPr>
            <w:b w:val="0"/>
            <w:noProof/>
          </w:rPr>
          <w:delText>Introduction</w:delText>
        </w:r>
        <w:r w:rsidDel="007613FD">
          <w:rPr>
            <w:noProof/>
          </w:rPr>
          <w:tab/>
          <w:delText>5</w:delText>
        </w:r>
      </w:del>
    </w:p>
    <w:p w14:paraId="026DEE44" w14:textId="77777777" w:rsidR="001779EE" w:rsidDel="007613FD" w:rsidRDefault="001779EE">
      <w:pPr>
        <w:pStyle w:val="TOC1"/>
        <w:tabs>
          <w:tab w:val="clear" w:pos="360"/>
          <w:tab w:val="left" w:pos="351"/>
        </w:tabs>
        <w:rPr>
          <w:del w:id="114" w:author="Steven Yang" w:date="2018-07-12T12:28:00Z"/>
          <w:rFonts w:asciiTheme="minorHAnsi" w:eastAsiaTheme="minorEastAsia" w:hAnsiTheme="minorHAnsi" w:cstheme="minorBidi"/>
          <w:b w:val="0"/>
          <w:noProof/>
          <w:sz w:val="24"/>
          <w:szCs w:val="24"/>
          <w:lang w:eastAsia="ja-JP"/>
        </w:rPr>
      </w:pPr>
      <w:del w:id="115" w:author="Steven Yang" w:date="2018-07-12T12:28:00Z">
        <w:r w:rsidDel="007613FD">
          <w:rPr>
            <w:noProof/>
          </w:rPr>
          <w:delText>2</w:delText>
        </w:r>
        <w:r w:rsidDel="007613FD">
          <w:rPr>
            <w:rFonts w:asciiTheme="minorHAnsi" w:eastAsiaTheme="minorEastAsia" w:hAnsiTheme="minorHAnsi" w:cstheme="minorBidi"/>
            <w:b w:val="0"/>
            <w:noProof/>
            <w:sz w:val="24"/>
            <w:szCs w:val="24"/>
            <w:lang w:eastAsia="ja-JP"/>
          </w:rPr>
          <w:tab/>
        </w:r>
        <w:r w:rsidDel="007613FD">
          <w:rPr>
            <w:noProof/>
          </w:rPr>
          <w:delText>Required system version information</w:delText>
        </w:r>
        <w:r w:rsidDel="007613FD">
          <w:rPr>
            <w:noProof/>
          </w:rPr>
          <w:tab/>
          <w:delText>6</w:delText>
        </w:r>
      </w:del>
    </w:p>
    <w:p w14:paraId="4E5A499F" w14:textId="77777777" w:rsidR="001779EE" w:rsidDel="007613FD" w:rsidRDefault="001779EE">
      <w:pPr>
        <w:pStyle w:val="TOC1"/>
        <w:tabs>
          <w:tab w:val="clear" w:pos="360"/>
          <w:tab w:val="left" w:pos="351"/>
        </w:tabs>
        <w:rPr>
          <w:del w:id="116" w:author="Steven Yang" w:date="2018-07-12T12:28:00Z"/>
          <w:rFonts w:asciiTheme="minorHAnsi" w:eastAsiaTheme="minorEastAsia" w:hAnsiTheme="minorHAnsi" w:cstheme="minorBidi"/>
          <w:b w:val="0"/>
          <w:noProof/>
          <w:sz w:val="24"/>
          <w:szCs w:val="24"/>
          <w:lang w:eastAsia="ja-JP"/>
        </w:rPr>
      </w:pPr>
      <w:del w:id="117" w:author="Steven Yang" w:date="2018-07-12T12:28:00Z">
        <w:r w:rsidDel="007613FD">
          <w:rPr>
            <w:noProof/>
          </w:rPr>
          <w:delText>3</w:delText>
        </w:r>
        <w:r w:rsidDel="007613FD">
          <w:rPr>
            <w:rFonts w:asciiTheme="minorHAnsi" w:eastAsiaTheme="minorEastAsia" w:hAnsiTheme="minorHAnsi" w:cstheme="minorBidi"/>
            <w:b w:val="0"/>
            <w:noProof/>
            <w:sz w:val="24"/>
            <w:szCs w:val="24"/>
            <w:lang w:eastAsia="ja-JP"/>
          </w:rPr>
          <w:tab/>
        </w:r>
        <w:r w:rsidDel="007613FD">
          <w:rPr>
            <w:noProof/>
          </w:rPr>
          <w:delText>Development directory structure</w:delText>
        </w:r>
        <w:r w:rsidDel="007613FD">
          <w:rPr>
            <w:noProof/>
          </w:rPr>
          <w:tab/>
          <w:delText>7</w:delText>
        </w:r>
      </w:del>
    </w:p>
    <w:p w14:paraId="78C724F7" w14:textId="77777777" w:rsidR="001779EE" w:rsidDel="007613FD" w:rsidRDefault="001779EE">
      <w:pPr>
        <w:pStyle w:val="TOC2"/>
        <w:tabs>
          <w:tab w:val="left" w:pos="1325"/>
        </w:tabs>
        <w:rPr>
          <w:del w:id="118" w:author="Steven Yang" w:date="2018-07-12T12:28:00Z"/>
          <w:rFonts w:asciiTheme="minorHAnsi" w:eastAsiaTheme="minorEastAsia" w:hAnsiTheme="minorHAnsi" w:cstheme="minorBidi"/>
          <w:sz w:val="24"/>
          <w:szCs w:val="24"/>
          <w:lang w:eastAsia="ja-JP"/>
        </w:rPr>
      </w:pPr>
      <w:del w:id="119" w:author="Steven Yang" w:date="2018-07-12T12:28:00Z">
        <w:r w:rsidDel="007613FD">
          <w:delText>3.1</w:delText>
        </w:r>
        <w:r w:rsidDel="007613FD">
          <w:rPr>
            <w:rFonts w:asciiTheme="minorHAnsi" w:eastAsiaTheme="minorEastAsia" w:hAnsiTheme="minorHAnsi" w:cstheme="minorBidi"/>
            <w:sz w:val="24"/>
            <w:szCs w:val="24"/>
            <w:lang w:eastAsia="ja-JP"/>
          </w:rPr>
          <w:tab/>
        </w:r>
        <w:r w:rsidDel="007613FD">
          <w:delText>database Directory contents</w:delText>
        </w:r>
        <w:r w:rsidDel="007613FD">
          <w:tab/>
          <w:delText>7</w:delText>
        </w:r>
      </w:del>
    </w:p>
    <w:p w14:paraId="0AE1FE29" w14:textId="77777777" w:rsidR="001779EE" w:rsidDel="007613FD" w:rsidRDefault="001779EE">
      <w:pPr>
        <w:pStyle w:val="TOC2"/>
        <w:tabs>
          <w:tab w:val="left" w:pos="1325"/>
        </w:tabs>
        <w:rPr>
          <w:del w:id="120" w:author="Steven Yang" w:date="2018-07-12T12:28:00Z"/>
          <w:rFonts w:asciiTheme="minorHAnsi" w:eastAsiaTheme="minorEastAsia" w:hAnsiTheme="minorHAnsi" w:cstheme="minorBidi"/>
          <w:sz w:val="24"/>
          <w:szCs w:val="24"/>
          <w:lang w:eastAsia="ja-JP"/>
        </w:rPr>
      </w:pPr>
      <w:del w:id="121" w:author="Steven Yang" w:date="2018-07-12T12:28:00Z">
        <w:r w:rsidDel="007613FD">
          <w:delText>3.2</w:delText>
        </w:r>
        <w:r w:rsidDel="007613FD">
          <w:rPr>
            <w:rFonts w:asciiTheme="minorHAnsi" w:eastAsiaTheme="minorEastAsia" w:hAnsiTheme="minorHAnsi" w:cstheme="minorBidi"/>
            <w:sz w:val="24"/>
            <w:szCs w:val="24"/>
            <w:lang w:eastAsia="ja-JP"/>
          </w:rPr>
          <w:tab/>
        </w:r>
        <w:r w:rsidDel="007613FD">
          <w:delText>deploy directory contents</w:delText>
        </w:r>
        <w:r w:rsidDel="007613FD">
          <w:tab/>
          <w:delText>7</w:delText>
        </w:r>
      </w:del>
    </w:p>
    <w:p w14:paraId="1AE02A10" w14:textId="77777777" w:rsidR="001779EE" w:rsidDel="007613FD" w:rsidRDefault="001779EE">
      <w:pPr>
        <w:pStyle w:val="TOC2"/>
        <w:tabs>
          <w:tab w:val="left" w:pos="1325"/>
        </w:tabs>
        <w:rPr>
          <w:del w:id="122" w:author="Steven Yang" w:date="2018-07-12T12:28:00Z"/>
          <w:rFonts w:asciiTheme="minorHAnsi" w:eastAsiaTheme="minorEastAsia" w:hAnsiTheme="minorHAnsi" w:cstheme="minorBidi"/>
          <w:sz w:val="24"/>
          <w:szCs w:val="24"/>
          <w:lang w:eastAsia="ja-JP"/>
        </w:rPr>
      </w:pPr>
      <w:del w:id="123" w:author="Steven Yang" w:date="2018-07-12T12:28:00Z">
        <w:r w:rsidDel="007613FD">
          <w:delText>3.3</w:delText>
        </w:r>
        <w:r w:rsidDel="007613FD">
          <w:rPr>
            <w:rFonts w:asciiTheme="minorHAnsi" w:eastAsiaTheme="minorEastAsia" w:hAnsiTheme="minorHAnsi" w:cstheme="minorBidi"/>
            <w:sz w:val="24"/>
            <w:szCs w:val="24"/>
            <w:lang w:eastAsia="ja-JP"/>
          </w:rPr>
          <w:tab/>
        </w:r>
        <w:r w:rsidDel="007613FD">
          <w:delText>java directory contents</w:delText>
        </w:r>
        <w:r w:rsidDel="007613FD">
          <w:tab/>
          <w:delText>8</w:delText>
        </w:r>
      </w:del>
    </w:p>
    <w:p w14:paraId="24BA6003" w14:textId="77777777" w:rsidR="001779EE" w:rsidDel="007613FD" w:rsidRDefault="001779EE">
      <w:pPr>
        <w:pStyle w:val="TOC2"/>
        <w:tabs>
          <w:tab w:val="left" w:pos="1325"/>
        </w:tabs>
        <w:rPr>
          <w:del w:id="124" w:author="Steven Yang" w:date="2018-07-12T12:28:00Z"/>
          <w:rFonts w:asciiTheme="minorHAnsi" w:eastAsiaTheme="minorEastAsia" w:hAnsiTheme="minorHAnsi" w:cstheme="minorBidi"/>
          <w:sz w:val="24"/>
          <w:szCs w:val="24"/>
          <w:lang w:eastAsia="ja-JP"/>
        </w:rPr>
      </w:pPr>
      <w:del w:id="125" w:author="Steven Yang" w:date="2018-07-12T12:28:00Z">
        <w:r w:rsidDel="007613FD">
          <w:delText>3.4</w:delText>
        </w:r>
        <w:r w:rsidDel="007613FD">
          <w:rPr>
            <w:rFonts w:asciiTheme="minorHAnsi" w:eastAsiaTheme="minorEastAsia" w:hAnsiTheme="minorHAnsi" w:cstheme="minorBidi"/>
            <w:sz w:val="24"/>
            <w:szCs w:val="24"/>
            <w:lang w:eastAsia="ja-JP"/>
          </w:rPr>
          <w:tab/>
        </w:r>
        <w:r w:rsidDel="007613FD">
          <w:delText>process directory contents</w:delText>
        </w:r>
        <w:r w:rsidDel="007613FD">
          <w:tab/>
          <w:delText>8</w:delText>
        </w:r>
      </w:del>
    </w:p>
    <w:p w14:paraId="1D020F69" w14:textId="77777777" w:rsidR="001779EE" w:rsidDel="007613FD" w:rsidRDefault="001779EE">
      <w:pPr>
        <w:pStyle w:val="TOC2"/>
        <w:tabs>
          <w:tab w:val="left" w:pos="1325"/>
        </w:tabs>
        <w:rPr>
          <w:del w:id="126" w:author="Steven Yang" w:date="2018-07-12T12:28:00Z"/>
          <w:rFonts w:asciiTheme="minorHAnsi" w:eastAsiaTheme="minorEastAsia" w:hAnsiTheme="minorHAnsi" w:cstheme="minorBidi"/>
          <w:sz w:val="24"/>
          <w:szCs w:val="24"/>
          <w:lang w:eastAsia="ja-JP"/>
        </w:rPr>
      </w:pPr>
      <w:del w:id="127" w:author="Steven Yang" w:date="2018-07-12T12:28:00Z">
        <w:r w:rsidDel="007613FD">
          <w:delText>3.5</w:delText>
        </w:r>
        <w:r w:rsidDel="007613FD">
          <w:rPr>
            <w:rFonts w:asciiTheme="minorHAnsi" w:eastAsiaTheme="minorEastAsia" w:hAnsiTheme="minorHAnsi" w:cstheme="minorBidi"/>
            <w:sz w:val="24"/>
            <w:szCs w:val="24"/>
            <w:lang w:eastAsia="ja-JP"/>
          </w:rPr>
          <w:tab/>
        </w:r>
        <w:r w:rsidDel="007613FD">
          <w:delText>report directory contents</w:delText>
        </w:r>
        <w:r w:rsidDel="007613FD">
          <w:tab/>
          <w:delText>8</w:delText>
        </w:r>
      </w:del>
    </w:p>
    <w:p w14:paraId="7315EB16" w14:textId="77777777" w:rsidR="001779EE" w:rsidDel="007613FD" w:rsidRDefault="001779EE">
      <w:pPr>
        <w:pStyle w:val="TOC2"/>
        <w:tabs>
          <w:tab w:val="left" w:pos="1325"/>
        </w:tabs>
        <w:rPr>
          <w:del w:id="128" w:author="Steven Yang" w:date="2018-07-12T12:28:00Z"/>
          <w:rFonts w:asciiTheme="minorHAnsi" w:eastAsiaTheme="minorEastAsia" w:hAnsiTheme="minorHAnsi" w:cstheme="minorBidi"/>
          <w:sz w:val="24"/>
          <w:szCs w:val="24"/>
          <w:lang w:eastAsia="ja-JP"/>
        </w:rPr>
      </w:pPr>
      <w:del w:id="129" w:author="Steven Yang" w:date="2018-07-12T12:28:00Z">
        <w:r w:rsidDel="007613FD">
          <w:delText>3.6</w:delText>
        </w:r>
        <w:r w:rsidDel="007613FD">
          <w:rPr>
            <w:rFonts w:asciiTheme="minorHAnsi" w:eastAsiaTheme="minorEastAsia" w:hAnsiTheme="minorHAnsi" w:cstheme="minorBidi"/>
            <w:sz w:val="24"/>
            <w:szCs w:val="24"/>
            <w:lang w:eastAsia="ja-JP"/>
          </w:rPr>
          <w:tab/>
        </w:r>
        <w:r w:rsidDel="007613FD">
          <w:delText>wm-project directory contents</w:delText>
        </w:r>
        <w:r w:rsidDel="007613FD">
          <w:tab/>
          <w:delText>9</w:delText>
        </w:r>
      </w:del>
    </w:p>
    <w:p w14:paraId="2AE890D2" w14:textId="77777777" w:rsidR="001779EE" w:rsidDel="007613FD" w:rsidRDefault="001779EE">
      <w:pPr>
        <w:pStyle w:val="TOC2"/>
        <w:tabs>
          <w:tab w:val="left" w:pos="1325"/>
        </w:tabs>
        <w:rPr>
          <w:del w:id="130" w:author="Steven Yang" w:date="2018-07-12T12:28:00Z"/>
          <w:rFonts w:asciiTheme="minorHAnsi" w:eastAsiaTheme="minorEastAsia" w:hAnsiTheme="minorHAnsi" w:cstheme="minorBidi"/>
          <w:sz w:val="24"/>
          <w:szCs w:val="24"/>
          <w:lang w:eastAsia="ja-JP"/>
        </w:rPr>
      </w:pPr>
      <w:del w:id="131" w:author="Steven Yang" w:date="2018-07-12T12:28:00Z">
        <w:r w:rsidDel="007613FD">
          <w:delText>3.7</w:delText>
        </w:r>
        <w:r w:rsidDel="007613FD">
          <w:rPr>
            <w:rFonts w:asciiTheme="minorHAnsi" w:eastAsiaTheme="minorEastAsia" w:hAnsiTheme="minorHAnsi" w:cstheme="minorBidi"/>
            <w:sz w:val="24"/>
            <w:szCs w:val="24"/>
            <w:lang w:eastAsia="ja-JP"/>
          </w:rPr>
          <w:tab/>
        </w:r>
        <w:r w:rsidDel="007613FD">
          <w:delText>wm-runtime directory contents</w:delText>
        </w:r>
        <w:r w:rsidDel="007613FD">
          <w:tab/>
          <w:delText>9</w:delText>
        </w:r>
      </w:del>
    </w:p>
    <w:p w14:paraId="37089C6F" w14:textId="77777777" w:rsidR="001779EE" w:rsidDel="007613FD" w:rsidRDefault="001779EE">
      <w:pPr>
        <w:pStyle w:val="TOC1"/>
        <w:tabs>
          <w:tab w:val="clear" w:pos="360"/>
          <w:tab w:val="left" w:pos="351"/>
        </w:tabs>
        <w:rPr>
          <w:del w:id="132" w:author="Steven Yang" w:date="2018-07-12T12:28:00Z"/>
          <w:rFonts w:asciiTheme="minorHAnsi" w:eastAsiaTheme="minorEastAsia" w:hAnsiTheme="minorHAnsi" w:cstheme="minorBidi"/>
          <w:b w:val="0"/>
          <w:noProof/>
          <w:sz w:val="24"/>
          <w:szCs w:val="24"/>
          <w:lang w:eastAsia="ja-JP"/>
        </w:rPr>
      </w:pPr>
      <w:del w:id="133" w:author="Steven Yang" w:date="2018-07-12T12:28:00Z">
        <w:r w:rsidDel="007613FD">
          <w:rPr>
            <w:noProof/>
          </w:rPr>
          <w:delText>4</w:delText>
        </w:r>
        <w:r w:rsidDel="007613FD">
          <w:rPr>
            <w:rFonts w:asciiTheme="minorHAnsi" w:eastAsiaTheme="minorEastAsia" w:hAnsiTheme="minorHAnsi" w:cstheme="minorBidi"/>
            <w:b w:val="0"/>
            <w:noProof/>
            <w:sz w:val="24"/>
            <w:szCs w:val="24"/>
            <w:lang w:eastAsia="ja-JP"/>
          </w:rPr>
          <w:tab/>
        </w:r>
        <w:r w:rsidDel="007613FD">
          <w:rPr>
            <w:noProof/>
          </w:rPr>
          <w:delText>Methods of deployment file delivery</w:delText>
        </w:r>
        <w:r w:rsidDel="007613FD">
          <w:rPr>
            <w:noProof/>
          </w:rPr>
          <w:tab/>
          <w:delText>11</w:delText>
        </w:r>
      </w:del>
    </w:p>
    <w:p w14:paraId="6066277D" w14:textId="77777777" w:rsidR="001779EE" w:rsidDel="007613FD" w:rsidRDefault="001779EE">
      <w:pPr>
        <w:pStyle w:val="TOC2"/>
        <w:tabs>
          <w:tab w:val="left" w:pos="1325"/>
        </w:tabs>
        <w:rPr>
          <w:del w:id="134" w:author="Steven Yang" w:date="2018-07-12T12:28:00Z"/>
          <w:rFonts w:asciiTheme="minorHAnsi" w:eastAsiaTheme="minorEastAsia" w:hAnsiTheme="minorHAnsi" w:cstheme="minorBidi"/>
          <w:sz w:val="24"/>
          <w:szCs w:val="24"/>
          <w:lang w:eastAsia="ja-JP"/>
        </w:rPr>
      </w:pPr>
      <w:del w:id="135" w:author="Steven Yang" w:date="2018-07-12T12:28:00Z">
        <w:r w:rsidDel="007613FD">
          <w:delText>4.1</w:delText>
        </w:r>
        <w:r w:rsidDel="007613FD">
          <w:rPr>
            <w:rFonts w:asciiTheme="minorHAnsi" w:eastAsiaTheme="minorEastAsia" w:hAnsiTheme="minorHAnsi" w:cstheme="minorBidi"/>
            <w:sz w:val="24"/>
            <w:szCs w:val="24"/>
            <w:lang w:eastAsia="ja-JP"/>
          </w:rPr>
          <w:tab/>
        </w:r>
        <w:r w:rsidDel="007613FD">
          <w:delText>Development file location in Confluence</w:delText>
        </w:r>
        <w:r w:rsidDel="007613FD">
          <w:tab/>
          <w:delText>11</w:delText>
        </w:r>
      </w:del>
    </w:p>
    <w:p w14:paraId="4A05C618" w14:textId="77777777" w:rsidR="001779EE" w:rsidDel="007613FD" w:rsidRDefault="001779EE">
      <w:pPr>
        <w:pStyle w:val="TOC2"/>
        <w:tabs>
          <w:tab w:val="left" w:pos="1325"/>
        </w:tabs>
        <w:rPr>
          <w:del w:id="136" w:author="Steven Yang" w:date="2018-07-12T12:28:00Z"/>
          <w:rFonts w:asciiTheme="minorHAnsi" w:eastAsiaTheme="minorEastAsia" w:hAnsiTheme="minorHAnsi" w:cstheme="minorBidi"/>
          <w:sz w:val="24"/>
          <w:szCs w:val="24"/>
          <w:lang w:eastAsia="ja-JP"/>
        </w:rPr>
      </w:pPr>
      <w:del w:id="137" w:author="Steven Yang" w:date="2018-07-12T12:28:00Z">
        <w:r w:rsidDel="007613FD">
          <w:delText>4.2</w:delText>
        </w:r>
        <w:r w:rsidDel="007613FD">
          <w:rPr>
            <w:rFonts w:asciiTheme="minorHAnsi" w:eastAsiaTheme="minorEastAsia" w:hAnsiTheme="minorHAnsi" w:cstheme="minorBidi"/>
            <w:sz w:val="24"/>
            <w:szCs w:val="24"/>
            <w:lang w:eastAsia="ja-JP"/>
          </w:rPr>
          <w:tab/>
        </w:r>
        <w:r w:rsidDel="007613FD">
          <w:delText>Development repository in GitHub</w:delText>
        </w:r>
        <w:r w:rsidDel="007613FD">
          <w:tab/>
          <w:delText>12</w:delText>
        </w:r>
      </w:del>
    </w:p>
    <w:p w14:paraId="5A8D5ED5" w14:textId="77777777" w:rsidR="001779EE" w:rsidDel="007613FD" w:rsidRDefault="001779EE">
      <w:pPr>
        <w:pStyle w:val="TOC1"/>
        <w:tabs>
          <w:tab w:val="clear" w:pos="360"/>
          <w:tab w:val="left" w:pos="351"/>
        </w:tabs>
        <w:rPr>
          <w:del w:id="138" w:author="Steven Yang" w:date="2018-07-12T12:28:00Z"/>
          <w:rFonts w:asciiTheme="minorHAnsi" w:eastAsiaTheme="minorEastAsia" w:hAnsiTheme="minorHAnsi" w:cstheme="minorBidi"/>
          <w:b w:val="0"/>
          <w:noProof/>
          <w:sz w:val="24"/>
          <w:szCs w:val="24"/>
          <w:lang w:eastAsia="ja-JP"/>
        </w:rPr>
      </w:pPr>
      <w:del w:id="139" w:author="Steven Yang" w:date="2018-07-12T12:28:00Z">
        <w:r w:rsidDel="007613FD">
          <w:rPr>
            <w:noProof/>
          </w:rPr>
          <w:delText>5</w:delText>
        </w:r>
        <w:r w:rsidDel="007613FD">
          <w:rPr>
            <w:rFonts w:asciiTheme="minorHAnsi" w:eastAsiaTheme="minorEastAsia" w:hAnsiTheme="minorHAnsi" w:cstheme="minorBidi"/>
            <w:b w:val="0"/>
            <w:noProof/>
            <w:sz w:val="24"/>
            <w:szCs w:val="24"/>
            <w:lang w:eastAsia="ja-JP"/>
          </w:rPr>
          <w:tab/>
        </w:r>
        <w:r w:rsidDel="007613FD">
          <w:rPr>
            <w:noProof/>
          </w:rPr>
          <w:delText>Deployment Steps</w:delText>
        </w:r>
        <w:r w:rsidDel="007613FD">
          <w:rPr>
            <w:noProof/>
          </w:rPr>
          <w:tab/>
          <w:delText>14</w:delText>
        </w:r>
      </w:del>
    </w:p>
    <w:p w14:paraId="7C7C0298" w14:textId="77777777" w:rsidR="001779EE" w:rsidDel="007613FD" w:rsidRDefault="001779EE">
      <w:pPr>
        <w:pStyle w:val="TOC2"/>
        <w:tabs>
          <w:tab w:val="left" w:pos="1325"/>
        </w:tabs>
        <w:rPr>
          <w:del w:id="140" w:author="Steven Yang" w:date="2018-07-12T12:28:00Z"/>
          <w:rFonts w:asciiTheme="minorHAnsi" w:eastAsiaTheme="minorEastAsia" w:hAnsiTheme="minorHAnsi" w:cstheme="minorBidi"/>
          <w:sz w:val="24"/>
          <w:szCs w:val="24"/>
          <w:lang w:eastAsia="ja-JP"/>
        </w:rPr>
      </w:pPr>
      <w:del w:id="141" w:author="Steven Yang" w:date="2018-07-12T12:28:00Z">
        <w:r w:rsidDel="007613FD">
          <w:delText>5.1</w:delText>
        </w:r>
        <w:r w:rsidDel="007613FD">
          <w:rPr>
            <w:rFonts w:asciiTheme="minorHAnsi" w:eastAsiaTheme="minorEastAsia" w:hAnsiTheme="minorHAnsi" w:cstheme="minorBidi"/>
            <w:sz w:val="24"/>
            <w:szCs w:val="24"/>
            <w:lang w:eastAsia="ja-JP"/>
          </w:rPr>
          <w:tab/>
        </w:r>
        <w:r w:rsidDel="007613FD">
          <w:delText>Database Deployment</w:delText>
        </w:r>
        <w:r w:rsidDel="007613FD">
          <w:tab/>
          <w:delText>14</w:delText>
        </w:r>
      </w:del>
    </w:p>
    <w:p w14:paraId="3C7C6CAB" w14:textId="77777777" w:rsidR="001779EE" w:rsidDel="007613FD" w:rsidRDefault="001779EE">
      <w:pPr>
        <w:pStyle w:val="TOC3"/>
        <w:tabs>
          <w:tab w:val="left" w:pos="1448"/>
        </w:tabs>
        <w:rPr>
          <w:del w:id="142" w:author="Steven Yang" w:date="2018-07-12T12:28:00Z"/>
          <w:rFonts w:asciiTheme="minorHAnsi" w:eastAsiaTheme="minorEastAsia" w:hAnsiTheme="minorHAnsi" w:cstheme="minorBidi"/>
          <w:noProof/>
          <w:sz w:val="24"/>
          <w:szCs w:val="24"/>
          <w:lang w:eastAsia="ja-JP"/>
        </w:rPr>
      </w:pPr>
      <w:del w:id="143" w:author="Steven Yang" w:date="2018-07-12T12:28:00Z">
        <w:r w:rsidDel="007613FD">
          <w:rPr>
            <w:noProof/>
          </w:rPr>
          <w:delText>5.1.1</w:delText>
        </w:r>
        <w:r w:rsidDel="007613FD">
          <w:rPr>
            <w:rFonts w:asciiTheme="minorHAnsi" w:eastAsiaTheme="minorEastAsia" w:hAnsiTheme="minorHAnsi" w:cstheme="minorBidi"/>
            <w:noProof/>
            <w:sz w:val="24"/>
            <w:szCs w:val="24"/>
            <w:lang w:eastAsia="ja-JP"/>
          </w:rPr>
          <w:tab/>
        </w:r>
        <w:r w:rsidDel="007613FD">
          <w:rPr>
            <w:noProof/>
          </w:rPr>
          <w:delText>Create database schema and user</w:delText>
        </w:r>
        <w:r w:rsidDel="007613FD">
          <w:rPr>
            <w:noProof/>
          </w:rPr>
          <w:tab/>
          <w:delText>14</w:delText>
        </w:r>
      </w:del>
    </w:p>
    <w:p w14:paraId="0C61A1E2" w14:textId="77777777" w:rsidR="001779EE" w:rsidDel="007613FD" w:rsidRDefault="001779EE">
      <w:pPr>
        <w:pStyle w:val="TOC3"/>
        <w:tabs>
          <w:tab w:val="left" w:pos="1448"/>
        </w:tabs>
        <w:rPr>
          <w:del w:id="144" w:author="Steven Yang" w:date="2018-07-12T12:28:00Z"/>
          <w:rFonts w:asciiTheme="minorHAnsi" w:eastAsiaTheme="minorEastAsia" w:hAnsiTheme="minorHAnsi" w:cstheme="minorBidi"/>
          <w:noProof/>
          <w:sz w:val="24"/>
          <w:szCs w:val="24"/>
          <w:lang w:eastAsia="ja-JP"/>
        </w:rPr>
      </w:pPr>
      <w:del w:id="145" w:author="Steven Yang" w:date="2018-07-12T12:28:00Z">
        <w:r w:rsidDel="007613FD">
          <w:rPr>
            <w:noProof/>
          </w:rPr>
          <w:delText>5.1.2</w:delText>
        </w:r>
        <w:r w:rsidDel="007613FD">
          <w:rPr>
            <w:rFonts w:asciiTheme="minorHAnsi" w:eastAsiaTheme="minorEastAsia" w:hAnsiTheme="minorHAnsi" w:cstheme="minorBidi"/>
            <w:noProof/>
            <w:sz w:val="24"/>
            <w:szCs w:val="24"/>
            <w:lang w:eastAsia="ja-JP"/>
          </w:rPr>
          <w:tab/>
        </w:r>
        <w:r w:rsidDel="007613FD">
          <w:rPr>
            <w:noProof/>
          </w:rPr>
          <w:delText>Grant permission required for program object creation</w:delText>
        </w:r>
        <w:r w:rsidDel="007613FD">
          <w:rPr>
            <w:noProof/>
          </w:rPr>
          <w:tab/>
          <w:delText>14</w:delText>
        </w:r>
      </w:del>
    </w:p>
    <w:p w14:paraId="188C12B3" w14:textId="77777777" w:rsidR="001779EE" w:rsidDel="007613FD" w:rsidRDefault="001779EE">
      <w:pPr>
        <w:pStyle w:val="TOC3"/>
        <w:tabs>
          <w:tab w:val="left" w:pos="1448"/>
        </w:tabs>
        <w:rPr>
          <w:del w:id="146" w:author="Steven Yang" w:date="2018-07-12T12:28:00Z"/>
          <w:rFonts w:asciiTheme="minorHAnsi" w:eastAsiaTheme="minorEastAsia" w:hAnsiTheme="minorHAnsi" w:cstheme="minorBidi"/>
          <w:noProof/>
          <w:sz w:val="24"/>
          <w:szCs w:val="24"/>
          <w:lang w:eastAsia="ja-JP"/>
        </w:rPr>
      </w:pPr>
      <w:del w:id="147" w:author="Steven Yang" w:date="2018-07-12T12:28:00Z">
        <w:r w:rsidDel="007613FD">
          <w:rPr>
            <w:noProof/>
          </w:rPr>
          <w:delText>5.1.3</w:delText>
        </w:r>
        <w:r w:rsidDel="007613FD">
          <w:rPr>
            <w:rFonts w:asciiTheme="minorHAnsi" w:eastAsiaTheme="minorEastAsia" w:hAnsiTheme="minorHAnsi" w:cstheme="minorBidi"/>
            <w:noProof/>
            <w:sz w:val="24"/>
            <w:szCs w:val="24"/>
            <w:lang w:eastAsia="ja-JP"/>
          </w:rPr>
          <w:tab/>
        </w:r>
        <w:r w:rsidDel="007613FD">
          <w:rPr>
            <w:noProof/>
          </w:rPr>
          <w:delText>Create objects for business data model</w:delText>
        </w:r>
        <w:r w:rsidDel="007613FD">
          <w:rPr>
            <w:noProof/>
          </w:rPr>
          <w:tab/>
          <w:delText>15</w:delText>
        </w:r>
      </w:del>
    </w:p>
    <w:p w14:paraId="50B62E53" w14:textId="77777777" w:rsidR="001779EE" w:rsidDel="007613FD" w:rsidRDefault="001779EE">
      <w:pPr>
        <w:pStyle w:val="TOC3"/>
        <w:tabs>
          <w:tab w:val="left" w:pos="1448"/>
        </w:tabs>
        <w:rPr>
          <w:del w:id="148" w:author="Steven Yang" w:date="2018-07-12T12:28:00Z"/>
          <w:rFonts w:asciiTheme="minorHAnsi" w:eastAsiaTheme="minorEastAsia" w:hAnsiTheme="minorHAnsi" w:cstheme="minorBidi"/>
          <w:noProof/>
          <w:sz w:val="24"/>
          <w:szCs w:val="24"/>
          <w:lang w:eastAsia="ja-JP"/>
        </w:rPr>
      </w:pPr>
      <w:del w:id="149" w:author="Steven Yang" w:date="2018-07-12T12:28:00Z">
        <w:r w:rsidDel="007613FD">
          <w:rPr>
            <w:noProof/>
          </w:rPr>
          <w:delText>5.1.4</w:delText>
        </w:r>
        <w:r w:rsidDel="007613FD">
          <w:rPr>
            <w:rFonts w:asciiTheme="minorHAnsi" w:eastAsiaTheme="minorEastAsia" w:hAnsiTheme="minorHAnsi" w:cstheme="minorBidi"/>
            <w:noProof/>
            <w:sz w:val="24"/>
            <w:szCs w:val="24"/>
            <w:lang w:eastAsia="ja-JP"/>
          </w:rPr>
          <w:tab/>
        </w:r>
        <w:r w:rsidDel="007613FD">
          <w:rPr>
            <w:noProof/>
          </w:rPr>
          <w:delText>Grant permission to the business data mode objects created</w:delText>
        </w:r>
        <w:r w:rsidDel="007613FD">
          <w:rPr>
            <w:noProof/>
          </w:rPr>
          <w:tab/>
          <w:delText>15</w:delText>
        </w:r>
      </w:del>
    </w:p>
    <w:p w14:paraId="781C030F" w14:textId="77777777" w:rsidR="001779EE" w:rsidDel="007613FD" w:rsidRDefault="001779EE">
      <w:pPr>
        <w:pStyle w:val="TOC3"/>
        <w:tabs>
          <w:tab w:val="left" w:pos="1448"/>
        </w:tabs>
        <w:rPr>
          <w:del w:id="150" w:author="Steven Yang" w:date="2018-07-12T12:28:00Z"/>
          <w:rFonts w:asciiTheme="minorHAnsi" w:eastAsiaTheme="minorEastAsia" w:hAnsiTheme="minorHAnsi" w:cstheme="minorBidi"/>
          <w:noProof/>
          <w:sz w:val="24"/>
          <w:szCs w:val="24"/>
          <w:lang w:eastAsia="ja-JP"/>
        </w:rPr>
      </w:pPr>
      <w:del w:id="151" w:author="Steven Yang" w:date="2018-07-12T12:28:00Z">
        <w:r w:rsidDel="007613FD">
          <w:rPr>
            <w:noProof/>
          </w:rPr>
          <w:delText>5.1.5</w:delText>
        </w:r>
        <w:r w:rsidDel="007613FD">
          <w:rPr>
            <w:rFonts w:asciiTheme="minorHAnsi" w:eastAsiaTheme="minorEastAsia" w:hAnsiTheme="minorHAnsi" w:cstheme="minorBidi"/>
            <w:noProof/>
            <w:sz w:val="24"/>
            <w:szCs w:val="24"/>
            <w:lang w:eastAsia="ja-JP"/>
          </w:rPr>
          <w:tab/>
        </w:r>
        <w:r w:rsidDel="007613FD">
          <w:rPr>
            <w:noProof/>
          </w:rPr>
          <w:delText>Create core table and program objects</w:delText>
        </w:r>
        <w:r w:rsidDel="007613FD">
          <w:rPr>
            <w:noProof/>
          </w:rPr>
          <w:tab/>
          <w:delText>15</w:delText>
        </w:r>
      </w:del>
    </w:p>
    <w:p w14:paraId="65AE5FA4" w14:textId="77777777" w:rsidR="001779EE" w:rsidDel="007613FD" w:rsidRDefault="001779EE">
      <w:pPr>
        <w:pStyle w:val="TOC3"/>
        <w:tabs>
          <w:tab w:val="left" w:pos="1448"/>
        </w:tabs>
        <w:rPr>
          <w:del w:id="152" w:author="Steven Yang" w:date="2018-07-12T12:28:00Z"/>
          <w:rFonts w:asciiTheme="minorHAnsi" w:eastAsiaTheme="minorEastAsia" w:hAnsiTheme="minorHAnsi" w:cstheme="minorBidi"/>
          <w:noProof/>
          <w:sz w:val="24"/>
          <w:szCs w:val="24"/>
          <w:lang w:eastAsia="ja-JP"/>
        </w:rPr>
      </w:pPr>
      <w:del w:id="153" w:author="Steven Yang" w:date="2018-07-12T12:28:00Z">
        <w:r w:rsidDel="007613FD">
          <w:rPr>
            <w:noProof/>
          </w:rPr>
          <w:delText>5.1.6</w:delText>
        </w:r>
        <w:r w:rsidDel="007613FD">
          <w:rPr>
            <w:rFonts w:asciiTheme="minorHAnsi" w:eastAsiaTheme="minorEastAsia" w:hAnsiTheme="minorHAnsi" w:cstheme="minorBidi"/>
            <w:noProof/>
            <w:sz w:val="24"/>
            <w:szCs w:val="24"/>
            <w:lang w:eastAsia="ja-JP"/>
          </w:rPr>
          <w:tab/>
        </w:r>
        <w:r w:rsidDel="007613FD">
          <w:rPr>
            <w:noProof/>
          </w:rPr>
          <w:delText>Grant permission to the core table and program objects created</w:delText>
        </w:r>
        <w:r w:rsidDel="007613FD">
          <w:rPr>
            <w:noProof/>
          </w:rPr>
          <w:tab/>
          <w:delText>15</w:delText>
        </w:r>
      </w:del>
    </w:p>
    <w:p w14:paraId="6D9806E5" w14:textId="77777777" w:rsidR="001779EE" w:rsidDel="007613FD" w:rsidRDefault="001779EE">
      <w:pPr>
        <w:pStyle w:val="TOC3"/>
        <w:tabs>
          <w:tab w:val="left" w:pos="1448"/>
        </w:tabs>
        <w:rPr>
          <w:del w:id="154" w:author="Steven Yang" w:date="2018-07-12T12:28:00Z"/>
          <w:rFonts w:asciiTheme="minorHAnsi" w:eastAsiaTheme="minorEastAsia" w:hAnsiTheme="minorHAnsi" w:cstheme="minorBidi"/>
          <w:noProof/>
          <w:sz w:val="24"/>
          <w:szCs w:val="24"/>
          <w:lang w:eastAsia="ja-JP"/>
        </w:rPr>
      </w:pPr>
      <w:del w:id="155" w:author="Steven Yang" w:date="2018-07-12T12:28:00Z">
        <w:r w:rsidDel="007613FD">
          <w:rPr>
            <w:noProof/>
          </w:rPr>
          <w:delText>5.1.7</w:delText>
        </w:r>
        <w:r w:rsidDel="007613FD">
          <w:rPr>
            <w:rFonts w:asciiTheme="minorHAnsi" w:eastAsiaTheme="minorEastAsia" w:hAnsiTheme="minorHAnsi" w:cstheme="minorBidi"/>
            <w:noProof/>
            <w:sz w:val="24"/>
            <w:szCs w:val="24"/>
            <w:lang w:eastAsia="ja-JP"/>
          </w:rPr>
          <w:tab/>
        </w:r>
        <w:r w:rsidDel="007613FD">
          <w:rPr>
            <w:noProof/>
          </w:rPr>
          <w:delText>Insert seed data (a.k.a. day-zero data)</w:delText>
        </w:r>
        <w:r w:rsidDel="007613FD">
          <w:rPr>
            <w:noProof/>
          </w:rPr>
          <w:tab/>
          <w:delText>16</w:delText>
        </w:r>
      </w:del>
    </w:p>
    <w:p w14:paraId="7C4D63BE" w14:textId="77777777" w:rsidR="001779EE" w:rsidDel="007613FD" w:rsidRDefault="001779EE">
      <w:pPr>
        <w:pStyle w:val="TOC3"/>
        <w:tabs>
          <w:tab w:val="left" w:pos="1448"/>
        </w:tabs>
        <w:rPr>
          <w:del w:id="156" w:author="Steven Yang" w:date="2018-07-12T12:28:00Z"/>
          <w:rFonts w:asciiTheme="minorHAnsi" w:eastAsiaTheme="minorEastAsia" w:hAnsiTheme="minorHAnsi" w:cstheme="minorBidi"/>
          <w:noProof/>
          <w:sz w:val="24"/>
          <w:szCs w:val="24"/>
          <w:lang w:eastAsia="ja-JP"/>
        </w:rPr>
      </w:pPr>
      <w:del w:id="157" w:author="Steven Yang" w:date="2018-07-12T12:28:00Z">
        <w:r w:rsidDel="007613FD">
          <w:rPr>
            <w:noProof/>
          </w:rPr>
          <w:delText>5.1.8</w:delText>
        </w:r>
        <w:r w:rsidDel="007613FD">
          <w:rPr>
            <w:rFonts w:asciiTheme="minorHAnsi" w:eastAsiaTheme="minorEastAsia" w:hAnsiTheme="minorHAnsi" w:cstheme="minorBidi"/>
            <w:noProof/>
            <w:sz w:val="24"/>
            <w:szCs w:val="24"/>
            <w:lang w:eastAsia="ja-JP"/>
          </w:rPr>
          <w:tab/>
        </w:r>
        <w:r w:rsidDel="007613FD">
          <w:rPr>
            <w:noProof/>
          </w:rPr>
          <w:delText>Create objects used for Reporting</w:delText>
        </w:r>
        <w:r w:rsidDel="007613FD">
          <w:rPr>
            <w:noProof/>
          </w:rPr>
          <w:tab/>
          <w:delText>16</w:delText>
        </w:r>
      </w:del>
    </w:p>
    <w:p w14:paraId="3FF8673C" w14:textId="77777777" w:rsidR="001779EE" w:rsidDel="007613FD" w:rsidRDefault="001779EE">
      <w:pPr>
        <w:pStyle w:val="TOC3"/>
        <w:tabs>
          <w:tab w:val="left" w:pos="1448"/>
        </w:tabs>
        <w:rPr>
          <w:del w:id="158" w:author="Steven Yang" w:date="2018-07-12T12:28:00Z"/>
          <w:rFonts w:asciiTheme="minorHAnsi" w:eastAsiaTheme="minorEastAsia" w:hAnsiTheme="minorHAnsi" w:cstheme="minorBidi"/>
          <w:noProof/>
          <w:sz w:val="24"/>
          <w:szCs w:val="24"/>
          <w:lang w:eastAsia="ja-JP"/>
        </w:rPr>
      </w:pPr>
      <w:del w:id="159" w:author="Steven Yang" w:date="2018-07-12T12:28:00Z">
        <w:r w:rsidDel="007613FD">
          <w:rPr>
            <w:noProof/>
          </w:rPr>
          <w:delText>5.1.9</w:delText>
        </w:r>
        <w:r w:rsidDel="007613FD">
          <w:rPr>
            <w:rFonts w:asciiTheme="minorHAnsi" w:eastAsiaTheme="minorEastAsia" w:hAnsiTheme="minorHAnsi" w:cstheme="minorBidi"/>
            <w:noProof/>
            <w:sz w:val="24"/>
            <w:szCs w:val="24"/>
            <w:lang w:eastAsia="ja-JP"/>
          </w:rPr>
          <w:tab/>
        </w:r>
        <w:r w:rsidDel="007613FD">
          <w:rPr>
            <w:noProof/>
          </w:rPr>
          <w:delText>Grant permission to the report objects created</w:delText>
        </w:r>
        <w:r w:rsidDel="007613FD">
          <w:rPr>
            <w:noProof/>
          </w:rPr>
          <w:tab/>
          <w:delText>16</w:delText>
        </w:r>
      </w:del>
    </w:p>
    <w:p w14:paraId="379D4256" w14:textId="77777777" w:rsidR="001779EE" w:rsidDel="007613FD" w:rsidRDefault="001779EE">
      <w:pPr>
        <w:pStyle w:val="TOC3"/>
        <w:tabs>
          <w:tab w:val="left" w:pos="1559"/>
        </w:tabs>
        <w:rPr>
          <w:del w:id="160" w:author="Steven Yang" w:date="2018-07-12T12:28:00Z"/>
          <w:rFonts w:asciiTheme="minorHAnsi" w:eastAsiaTheme="minorEastAsia" w:hAnsiTheme="minorHAnsi" w:cstheme="minorBidi"/>
          <w:noProof/>
          <w:sz w:val="24"/>
          <w:szCs w:val="24"/>
          <w:lang w:eastAsia="ja-JP"/>
        </w:rPr>
      </w:pPr>
      <w:del w:id="161" w:author="Steven Yang" w:date="2018-07-12T12:28:00Z">
        <w:r w:rsidDel="007613FD">
          <w:rPr>
            <w:noProof/>
          </w:rPr>
          <w:delText>5.1.10</w:delText>
        </w:r>
        <w:r w:rsidDel="007613FD">
          <w:rPr>
            <w:rFonts w:asciiTheme="minorHAnsi" w:eastAsiaTheme="minorEastAsia" w:hAnsiTheme="minorHAnsi" w:cstheme="minorBidi"/>
            <w:noProof/>
            <w:sz w:val="24"/>
            <w:szCs w:val="24"/>
            <w:lang w:eastAsia="ja-JP"/>
          </w:rPr>
          <w:tab/>
        </w:r>
        <w:r w:rsidDel="007613FD">
          <w:rPr>
            <w:noProof/>
          </w:rPr>
          <w:delText>Create objects used in BIZFLOW database</w:delText>
        </w:r>
        <w:r w:rsidDel="007613FD">
          <w:rPr>
            <w:noProof/>
          </w:rPr>
          <w:tab/>
          <w:delText>16</w:delText>
        </w:r>
      </w:del>
    </w:p>
    <w:p w14:paraId="2706B968" w14:textId="77777777" w:rsidR="001779EE" w:rsidDel="007613FD" w:rsidRDefault="001779EE">
      <w:pPr>
        <w:pStyle w:val="TOC3"/>
        <w:tabs>
          <w:tab w:val="left" w:pos="1559"/>
        </w:tabs>
        <w:rPr>
          <w:del w:id="162" w:author="Steven Yang" w:date="2018-07-12T12:28:00Z"/>
          <w:rFonts w:asciiTheme="minorHAnsi" w:eastAsiaTheme="minorEastAsia" w:hAnsiTheme="minorHAnsi" w:cstheme="minorBidi"/>
          <w:noProof/>
          <w:sz w:val="24"/>
          <w:szCs w:val="24"/>
          <w:lang w:eastAsia="ja-JP"/>
        </w:rPr>
      </w:pPr>
      <w:del w:id="163" w:author="Steven Yang" w:date="2018-07-12T12:28:00Z">
        <w:r w:rsidDel="007613FD">
          <w:rPr>
            <w:noProof/>
          </w:rPr>
          <w:delText>5.1.11</w:delText>
        </w:r>
        <w:r w:rsidDel="007613FD">
          <w:rPr>
            <w:rFonts w:asciiTheme="minorHAnsi" w:eastAsiaTheme="minorEastAsia" w:hAnsiTheme="minorHAnsi" w:cstheme="minorBidi"/>
            <w:noProof/>
            <w:sz w:val="24"/>
            <w:szCs w:val="24"/>
            <w:lang w:eastAsia="ja-JP"/>
          </w:rPr>
          <w:tab/>
        </w:r>
        <w:r w:rsidDel="007613FD">
          <w:rPr>
            <w:noProof/>
          </w:rPr>
          <w:delText>Create report objects used in BIZFLOW database</w:delText>
        </w:r>
        <w:r w:rsidDel="007613FD">
          <w:rPr>
            <w:noProof/>
          </w:rPr>
          <w:tab/>
          <w:delText>17</w:delText>
        </w:r>
      </w:del>
    </w:p>
    <w:p w14:paraId="48038E4B" w14:textId="77777777" w:rsidR="001779EE" w:rsidDel="007613FD" w:rsidRDefault="001779EE">
      <w:pPr>
        <w:pStyle w:val="TOC2"/>
        <w:tabs>
          <w:tab w:val="left" w:pos="1325"/>
        </w:tabs>
        <w:rPr>
          <w:del w:id="164" w:author="Steven Yang" w:date="2018-07-12T12:28:00Z"/>
          <w:rFonts w:asciiTheme="minorHAnsi" w:eastAsiaTheme="minorEastAsia" w:hAnsiTheme="minorHAnsi" w:cstheme="minorBidi"/>
          <w:sz w:val="24"/>
          <w:szCs w:val="24"/>
          <w:lang w:eastAsia="ja-JP"/>
        </w:rPr>
      </w:pPr>
      <w:del w:id="165" w:author="Steven Yang" w:date="2018-07-12T12:28:00Z">
        <w:r w:rsidDel="007613FD">
          <w:delText>5.2</w:delText>
        </w:r>
        <w:r w:rsidDel="007613FD">
          <w:rPr>
            <w:rFonts w:asciiTheme="minorHAnsi" w:eastAsiaTheme="minorEastAsia" w:hAnsiTheme="minorHAnsi" w:cstheme="minorBidi"/>
            <w:sz w:val="24"/>
            <w:szCs w:val="24"/>
            <w:lang w:eastAsia="ja-JP"/>
          </w:rPr>
          <w:tab/>
        </w:r>
        <w:r w:rsidDel="007613FD">
          <w:delText>BIX deployment</w:delText>
        </w:r>
        <w:r w:rsidDel="007613FD">
          <w:tab/>
          <w:delText>17</w:delText>
        </w:r>
      </w:del>
    </w:p>
    <w:p w14:paraId="4B769FF9" w14:textId="77777777" w:rsidR="001779EE" w:rsidDel="007613FD" w:rsidRDefault="001779EE">
      <w:pPr>
        <w:pStyle w:val="TOC2"/>
        <w:tabs>
          <w:tab w:val="left" w:pos="1325"/>
        </w:tabs>
        <w:rPr>
          <w:del w:id="166" w:author="Steven Yang" w:date="2018-07-12T12:28:00Z"/>
          <w:rFonts w:asciiTheme="minorHAnsi" w:eastAsiaTheme="minorEastAsia" w:hAnsiTheme="minorHAnsi" w:cstheme="minorBidi"/>
          <w:sz w:val="24"/>
          <w:szCs w:val="24"/>
          <w:lang w:eastAsia="ja-JP"/>
        </w:rPr>
      </w:pPr>
      <w:del w:id="167" w:author="Steven Yang" w:date="2018-07-12T12:28:00Z">
        <w:r w:rsidDel="007613FD">
          <w:delText>5.3</w:delText>
        </w:r>
        <w:r w:rsidDel="007613FD">
          <w:rPr>
            <w:rFonts w:asciiTheme="minorHAnsi" w:eastAsiaTheme="minorEastAsia" w:hAnsiTheme="minorHAnsi" w:cstheme="minorBidi"/>
            <w:sz w:val="24"/>
            <w:szCs w:val="24"/>
            <w:lang w:eastAsia="ja-JP"/>
          </w:rPr>
          <w:tab/>
        </w:r>
        <w:r w:rsidDel="007613FD">
          <w:delText>Report Deployment</w:delText>
        </w:r>
        <w:r w:rsidDel="007613FD">
          <w:tab/>
          <w:delText>30</w:delText>
        </w:r>
      </w:del>
    </w:p>
    <w:p w14:paraId="20E3ED4C" w14:textId="77777777" w:rsidR="001779EE" w:rsidDel="007613FD" w:rsidRDefault="001779EE">
      <w:pPr>
        <w:pStyle w:val="TOC2"/>
        <w:tabs>
          <w:tab w:val="left" w:pos="1325"/>
        </w:tabs>
        <w:rPr>
          <w:del w:id="168" w:author="Steven Yang" w:date="2018-07-12T12:28:00Z"/>
          <w:rFonts w:asciiTheme="minorHAnsi" w:eastAsiaTheme="minorEastAsia" w:hAnsiTheme="minorHAnsi" w:cstheme="minorBidi"/>
          <w:sz w:val="24"/>
          <w:szCs w:val="24"/>
          <w:lang w:eastAsia="ja-JP"/>
        </w:rPr>
      </w:pPr>
      <w:del w:id="169" w:author="Steven Yang" w:date="2018-07-12T12:28:00Z">
        <w:r w:rsidDel="007613FD">
          <w:delText>5.4</w:delText>
        </w:r>
        <w:r w:rsidDel="007613FD">
          <w:rPr>
            <w:rFonts w:asciiTheme="minorHAnsi" w:eastAsiaTheme="minorEastAsia" w:hAnsiTheme="minorHAnsi" w:cstheme="minorBidi"/>
            <w:sz w:val="24"/>
            <w:szCs w:val="24"/>
            <w:lang w:eastAsia="ja-JP"/>
          </w:rPr>
          <w:tab/>
        </w:r>
        <w:r w:rsidDel="007613FD">
          <w:delText>Java Module Build</w:delText>
        </w:r>
        <w:r w:rsidDel="007613FD">
          <w:tab/>
          <w:delText>32</w:delText>
        </w:r>
      </w:del>
    </w:p>
    <w:p w14:paraId="63134E48" w14:textId="77777777" w:rsidR="001779EE" w:rsidDel="007613FD" w:rsidRDefault="001779EE">
      <w:pPr>
        <w:pStyle w:val="TOC3"/>
        <w:tabs>
          <w:tab w:val="left" w:pos="1448"/>
        </w:tabs>
        <w:rPr>
          <w:del w:id="170" w:author="Steven Yang" w:date="2018-07-12T12:28:00Z"/>
          <w:rFonts w:asciiTheme="minorHAnsi" w:eastAsiaTheme="minorEastAsia" w:hAnsiTheme="minorHAnsi" w:cstheme="minorBidi"/>
          <w:noProof/>
          <w:sz w:val="24"/>
          <w:szCs w:val="24"/>
          <w:lang w:eastAsia="ja-JP"/>
        </w:rPr>
      </w:pPr>
      <w:del w:id="171" w:author="Steven Yang" w:date="2018-07-12T12:28:00Z">
        <w:r w:rsidDel="007613FD">
          <w:rPr>
            <w:noProof/>
          </w:rPr>
          <w:delText>5.4.1</w:delText>
        </w:r>
        <w:r w:rsidDel="007613FD">
          <w:rPr>
            <w:rFonts w:asciiTheme="minorHAnsi" w:eastAsiaTheme="minorEastAsia" w:hAnsiTheme="minorHAnsi" w:cstheme="minorBidi"/>
            <w:noProof/>
            <w:sz w:val="24"/>
            <w:szCs w:val="24"/>
            <w:lang w:eastAsia="ja-JP"/>
          </w:rPr>
          <w:tab/>
        </w:r>
        <w:r w:rsidDel="007613FD">
          <w:rPr>
            <w:noProof/>
          </w:rPr>
          <w:delText>CMS PDF Module</w:delText>
        </w:r>
        <w:r w:rsidDel="007613FD">
          <w:rPr>
            <w:noProof/>
          </w:rPr>
          <w:tab/>
          <w:delText>32</w:delText>
        </w:r>
      </w:del>
    </w:p>
    <w:p w14:paraId="76AEF98B" w14:textId="77777777" w:rsidR="001779EE" w:rsidDel="007613FD" w:rsidRDefault="001779EE">
      <w:pPr>
        <w:pStyle w:val="TOC4"/>
        <w:tabs>
          <w:tab w:val="left" w:pos="2115"/>
        </w:tabs>
        <w:rPr>
          <w:del w:id="172" w:author="Steven Yang" w:date="2018-07-12T12:28:00Z"/>
          <w:rFonts w:asciiTheme="minorHAnsi" w:eastAsiaTheme="minorEastAsia" w:hAnsiTheme="minorHAnsi" w:cstheme="minorBidi"/>
          <w:noProof/>
          <w:sz w:val="24"/>
          <w:szCs w:val="24"/>
          <w:lang w:eastAsia="ja-JP"/>
        </w:rPr>
      </w:pPr>
      <w:del w:id="173" w:author="Steven Yang" w:date="2018-07-12T12:28:00Z">
        <w:r w:rsidDel="007613FD">
          <w:rPr>
            <w:noProof/>
          </w:rPr>
          <w:delText>5.4.1.1</w:delText>
        </w:r>
        <w:r w:rsidDel="007613FD">
          <w:rPr>
            <w:rFonts w:asciiTheme="minorHAnsi" w:eastAsiaTheme="minorEastAsia" w:hAnsiTheme="minorHAnsi" w:cstheme="minorBidi"/>
            <w:noProof/>
            <w:sz w:val="24"/>
            <w:szCs w:val="24"/>
            <w:lang w:eastAsia="ja-JP"/>
          </w:rPr>
          <w:tab/>
        </w:r>
        <w:r w:rsidDel="007613FD">
          <w:rPr>
            <w:noProof/>
          </w:rPr>
          <w:delText>Pre-requisite:</w:delText>
        </w:r>
        <w:r w:rsidDel="007613FD">
          <w:rPr>
            <w:noProof/>
          </w:rPr>
          <w:tab/>
          <w:delText>32</w:delText>
        </w:r>
      </w:del>
    </w:p>
    <w:p w14:paraId="31A83E16" w14:textId="77777777" w:rsidR="001779EE" w:rsidDel="007613FD" w:rsidRDefault="001779EE">
      <w:pPr>
        <w:pStyle w:val="TOC4"/>
        <w:tabs>
          <w:tab w:val="left" w:pos="2115"/>
        </w:tabs>
        <w:rPr>
          <w:del w:id="174" w:author="Steven Yang" w:date="2018-07-12T12:28:00Z"/>
          <w:rFonts w:asciiTheme="minorHAnsi" w:eastAsiaTheme="minorEastAsia" w:hAnsiTheme="minorHAnsi" w:cstheme="minorBidi"/>
          <w:noProof/>
          <w:sz w:val="24"/>
          <w:szCs w:val="24"/>
          <w:lang w:eastAsia="ja-JP"/>
        </w:rPr>
      </w:pPr>
      <w:del w:id="175" w:author="Steven Yang" w:date="2018-07-12T12:28:00Z">
        <w:r w:rsidDel="007613FD">
          <w:rPr>
            <w:noProof/>
          </w:rPr>
          <w:delText>5.4.1.2</w:delText>
        </w:r>
        <w:r w:rsidDel="007613FD">
          <w:rPr>
            <w:rFonts w:asciiTheme="minorHAnsi" w:eastAsiaTheme="minorEastAsia" w:hAnsiTheme="minorHAnsi" w:cstheme="minorBidi"/>
            <w:noProof/>
            <w:sz w:val="24"/>
            <w:szCs w:val="24"/>
            <w:lang w:eastAsia="ja-JP"/>
          </w:rPr>
          <w:tab/>
        </w:r>
        <w:r w:rsidDel="007613FD">
          <w:rPr>
            <w:noProof/>
          </w:rPr>
          <w:delText>Build Steps</w:delText>
        </w:r>
        <w:r w:rsidDel="007613FD">
          <w:rPr>
            <w:noProof/>
          </w:rPr>
          <w:tab/>
          <w:delText>33</w:delText>
        </w:r>
      </w:del>
    </w:p>
    <w:p w14:paraId="1E629DBF" w14:textId="77777777" w:rsidR="001779EE" w:rsidDel="007613FD" w:rsidRDefault="001779EE">
      <w:pPr>
        <w:pStyle w:val="TOC4"/>
        <w:tabs>
          <w:tab w:val="left" w:pos="2115"/>
        </w:tabs>
        <w:rPr>
          <w:del w:id="176" w:author="Steven Yang" w:date="2018-07-12T12:28:00Z"/>
          <w:rFonts w:asciiTheme="minorHAnsi" w:eastAsiaTheme="minorEastAsia" w:hAnsiTheme="minorHAnsi" w:cstheme="minorBidi"/>
          <w:noProof/>
          <w:sz w:val="24"/>
          <w:szCs w:val="24"/>
          <w:lang w:eastAsia="ja-JP"/>
        </w:rPr>
      </w:pPr>
      <w:del w:id="177" w:author="Steven Yang" w:date="2018-07-12T12:28:00Z">
        <w:r w:rsidDel="007613FD">
          <w:rPr>
            <w:noProof/>
          </w:rPr>
          <w:delText>5.4.1.3</w:delText>
        </w:r>
        <w:r w:rsidDel="007613FD">
          <w:rPr>
            <w:rFonts w:asciiTheme="minorHAnsi" w:eastAsiaTheme="minorEastAsia" w:hAnsiTheme="minorHAnsi" w:cstheme="minorBidi"/>
            <w:noProof/>
            <w:sz w:val="24"/>
            <w:szCs w:val="24"/>
            <w:lang w:eastAsia="ja-JP"/>
          </w:rPr>
          <w:tab/>
        </w:r>
        <w:r w:rsidDel="007613FD">
          <w:rPr>
            <w:noProof/>
          </w:rPr>
          <w:delText>Static Files for the Initial Deployment</w:delText>
        </w:r>
        <w:r w:rsidDel="007613FD">
          <w:rPr>
            <w:noProof/>
          </w:rPr>
          <w:tab/>
          <w:delText>33</w:delText>
        </w:r>
      </w:del>
    </w:p>
    <w:p w14:paraId="484A745D" w14:textId="77777777" w:rsidR="001779EE" w:rsidDel="007613FD" w:rsidRDefault="001779EE">
      <w:pPr>
        <w:pStyle w:val="TOC2"/>
        <w:tabs>
          <w:tab w:val="left" w:pos="1325"/>
        </w:tabs>
        <w:rPr>
          <w:del w:id="178" w:author="Steven Yang" w:date="2018-07-12T12:28:00Z"/>
          <w:rFonts w:asciiTheme="minorHAnsi" w:eastAsiaTheme="minorEastAsia" w:hAnsiTheme="minorHAnsi" w:cstheme="minorBidi"/>
          <w:sz w:val="24"/>
          <w:szCs w:val="24"/>
          <w:lang w:eastAsia="ja-JP"/>
        </w:rPr>
      </w:pPr>
      <w:del w:id="179" w:author="Steven Yang" w:date="2018-07-12T12:28:00Z">
        <w:r w:rsidRPr="0066366F" w:rsidDel="007613FD">
          <w:rPr>
            <w:rFonts w:cs="Arial"/>
          </w:rPr>
          <w:delText>5.5</w:delText>
        </w:r>
        <w:r w:rsidDel="007613FD">
          <w:rPr>
            <w:rFonts w:asciiTheme="minorHAnsi" w:eastAsiaTheme="minorEastAsia" w:hAnsiTheme="minorHAnsi" w:cstheme="minorBidi"/>
            <w:sz w:val="24"/>
            <w:szCs w:val="24"/>
            <w:lang w:eastAsia="ja-JP"/>
          </w:rPr>
          <w:tab/>
        </w:r>
        <w:r w:rsidRPr="0066366F" w:rsidDel="007613FD">
          <w:rPr>
            <w:rFonts w:cs="Arial"/>
          </w:rPr>
          <w:delText>UI Module Packaging</w:delText>
        </w:r>
        <w:r w:rsidDel="007613FD">
          <w:tab/>
          <w:delText>34</w:delText>
        </w:r>
      </w:del>
    </w:p>
    <w:p w14:paraId="6B5EF4AA" w14:textId="77777777" w:rsidR="001779EE" w:rsidDel="007613FD" w:rsidRDefault="001779EE">
      <w:pPr>
        <w:pStyle w:val="TOC3"/>
        <w:tabs>
          <w:tab w:val="left" w:pos="1448"/>
        </w:tabs>
        <w:rPr>
          <w:del w:id="180" w:author="Steven Yang" w:date="2018-07-12T12:28:00Z"/>
          <w:rFonts w:asciiTheme="minorHAnsi" w:eastAsiaTheme="minorEastAsia" w:hAnsiTheme="minorHAnsi" w:cstheme="minorBidi"/>
          <w:noProof/>
          <w:sz w:val="24"/>
          <w:szCs w:val="24"/>
          <w:lang w:eastAsia="ja-JP"/>
        </w:rPr>
      </w:pPr>
      <w:del w:id="181" w:author="Steven Yang" w:date="2018-07-12T12:28:00Z">
        <w:r w:rsidDel="007613FD">
          <w:rPr>
            <w:noProof/>
          </w:rPr>
          <w:delText>5.5.1</w:delText>
        </w:r>
        <w:r w:rsidDel="007613FD">
          <w:rPr>
            <w:rFonts w:asciiTheme="minorHAnsi" w:eastAsiaTheme="minorEastAsia" w:hAnsiTheme="minorHAnsi" w:cstheme="minorBidi"/>
            <w:noProof/>
            <w:sz w:val="24"/>
            <w:szCs w:val="24"/>
            <w:lang w:eastAsia="ja-JP"/>
          </w:rPr>
          <w:tab/>
        </w:r>
        <w:r w:rsidRPr="0066366F" w:rsidDel="007613FD">
          <w:rPr>
            <w:rFonts w:cs="Arial"/>
            <w:noProof/>
          </w:rPr>
          <w:delText>Pre-requisite on DEV Server</w:delText>
        </w:r>
        <w:r w:rsidDel="007613FD">
          <w:rPr>
            <w:noProof/>
          </w:rPr>
          <w:tab/>
          <w:delText>34</w:delText>
        </w:r>
      </w:del>
    </w:p>
    <w:p w14:paraId="34DD18A4" w14:textId="77777777" w:rsidR="001779EE" w:rsidDel="007613FD" w:rsidRDefault="001779EE">
      <w:pPr>
        <w:pStyle w:val="TOC3"/>
        <w:tabs>
          <w:tab w:val="left" w:pos="1448"/>
        </w:tabs>
        <w:rPr>
          <w:del w:id="182" w:author="Steven Yang" w:date="2018-07-12T12:28:00Z"/>
          <w:rFonts w:asciiTheme="minorHAnsi" w:eastAsiaTheme="minorEastAsia" w:hAnsiTheme="minorHAnsi" w:cstheme="minorBidi"/>
          <w:noProof/>
          <w:sz w:val="24"/>
          <w:szCs w:val="24"/>
          <w:lang w:eastAsia="ja-JP"/>
        </w:rPr>
      </w:pPr>
      <w:del w:id="183" w:author="Steven Yang" w:date="2018-07-12T12:28:00Z">
        <w:r w:rsidDel="007613FD">
          <w:rPr>
            <w:noProof/>
          </w:rPr>
          <w:delText>5.5.2</w:delText>
        </w:r>
        <w:r w:rsidDel="007613FD">
          <w:rPr>
            <w:rFonts w:asciiTheme="minorHAnsi" w:eastAsiaTheme="minorEastAsia" w:hAnsiTheme="minorHAnsi" w:cstheme="minorBidi"/>
            <w:noProof/>
            <w:sz w:val="24"/>
            <w:szCs w:val="24"/>
            <w:lang w:eastAsia="ja-JP"/>
          </w:rPr>
          <w:tab/>
        </w:r>
        <w:r w:rsidDel="007613FD">
          <w:rPr>
            <w:noProof/>
          </w:rPr>
          <w:delText>Packaging Steps</w:delText>
        </w:r>
        <w:r w:rsidDel="007613FD">
          <w:rPr>
            <w:noProof/>
          </w:rPr>
          <w:tab/>
          <w:delText>35</w:delText>
        </w:r>
      </w:del>
    </w:p>
    <w:p w14:paraId="21072139" w14:textId="77777777" w:rsidR="001779EE" w:rsidDel="007613FD" w:rsidRDefault="001779EE">
      <w:pPr>
        <w:pStyle w:val="TOC2"/>
        <w:tabs>
          <w:tab w:val="left" w:pos="1325"/>
        </w:tabs>
        <w:rPr>
          <w:del w:id="184" w:author="Steven Yang" w:date="2018-07-12T12:28:00Z"/>
          <w:rFonts w:asciiTheme="minorHAnsi" w:eastAsiaTheme="minorEastAsia" w:hAnsiTheme="minorHAnsi" w:cstheme="minorBidi"/>
          <w:sz w:val="24"/>
          <w:szCs w:val="24"/>
          <w:lang w:eastAsia="ja-JP"/>
        </w:rPr>
      </w:pPr>
      <w:del w:id="185" w:author="Steven Yang" w:date="2018-07-12T12:28:00Z">
        <w:r w:rsidDel="007613FD">
          <w:delText>5.6</w:delText>
        </w:r>
        <w:r w:rsidDel="007613FD">
          <w:rPr>
            <w:rFonts w:asciiTheme="minorHAnsi" w:eastAsiaTheme="minorEastAsia" w:hAnsiTheme="minorHAnsi" w:cstheme="minorBidi"/>
            <w:sz w:val="24"/>
            <w:szCs w:val="24"/>
            <w:lang w:eastAsia="ja-JP"/>
          </w:rPr>
          <w:tab/>
        </w:r>
        <w:r w:rsidDel="007613FD">
          <w:delText>Web Application (UI Module) Deployment</w:delText>
        </w:r>
        <w:r w:rsidDel="007613FD">
          <w:tab/>
          <w:delText>35</w:delText>
        </w:r>
      </w:del>
    </w:p>
    <w:p w14:paraId="299252C9" w14:textId="77777777" w:rsidR="001779EE" w:rsidDel="007613FD" w:rsidRDefault="001779EE">
      <w:pPr>
        <w:pStyle w:val="TOC2"/>
        <w:tabs>
          <w:tab w:val="left" w:pos="1325"/>
        </w:tabs>
        <w:rPr>
          <w:del w:id="186" w:author="Steven Yang" w:date="2018-07-12T12:28:00Z"/>
          <w:rFonts w:asciiTheme="minorHAnsi" w:eastAsiaTheme="minorEastAsia" w:hAnsiTheme="minorHAnsi" w:cstheme="minorBidi"/>
          <w:sz w:val="24"/>
          <w:szCs w:val="24"/>
          <w:lang w:eastAsia="ja-JP"/>
        </w:rPr>
      </w:pPr>
      <w:del w:id="187" w:author="Steven Yang" w:date="2018-07-12T12:28:00Z">
        <w:r w:rsidDel="007613FD">
          <w:delText>5.7</w:delText>
        </w:r>
        <w:r w:rsidDel="007613FD">
          <w:rPr>
            <w:rFonts w:asciiTheme="minorHAnsi" w:eastAsiaTheme="minorEastAsia" w:hAnsiTheme="minorHAnsi" w:cstheme="minorBidi"/>
            <w:sz w:val="24"/>
            <w:szCs w:val="24"/>
            <w:lang w:eastAsia="ja-JP"/>
          </w:rPr>
          <w:tab/>
        </w:r>
        <w:r w:rsidDel="007613FD">
          <w:delText>Configuration</w:delText>
        </w:r>
        <w:r w:rsidDel="007613FD">
          <w:tab/>
          <w:delText>37</w:delText>
        </w:r>
      </w:del>
    </w:p>
    <w:p w14:paraId="6D7EC302" w14:textId="77777777" w:rsidR="001779EE" w:rsidDel="007613FD" w:rsidRDefault="001779EE">
      <w:pPr>
        <w:pStyle w:val="TOC3"/>
        <w:tabs>
          <w:tab w:val="left" w:pos="1448"/>
        </w:tabs>
        <w:rPr>
          <w:del w:id="188" w:author="Steven Yang" w:date="2018-07-12T12:28:00Z"/>
          <w:rFonts w:asciiTheme="minorHAnsi" w:eastAsiaTheme="minorEastAsia" w:hAnsiTheme="minorHAnsi" w:cstheme="minorBidi"/>
          <w:noProof/>
          <w:sz w:val="24"/>
          <w:szCs w:val="24"/>
          <w:lang w:eastAsia="ja-JP"/>
        </w:rPr>
      </w:pPr>
      <w:del w:id="189" w:author="Steven Yang" w:date="2018-07-12T12:28:00Z">
        <w:r w:rsidDel="007613FD">
          <w:rPr>
            <w:noProof/>
          </w:rPr>
          <w:delText>5.7.1</w:delText>
        </w:r>
        <w:r w:rsidDel="007613FD">
          <w:rPr>
            <w:rFonts w:asciiTheme="minorHAnsi" w:eastAsiaTheme="minorEastAsia" w:hAnsiTheme="minorHAnsi" w:cstheme="minorBidi"/>
            <w:noProof/>
            <w:sz w:val="24"/>
            <w:szCs w:val="24"/>
            <w:lang w:eastAsia="ja-JP"/>
          </w:rPr>
          <w:tab/>
        </w:r>
        <w:r w:rsidDel="007613FD">
          <w:rPr>
            <w:noProof/>
          </w:rPr>
          <w:delText>BizFlow Server Configuration files.</w:delText>
        </w:r>
        <w:r w:rsidDel="007613FD">
          <w:rPr>
            <w:noProof/>
          </w:rPr>
          <w:tab/>
          <w:delText>37</w:delText>
        </w:r>
      </w:del>
    </w:p>
    <w:p w14:paraId="330C0356" w14:textId="77777777" w:rsidR="001779EE" w:rsidDel="007613FD" w:rsidRDefault="001779EE">
      <w:pPr>
        <w:pStyle w:val="TOC4"/>
        <w:tabs>
          <w:tab w:val="left" w:pos="2115"/>
        </w:tabs>
        <w:rPr>
          <w:del w:id="190" w:author="Steven Yang" w:date="2018-07-12T12:28:00Z"/>
          <w:rFonts w:asciiTheme="minorHAnsi" w:eastAsiaTheme="minorEastAsia" w:hAnsiTheme="minorHAnsi" w:cstheme="minorBidi"/>
          <w:noProof/>
          <w:sz w:val="24"/>
          <w:szCs w:val="24"/>
          <w:lang w:eastAsia="ja-JP"/>
        </w:rPr>
      </w:pPr>
      <w:del w:id="191" w:author="Steven Yang" w:date="2018-07-12T12:28:00Z">
        <w:r w:rsidDel="007613FD">
          <w:rPr>
            <w:noProof/>
          </w:rPr>
          <w:delText>5.7.1.1</w:delText>
        </w:r>
        <w:r w:rsidDel="007613FD">
          <w:rPr>
            <w:rFonts w:asciiTheme="minorHAnsi" w:eastAsiaTheme="minorEastAsia" w:hAnsiTheme="minorHAnsi" w:cstheme="minorBidi"/>
            <w:noProof/>
            <w:sz w:val="24"/>
            <w:szCs w:val="24"/>
            <w:lang w:eastAsia="ja-JP"/>
          </w:rPr>
          <w:tab/>
        </w:r>
        <w:r w:rsidDel="007613FD">
          <w:rPr>
            <w:noProof/>
          </w:rPr>
          <w:delText>server.ini Configuration</w:delText>
        </w:r>
        <w:r w:rsidDel="007613FD">
          <w:rPr>
            <w:noProof/>
          </w:rPr>
          <w:tab/>
          <w:delText>37</w:delText>
        </w:r>
      </w:del>
    </w:p>
    <w:p w14:paraId="6EE8CB63" w14:textId="77777777" w:rsidR="001779EE" w:rsidDel="007613FD" w:rsidRDefault="001779EE">
      <w:pPr>
        <w:pStyle w:val="TOC4"/>
        <w:tabs>
          <w:tab w:val="left" w:pos="2115"/>
        </w:tabs>
        <w:rPr>
          <w:del w:id="192" w:author="Steven Yang" w:date="2018-07-12T12:28:00Z"/>
          <w:rFonts w:asciiTheme="minorHAnsi" w:eastAsiaTheme="minorEastAsia" w:hAnsiTheme="minorHAnsi" w:cstheme="minorBidi"/>
          <w:noProof/>
          <w:sz w:val="24"/>
          <w:szCs w:val="24"/>
          <w:lang w:eastAsia="ja-JP"/>
        </w:rPr>
      </w:pPr>
      <w:del w:id="193" w:author="Steven Yang" w:date="2018-07-12T12:28:00Z">
        <w:r w:rsidDel="007613FD">
          <w:rPr>
            <w:noProof/>
          </w:rPr>
          <w:delText>5.7.1.2</w:delText>
        </w:r>
        <w:r w:rsidDel="007613FD">
          <w:rPr>
            <w:rFonts w:asciiTheme="minorHAnsi" w:eastAsiaTheme="minorEastAsia" w:hAnsiTheme="minorHAnsi" w:cstheme="minorBidi"/>
            <w:noProof/>
            <w:sz w:val="24"/>
            <w:szCs w:val="24"/>
            <w:lang w:eastAsia="ja-JP"/>
          </w:rPr>
          <w:tab/>
        </w:r>
        <w:r w:rsidDel="007613FD">
          <w:rPr>
            <w:noProof/>
          </w:rPr>
          <w:delText>hwserver.ini Configuration</w:delText>
        </w:r>
        <w:r w:rsidDel="007613FD">
          <w:rPr>
            <w:noProof/>
          </w:rPr>
          <w:tab/>
          <w:delText>38</w:delText>
        </w:r>
      </w:del>
    </w:p>
    <w:p w14:paraId="73CF8A4D" w14:textId="77777777" w:rsidR="001779EE" w:rsidDel="007613FD" w:rsidRDefault="001779EE">
      <w:pPr>
        <w:pStyle w:val="TOC3"/>
        <w:tabs>
          <w:tab w:val="left" w:pos="1448"/>
        </w:tabs>
        <w:rPr>
          <w:del w:id="194" w:author="Steven Yang" w:date="2018-07-12T12:28:00Z"/>
          <w:rFonts w:asciiTheme="minorHAnsi" w:eastAsiaTheme="minorEastAsia" w:hAnsiTheme="minorHAnsi" w:cstheme="minorBidi"/>
          <w:noProof/>
          <w:sz w:val="24"/>
          <w:szCs w:val="24"/>
          <w:lang w:eastAsia="ja-JP"/>
        </w:rPr>
      </w:pPr>
      <w:del w:id="195" w:author="Steven Yang" w:date="2018-07-12T12:28:00Z">
        <w:r w:rsidDel="007613FD">
          <w:rPr>
            <w:noProof/>
          </w:rPr>
          <w:delText>5.7.2</w:delText>
        </w:r>
        <w:r w:rsidDel="007613FD">
          <w:rPr>
            <w:rFonts w:asciiTheme="minorHAnsi" w:eastAsiaTheme="minorEastAsia" w:hAnsiTheme="minorHAnsi" w:cstheme="minorBidi"/>
            <w:noProof/>
            <w:sz w:val="24"/>
            <w:szCs w:val="24"/>
            <w:lang w:eastAsia="ja-JP"/>
          </w:rPr>
          <w:tab/>
        </w:r>
        <w:r w:rsidDel="007613FD">
          <w:rPr>
            <w:noProof/>
          </w:rPr>
          <w:delText>Web Server Configuration files.</w:delText>
        </w:r>
        <w:r w:rsidDel="007613FD">
          <w:rPr>
            <w:noProof/>
          </w:rPr>
          <w:tab/>
          <w:delText>38</w:delText>
        </w:r>
      </w:del>
    </w:p>
    <w:p w14:paraId="7BF99731" w14:textId="77777777" w:rsidR="001779EE" w:rsidDel="007613FD" w:rsidRDefault="001779EE">
      <w:pPr>
        <w:pStyle w:val="TOC4"/>
        <w:tabs>
          <w:tab w:val="left" w:pos="2115"/>
        </w:tabs>
        <w:rPr>
          <w:del w:id="196" w:author="Steven Yang" w:date="2018-07-12T12:28:00Z"/>
          <w:rFonts w:asciiTheme="minorHAnsi" w:eastAsiaTheme="minorEastAsia" w:hAnsiTheme="minorHAnsi" w:cstheme="minorBidi"/>
          <w:noProof/>
          <w:sz w:val="24"/>
          <w:szCs w:val="24"/>
          <w:lang w:eastAsia="ja-JP"/>
        </w:rPr>
      </w:pPr>
      <w:del w:id="197" w:author="Steven Yang" w:date="2018-07-12T12:28:00Z">
        <w:r w:rsidDel="007613FD">
          <w:rPr>
            <w:noProof/>
          </w:rPr>
          <w:delText>5.7.2.1</w:delText>
        </w:r>
        <w:r w:rsidDel="007613FD">
          <w:rPr>
            <w:rFonts w:asciiTheme="minorHAnsi" w:eastAsiaTheme="minorEastAsia" w:hAnsiTheme="minorHAnsi" w:cstheme="minorBidi"/>
            <w:noProof/>
            <w:sz w:val="24"/>
            <w:szCs w:val="24"/>
            <w:lang w:eastAsia="ja-JP"/>
          </w:rPr>
          <w:tab/>
        </w:r>
        <w:r w:rsidDel="007613FD">
          <w:rPr>
            <w:noProof/>
          </w:rPr>
          <w:delText>JNDI Configuration</w:delText>
        </w:r>
        <w:r w:rsidDel="007613FD">
          <w:rPr>
            <w:noProof/>
          </w:rPr>
          <w:tab/>
          <w:delText>38</w:delText>
        </w:r>
      </w:del>
    </w:p>
    <w:p w14:paraId="312A304F" w14:textId="77777777" w:rsidR="001779EE" w:rsidDel="007613FD" w:rsidRDefault="001779EE">
      <w:pPr>
        <w:pStyle w:val="TOC4"/>
        <w:tabs>
          <w:tab w:val="left" w:pos="2115"/>
        </w:tabs>
        <w:rPr>
          <w:del w:id="198" w:author="Steven Yang" w:date="2018-07-12T12:28:00Z"/>
          <w:rFonts w:asciiTheme="minorHAnsi" w:eastAsiaTheme="minorEastAsia" w:hAnsiTheme="minorHAnsi" w:cstheme="minorBidi"/>
          <w:noProof/>
          <w:sz w:val="24"/>
          <w:szCs w:val="24"/>
          <w:lang w:eastAsia="ja-JP"/>
        </w:rPr>
      </w:pPr>
      <w:del w:id="199" w:author="Steven Yang" w:date="2018-07-12T12:28:00Z">
        <w:r w:rsidDel="007613FD">
          <w:rPr>
            <w:noProof/>
          </w:rPr>
          <w:delText>5.7.2.2</w:delText>
        </w:r>
        <w:r w:rsidDel="007613FD">
          <w:rPr>
            <w:rFonts w:asciiTheme="minorHAnsi" w:eastAsiaTheme="minorEastAsia" w:hAnsiTheme="minorHAnsi" w:cstheme="minorBidi"/>
            <w:noProof/>
            <w:sz w:val="24"/>
            <w:szCs w:val="24"/>
            <w:lang w:eastAsia="ja-JP"/>
          </w:rPr>
          <w:tab/>
        </w:r>
        <w:r w:rsidDel="007613FD">
          <w:rPr>
            <w:noProof/>
          </w:rPr>
          <w:delText>WebMaker Server Configuration</w:delText>
        </w:r>
        <w:r w:rsidDel="007613FD">
          <w:rPr>
            <w:noProof/>
          </w:rPr>
          <w:tab/>
          <w:delText>40</w:delText>
        </w:r>
      </w:del>
    </w:p>
    <w:p w14:paraId="3A8C03C4" w14:textId="77777777" w:rsidR="001779EE" w:rsidDel="007613FD" w:rsidRDefault="001779EE">
      <w:pPr>
        <w:pStyle w:val="TOC4"/>
        <w:tabs>
          <w:tab w:val="left" w:pos="2115"/>
        </w:tabs>
        <w:rPr>
          <w:del w:id="200" w:author="Steven Yang" w:date="2018-07-12T12:28:00Z"/>
          <w:rFonts w:asciiTheme="minorHAnsi" w:eastAsiaTheme="minorEastAsia" w:hAnsiTheme="minorHAnsi" w:cstheme="minorBidi"/>
          <w:noProof/>
          <w:sz w:val="24"/>
          <w:szCs w:val="24"/>
          <w:lang w:eastAsia="ja-JP"/>
        </w:rPr>
      </w:pPr>
      <w:del w:id="201" w:author="Steven Yang" w:date="2018-07-12T12:28:00Z">
        <w:r w:rsidDel="007613FD">
          <w:rPr>
            <w:noProof/>
          </w:rPr>
          <w:delText>5.7.2.3</w:delText>
        </w:r>
        <w:r w:rsidDel="007613FD">
          <w:rPr>
            <w:rFonts w:asciiTheme="minorHAnsi" w:eastAsiaTheme="minorEastAsia" w:hAnsiTheme="minorHAnsi" w:cstheme="minorBidi"/>
            <w:noProof/>
            <w:sz w:val="24"/>
            <w:szCs w:val="24"/>
            <w:lang w:eastAsia="ja-JP"/>
          </w:rPr>
          <w:tab/>
        </w:r>
        <w:r w:rsidDel="007613FD">
          <w:rPr>
            <w:noProof/>
          </w:rPr>
          <w:delText>BizFlow Advanced Reporting (BAR) Configuration</w:delText>
        </w:r>
        <w:r w:rsidDel="007613FD">
          <w:rPr>
            <w:noProof/>
          </w:rPr>
          <w:tab/>
          <w:delText>41</w:delText>
        </w:r>
      </w:del>
    </w:p>
    <w:p w14:paraId="28795178" w14:textId="77777777" w:rsidR="001779EE" w:rsidDel="007613FD" w:rsidRDefault="001779EE">
      <w:pPr>
        <w:pStyle w:val="TOC3"/>
        <w:tabs>
          <w:tab w:val="left" w:pos="1448"/>
        </w:tabs>
        <w:rPr>
          <w:del w:id="202" w:author="Steven Yang" w:date="2018-07-12T12:28:00Z"/>
          <w:rFonts w:asciiTheme="minorHAnsi" w:eastAsiaTheme="minorEastAsia" w:hAnsiTheme="minorHAnsi" w:cstheme="minorBidi"/>
          <w:noProof/>
          <w:sz w:val="24"/>
          <w:szCs w:val="24"/>
          <w:lang w:eastAsia="ja-JP"/>
        </w:rPr>
      </w:pPr>
      <w:del w:id="203" w:author="Steven Yang" w:date="2018-07-12T12:28:00Z">
        <w:r w:rsidDel="007613FD">
          <w:rPr>
            <w:noProof/>
          </w:rPr>
          <w:delText>5.7.3</w:delText>
        </w:r>
        <w:r w:rsidDel="007613FD">
          <w:rPr>
            <w:rFonts w:asciiTheme="minorHAnsi" w:eastAsiaTheme="minorEastAsia" w:hAnsiTheme="minorHAnsi" w:cstheme="minorBidi"/>
            <w:noProof/>
            <w:sz w:val="24"/>
            <w:szCs w:val="24"/>
            <w:lang w:eastAsia="ja-JP"/>
          </w:rPr>
          <w:tab/>
        </w:r>
        <w:r w:rsidDel="007613FD">
          <w:rPr>
            <w:noProof/>
          </w:rPr>
          <w:delText>BizFlow Web Portal Configuration</w:delText>
        </w:r>
        <w:r w:rsidDel="007613FD">
          <w:rPr>
            <w:noProof/>
          </w:rPr>
          <w:tab/>
          <w:delText>41</w:delText>
        </w:r>
      </w:del>
    </w:p>
    <w:p w14:paraId="51372536" w14:textId="77777777" w:rsidR="001779EE" w:rsidDel="007613FD" w:rsidRDefault="001779EE">
      <w:pPr>
        <w:pStyle w:val="TOC3"/>
        <w:tabs>
          <w:tab w:val="left" w:pos="1448"/>
        </w:tabs>
        <w:rPr>
          <w:del w:id="204" w:author="Steven Yang" w:date="2018-07-12T12:28:00Z"/>
          <w:rFonts w:asciiTheme="minorHAnsi" w:eastAsiaTheme="minorEastAsia" w:hAnsiTheme="minorHAnsi" w:cstheme="minorBidi"/>
          <w:noProof/>
          <w:sz w:val="24"/>
          <w:szCs w:val="24"/>
          <w:lang w:eastAsia="ja-JP"/>
        </w:rPr>
      </w:pPr>
      <w:del w:id="205" w:author="Steven Yang" w:date="2018-07-12T12:28:00Z">
        <w:r w:rsidDel="007613FD">
          <w:rPr>
            <w:noProof/>
          </w:rPr>
          <w:delText>5.7.4</w:delText>
        </w:r>
        <w:r w:rsidDel="007613FD">
          <w:rPr>
            <w:rFonts w:asciiTheme="minorHAnsi" w:eastAsiaTheme="minorEastAsia" w:hAnsiTheme="minorHAnsi" w:cstheme="minorBidi"/>
            <w:noProof/>
            <w:sz w:val="24"/>
            <w:szCs w:val="24"/>
            <w:lang w:eastAsia="ja-JP"/>
          </w:rPr>
          <w:tab/>
        </w:r>
        <w:r w:rsidDel="007613FD">
          <w:rPr>
            <w:noProof/>
          </w:rPr>
          <w:delText>BizFlow Global Variable Configuration</w:delText>
        </w:r>
        <w:r w:rsidDel="007613FD">
          <w:rPr>
            <w:noProof/>
          </w:rPr>
          <w:tab/>
          <w:delText>44</w:delText>
        </w:r>
      </w:del>
    </w:p>
    <w:p w14:paraId="4B9B606F" w14:textId="77777777" w:rsidR="001779EE" w:rsidDel="007613FD" w:rsidRDefault="001779EE">
      <w:pPr>
        <w:pStyle w:val="TOC3"/>
        <w:tabs>
          <w:tab w:val="left" w:pos="1448"/>
        </w:tabs>
        <w:rPr>
          <w:del w:id="206" w:author="Steven Yang" w:date="2018-07-12T12:28:00Z"/>
          <w:rFonts w:asciiTheme="minorHAnsi" w:eastAsiaTheme="minorEastAsia" w:hAnsiTheme="minorHAnsi" w:cstheme="minorBidi"/>
          <w:noProof/>
          <w:sz w:val="24"/>
          <w:szCs w:val="24"/>
          <w:lang w:eastAsia="ja-JP"/>
        </w:rPr>
      </w:pPr>
      <w:del w:id="207" w:author="Steven Yang" w:date="2018-07-12T12:28:00Z">
        <w:r w:rsidDel="007613FD">
          <w:rPr>
            <w:noProof/>
          </w:rPr>
          <w:delText>5.7.5</w:delText>
        </w:r>
        <w:r w:rsidDel="007613FD">
          <w:rPr>
            <w:rFonts w:asciiTheme="minorHAnsi" w:eastAsiaTheme="minorEastAsia" w:hAnsiTheme="minorHAnsi" w:cstheme="minorBidi"/>
            <w:noProof/>
            <w:sz w:val="24"/>
            <w:szCs w:val="24"/>
            <w:lang w:eastAsia="ja-JP"/>
          </w:rPr>
          <w:tab/>
        </w:r>
        <w:r w:rsidDel="007613FD">
          <w:rPr>
            <w:noProof/>
          </w:rPr>
          <w:delText>Internet Explore Configuration</w:delText>
        </w:r>
        <w:r w:rsidDel="007613FD">
          <w:rPr>
            <w:noProof/>
          </w:rPr>
          <w:tab/>
          <w:delText>45</w:delText>
        </w:r>
      </w:del>
    </w:p>
    <w:p w14:paraId="342D2337" w14:textId="07E6551B" w:rsidR="00F3111B" w:rsidRPr="00FD27CC" w:rsidRDefault="001F5E80">
      <w:pPr>
        <w:rPr>
          <w:rFonts w:cs="Arial"/>
        </w:rPr>
      </w:pPr>
      <w:r w:rsidRPr="00D758B8">
        <w:rPr>
          <w:rFonts w:cs="Arial"/>
          <w:b/>
          <w:color w:val="333333"/>
        </w:rPr>
        <w:fldChar w:fldCharType="end"/>
      </w:r>
      <w:bookmarkStart w:id="208" w:name="_Toc223260483"/>
      <w:bookmarkStart w:id="209" w:name="_Ref227459879"/>
      <w:bookmarkStart w:id="210" w:name="_Toc523032772"/>
      <w:bookmarkStart w:id="211" w:name="_Toc523126455"/>
    </w:p>
    <w:p w14:paraId="0E12F974" w14:textId="234E5406" w:rsidR="00310211" w:rsidRDefault="002C30CF" w:rsidP="00310211">
      <w:pPr>
        <w:pStyle w:val="Heading1"/>
        <w:rPr>
          <w:rStyle w:val="Heading1Char"/>
        </w:rPr>
      </w:pPr>
      <w:bookmarkStart w:id="212" w:name="_Toc360278154"/>
      <w:bookmarkStart w:id="213" w:name="_Toc393017982"/>
      <w:r w:rsidRPr="002C30CF">
        <w:rPr>
          <w:rStyle w:val="Heading1Char"/>
        </w:rPr>
        <w:lastRenderedPageBreak/>
        <w:t>Introduction</w:t>
      </w:r>
      <w:bookmarkEnd w:id="212"/>
      <w:bookmarkEnd w:id="213"/>
    </w:p>
    <w:p w14:paraId="08F891BD" w14:textId="4BD3EE8B" w:rsidR="00310211" w:rsidRDefault="002C30CF" w:rsidP="002C30CF">
      <w:pPr>
        <w:rPr>
          <w:rFonts w:cs="Arial"/>
          <w:sz w:val="22"/>
          <w:szCs w:val="22"/>
        </w:rPr>
      </w:pPr>
      <w:r w:rsidRPr="002C30CF">
        <w:rPr>
          <w:rFonts w:cs="Arial"/>
          <w:sz w:val="22"/>
          <w:szCs w:val="22"/>
        </w:rPr>
        <w:t xml:space="preserve">This document describes how to deploy the HHS CMS 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C03530">
      <w:pPr>
        <w:pStyle w:val="Heading1"/>
      </w:pPr>
      <w:bookmarkStart w:id="214" w:name="_Toc393017983"/>
      <w:r w:rsidRPr="00C03530">
        <w:lastRenderedPageBreak/>
        <w:t>Required system version information</w:t>
      </w:r>
      <w:bookmarkEnd w:id="214"/>
    </w:p>
    <w:p w14:paraId="46EC8D01" w14:textId="77777777" w:rsidR="00C03530" w:rsidRPr="00C03530" w:rsidRDefault="00C03530" w:rsidP="00AC6AF3">
      <w:pPr>
        <w:pStyle w:val="ListParagraph"/>
        <w:numPr>
          <w:ilvl w:val="0"/>
          <w:numId w:val="47"/>
        </w:numPr>
        <w:rPr>
          <w:rFonts w:cs="Arial"/>
          <w:sz w:val="22"/>
        </w:rPr>
      </w:pPr>
      <w:r w:rsidRPr="00C03530">
        <w:rPr>
          <w:rFonts w:cs="Arial"/>
          <w:sz w:val="22"/>
        </w:rPr>
        <w:t>BizFlow: BizFlow Server version 12.4</w:t>
      </w:r>
    </w:p>
    <w:p w14:paraId="7BEA4962" w14:textId="77777777" w:rsidR="00C03530" w:rsidRPr="00C03530" w:rsidRDefault="00C03530" w:rsidP="00AC6AF3">
      <w:pPr>
        <w:pStyle w:val="ListParagraph"/>
        <w:numPr>
          <w:ilvl w:val="0"/>
          <w:numId w:val="47"/>
        </w:numPr>
        <w:rPr>
          <w:rFonts w:cs="Arial"/>
          <w:sz w:val="22"/>
        </w:rPr>
      </w:pPr>
      <w:r w:rsidRPr="00C03530">
        <w:rPr>
          <w:rFonts w:cs="Arial"/>
          <w:sz w:val="22"/>
        </w:rPr>
        <w:t>Database: Oracle 12c</w:t>
      </w:r>
    </w:p>
    <w:p w14:paraId="660E35A0" w14:textId="77777777" w:rsidR="00C03530" w:rsidRPr="00C03530" w:rsidRDefault="00C03530" w:rsidP="00AC6AF3">
      <w:pPr>
        <w:pStyle w:val="ListParagraph"/>
        <w:numPr>
          <w:ilvl w:val="0"/>
          <w:numId w:val="47"/>
        </w:numPr>
        <w:rPr>
          <w:rFonts w:cs="Arial"/>
          <w:sz w:val="22"/>
        </w:rPr>
      </w:pPr>
      <w:r w:rsidRPr="00C03530">
        <w:rPr>
          <w:rFonts w:cs="Arial"/>
          <w:sz w:val="22"/>
        </w:rPr>
        <w:t>Web Server: Tomcat 7</w:t>
      </w:r>
    </w:p>
    <w:p w14:paraId="18303937" w14:textId="1C731FB1" w:rsidR="00C03530" w:rsidRDefault="00C03530" w:rsidP="00AC6AF3">
      <w:pPr>
        <w:pStyle w:val="ListParagraph"/>
        <w:numPr>
          <w:ilvl w:val="0"/>
          <w:numId w:val="47"/>
        </w:numPr>
        <w:rPr>
          <w:rFonts w:cs="Arial"/>
          <w:sz w:val="22"/>
        </w:rPr>
      </w:pPr>
      <w:r w:rsidRPr="00C03530">
        <w:rPr>
          <w:rFonts w:cs="Arial"/>
          <w:sz w:val="22"/>
        </w:rPr>
        <w:t>Java: JDK 7</w:t>
      </w:r>
    </w:p>
    <w:p w14:paraId="25D0329F" w14:textId="77777777" w:rsidR="00C03530" w:rsidRDefault="00C03530" w:rsidP="00C03530">
      <w:pPr>
        <w:rPr>
          <w:rFonts w:cs="Arial"/>
          <w:sz w:val="22"/>
        </w:rPr>
      </w:pPr>
    </w:p>
    <w:p w14:paraId="45C7F25C" w14:textId="77777777" w:rsidR="00C03530" w:rsidRPr="00C03530" w:rsidRDefault="00C03530" w:rsidP="00C03530">
      <w:pPr>
        <w:rPr>
          <w:rFonts w:cs="Arial"/>
          <w:sz w:val="22"/>
        </w:rPr>
      </w:pPr>
    </w:p>
    <w:p w14:paraId="22A998BA" w14:textId="77777777" w:rsidR="00C03530" w:rsidRPr="00C03530" w:rsidRDefault="00C03530" w:rsidP="00C03530">
      <w:pPr>
        <w:pStyle w:val="Heading1"/>
      </w:pPr>
      <w:bookmarkStart w:id="215" w:name="_Toc393017984"/>
      <w:r w:rsidRPr="00C03530">
        <w:lastRenderedPageBreak/>
        <w:t>Development directory structure</w:t>
      </w:r>
      <w:bookmarkEnd w:id="215"/>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E81706" w14:textId="2624D07E"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14:paraId="7FC82608" w14:textId="6D5F25FF"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CMS-BizFlow/deploy/</w:t>
      </w:r>
    </w:p>
    <w:p w14:paraId="7A0E42CC" w14:textId="764198A0"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CMS-BizFlow/java/cmspdf</w:t>
      </w:r>
    </w:p>
    <w:p w14:paraId="111BAE72" w14:textId="4D892F08" w:rsidR="00D84E0D" w:rsidRPr="00C03530" w:rsidRDefault="00D7564A" w:rsidP="00D84E0D">
      <w:pPr>
        <w:rPr>
          <w:rFonts w:ascii="Courier New" w:hAnsi="Courier New" w:cs="Courier New"/>
          <w:sz w:val="18"/>
          <w:szCs w:val="18"/>
        </w:rPr>
      </w:pPr>
      <w:r>
        <w:rPr>
          <w:rFonts w:ascii="Courier New" w:hAnsi="Courier New" w:cs="Courier New"/>
          <w:sz w:val="18"/>
          <w:szCs w:val="18"/>
        </w:rPr>
        <w:t>CMS-BizFlow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14:paraId="6DFFF60C" w14:textId="22DE17F4" w:rsidR="00D84E0D" w:rsidRPr="00C03530" w:rsidRDefault="00D7564A" w:rsidP="00D84E0D">
      <w:pPr>
        <w:rPr>
          <w:rFonts w:ascii="Courier New" w:hAnsi="Courier New" w:cs="Courier New"/>
          <w:sz w:val="18"/>
          <w:szCs w:val="18"/>
        </w:rPr>
      </w:pPr>
      <w:r>
        <w:rPr>
          <w:rFonts w:ascii="Courier New" w:hAnsi="Courier New" w:cs="Courier New"/>
          <w:sz w:val="18"/>
          <w:szCs w:val="18"/>
        </w:rPr>
        <w:t>CMS-BizFlow</w:t>
      </w:r>
      <w:r w:rsidR="00D84E0D">
        <w:rPr>
          <w:rFonts w:ascii="Courier New" w:hAnsi="Courier New" w:cs="Courier New"/>
          <w:sz w:val="18"/>
          <w:szCs w:val="18"/>
        </w:rPr>
        <w:t>/report/</w:t>
      </w:r>
    </w:p>
    <w:p w14:paraId="6F22D099" w14:textId="3D49C182"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w:t>
      </w:r>
      <w:r w:rsidR="00220B37">
        <w:rPr>
          <w:rFonts w:ascii="Courier New" w:hAnsi="Courier New" w:cs="Courier New"/>
          <w:sz w:val="18"/>
          <w:szCs w:val="18"/>
        </w:rPr>
        <w:t>/</w:t>
      </w:r>
      <w:r w:rsidR="00C03530" w:rsidRPr="00C03530">
        <w:rPr>
          <w:rFonts w:ascii="Courier New" w:hAnsi="Courier New" w:cs="Courier New"/>
          <w:sz w:val="18"/>
          <w:szCs w:val="18"/>
        </w:rPr>
        <w:t>ui</w:t>
      </w:r>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14:paraId="25A96DC0" w14:textId="51917835"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CMS-BizFlow/webapps/bizflow</w:t>
      </w:r>
    </w:p>
    <w:p w14:paraId="285E1B6C" w14:textId="08C0688D" w:rsidR="00C03530" w:rsidRPr="00C03530" w:rsidRDefault="00C03530" w:rsidP="00C03530">
      <w:pPr>
        <w:rPr>
          <w:rFonts w:ascii="Courier New" w:hAnsi="Courier New" w:cs="Courier New"/>
          <w:sz w:val="18"/>
          <w:szCs w:val="18"/>
        </w:rPr>
      </w:pPr>
    </w:p>
    <w:p w14:paraId="40B287C6" w14:textId="77777777" w:rsidR="00C03530" w:rsidRDefault="00C03530" w:rsidP="00C03530">
      <w:pPr>
        <w:rPr>
          <w:rFonts w:cs="Arial"/>
          <w:sz w:val="22"/>
        </w:rPr>
      </w:pPr>
    </w:p>
    <w:p w14:paraId="38C22F53" w14:textId="77777777" w:rsidR="009F467B" w:rsidRPr="009F467B" w:rsidRDefault="009F467B" w:rsidP="009F467B">
      <w:pPr>
        <w:pStyle w:val="Heading2"/>
      </w:pPr>
      <w:bookmarkStart w:id="216" w:name="_Toc393017985"/>
      <w:proofErr w:type="gramStart"/>
      <w:r w:rsidRPr="009F467B">
        <w:t>database</w:t>
      </w:r>
      <w:proofErr w:type="gramEnd"/>
      <w:r w:rsidRPr="009F467B">
        <w:t xml:space="preserve"> Directory contents</w:t>
      </w:r>
      <w:bookmarkEnd w:id="216"/>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77777777"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1B566CAF" w14:textId="7C83BB76" w:rsidR="00DB0A70" w:rsidRPr="00DB0A70" w:rsidRDefault="009F467B" w:rsidP="00DB0A70">
      <w:pPr>
        <w:rPr>
          <w:rFonts w:ascii="Courier New" w:hAnsi="Courier New" w:cs="Courier New"/>
          <w:sz w:val="18"/>
          <w:szCs w:val="18"/>
        </w:rPr>
      </w:pPr>
      <w:r w:rsidRPr="009F467B">
        <w:rPr>
          <w:rFonts w:ascii="Courier New" w:hAnsi="Courier New" w:cs="Courier New"/>
          <w:sz w:val="18"/>
          <w:szCs w:val="18"/>
        </w:rPr>
        <w:t>CMS_HR_DB_01_create_schema.sql</w:t>
      </w:r>
    </w:p>
    <w:p w14:paraId="5D9426F3"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CMS_HR_DB_02_grant_permission_bizflow.sql</w:t>
      </w:r>
    </w:p>
    <w:p w14:paraId="17A72D05"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CMS_HR_DB_03_create_model_objects.sql</w:t>
      </w:r>
    </w:p>
    <w:p w14:paraId="0376CC25"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CMS_HR_DB_04_grant_permission_model.sql</w:t>
      </w:r>
    </w:p>
    <w:p w14:paraId="7F826B2C"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CMS_HR_DB_05_create_program_objects.sql</w:t>
      </w:r>
    </w:p>
    <w:p w14:paraId="49567EFB"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CMS_HR_DB_06_grant_permission_program.sql</w:t>
      </w:r>
    </w:p>
    <w:p w14:paraId="165230BD" w14:textId="753331A6"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CMS_HR_DB_07_1_insert_seed_data</w:t>
      </w:r>
      <w:r w:rsidR="0059275B">
        <w:rPr>
          <w:rFonts w:ascii="Courier New" w:hAnsi="Courier New" w:cs="Courier New"/>
          <w:sz w:val="18"/>
          <w:szCs w:val="18"/>
        </w:rPr>
        <w:t>_LOOKUP</w:t>
      </w:r>
      <w:r w:rsidRPr="00DB0A70">
        <w:rPr>
          <w:rFonts w:ascii="Courier New" w:hAnsi="Courier New" w:cs="Courier New"/>
          <w:sz w:val="18"/>
          <w:szCs w:val="18"/>
        </w:rPr>
        <w:t>.sql</w:t>
      </w:r>
    </w:p>
    <w:p w14:paraId="23ACFE1B" w14:textId="2A4AC2E6" w:rsidR="0059275B" w:rsidRPr="00DB0A70" w:rsidRDefault="00DB0A70" w:rsidP="0059275B">
      <w:pPr>
        <w:rPr>
          <w:rFonts w:ascii="Courier New" w:hAnsi="Courier New" w:cs="Courier New"/>
          <w:sz w:val="18"/>
          <w:szCs w:val="18"/>
        </w:rPr>
      </w:pPr>
      <w:r w:rsidRPr="00DB0A70">
        <w:rPr>
          <w:rFonts w:ascii="Courier New" w:hAnsi="Courier New" w:cs="Courier New"/>
          <w:sz w:val="18"/>
          <w:szCs w:val="18"/>
        </w:rPr>
        <w:t>CMS_HR_DB_07_2_insert_seed_data</w:t>
      </w:r>
      <w:r w:rsidR="0059275B">
        <w:rPr>
          <w:rFonts w:ascii="Courier New" w:hAnsi="Courier New" w:cs="Courier New"/>
          <w:sz w:val="18"/>
          <w:szCs w:val="18"/>
        </w:rPr>
        <w:t>_REQUEST</w:t>
      </w:r>
      <w:r w:rsidRPr="00DB0A70">
        <w:rPr>
          <w:rFonts w:ascii="Courier New" w:hAnsi="Courier New" w:cs="Courier New"/>
          <w:sz w:val="18"/>
          <w:szCs w:val="18"/>
        </w:rPr>
        <w:t>.sql</w:t>
      </w:r>
      <w:r w:rsidR="0059275B" w:rsidRPr="0059275B">
        <w:rPr>
          <w:rFonts w:ascii="Courier New" w:hAnsi="Courier New" w:cs="Courier New"/>
          <w:sz w:val="18"/>
          <w:szCs w:val="18"/>
        </w:rPr>
        <w:t xml:space="preserve"> </w:t>
      </w:r>
    </w:p>
    <w:p w14:paraId="3E9D0EBA" w14:textId="70284F2C" w:rsidR="0059275B" w:rsidRPr="00DB0A70" w:rsidRDefault="0059275B" w:rsidP="0059275B">
      <w:pPr>
        <w:rPr>
          <w:rFonts w:ascii="Courier New" w:hAnsi="Courier New" w:cs="Courier New"/>
          <w:sz w:val="18"/>
          <w:szCs w:val="18"/>
        </w:rPr>
      </w:pPr>
      <w:r w:rsidRPr="00DB0A70">
        <w:rPr>
          <w:rFonts w:ascii="Courier New" w:hAnsi="Courier New" w:cs="Courier New"/>
          <w:sz w:val="18"/>
          <w:szCs w:val="18"/>
        </w:rPr>
        <w:t>CMS_HR_DB_07_</w:t>
      </w:r>
      <w:r>
        <w:rPr>
          <w:rFonts w:ascii="Courier New" w:hAnsi="Courier New" w:cs="Courier New"/>
          <w:sz w:val="18"/>
          <w:szCs w:val="18"/>
        </w:rPr>
        <w:t>3</w:t>
      </w:r>
      <w:r w:rsidRPr="00DB0A70">
        <w:rPr>
          <w:rFonts w:ascii="Courier New" w:hAnsi="Courier New" w:cs="Courier New"/>
          <w:sz w:val="18"/>
          <w:szCs w:val="18"/>
        </w:rPr>
        <w:t>_insert_seed_data</w:t>
      </w:r>
      <w:r>
        <w:rPr>
          <w:rFonts w:ascii="Courier New" w:hAnsi="Courier New" w:cs="Courier New"/>
          <w:sz w:val="18"/>
          <w:szCs w:val="18"/>
        </w:rPr>
        <w:t>_GRADE</w:t>
      </w:r>
      <w:r w:rsidRPr="00DB0A70">
        <w:rPr>
          <w:rFonts w:ascii="Courier New" w:hAnsi="Courier New" w:cs="Courier New"/>
          <w:sz w:val="18"/>
          <w:szCs w:val="18"/>
        </w:rPr>
        <w:t>.sql</w:t>
      </w:r>
    </w:p>
    <w:p w14:paraId="145BFAF7" w14:textId="47A74176" w:rsidR="0059275B" w:rsidRPr="00DB0A70" w:rsidRDefault="0059275B" w:rsidP="0059275B">
      <w:pPr>
        <w:rPr>
          <w:rFonts w:ascii="Courier New" w:hAnsi="Courier New" w:cs="Courier New"/>
          <w:sz w:val="18"/>
          <w:szCs w:val="18"/>
        </w:rPr>
      </w:pPr>
      <w:r w:rsidRPr="00DB0A70">
        <w:rPr>
          <w:rFonts w:ascii="Courier New" w:hAnsi="Courier New" w:cs="Courier New"/>
          <w:sz w:val="18"/>
          <w:szCs w:val="18"/>
        </w:rPr>
        <w:t>CMS_HR_DB_07_</w:t>
      </w:r>
      <w:r>
        <w:rPr>
          <w:rFonts w:ascii="Courier New" w:hAnsi="Courier New" w:cs="Courier New"/>
          <w:sz w:val="18"/>
          <w:szCs w:val="18"/>
        </w:rPr>
        <w:t>4</w:t>
      </w:r>
      <w:r w:rsidRPr="00DB0A70">
        <w:rPr>
          <w:rFonts w:ascii="Courier New" w:hAnsi="Courier New" w:cs="Courier New"/>
          <w:sz w:val="18"/>
          <w:szCs w:val="18"/>
        </w:rPr>
        <w:t>_insert_seed_data</w:t>
      </w:r>
      <w:r>
        <w:rPr>
          <w:rFonts w:ascii="Courier New" w:hAnsi="Courier New" w:cs="Courier New"/>
          <w:sz w:val="18"/>
          <w:szCs w:val="18"/>
        </w:rPr>
        <w:t>_ADMIN</w:t>
      </w:r>
      <w:r w:rsidRPr="00DB0A70">
        <w:rPr>
          <w:rFonts w:ascii="Courier New" w:hAnsi="Courier New" w:cs="Courier New"/>
          <w:sz w:val="18"/>
          <w:szCs w:val="18"/>
        </w:rPr>
        <w:t>.sql</w:t>
      </w:r>
      <w:r w:rsidRPr="0059275B">
        <w:rPr>
          <w:rFonts w:ascii="Courier New" w:hAnsi="Courier New" w:cs="Courier New"/>
          <w:sz w:val="18"/>
          <w:szCs w:val="18"/>
        </w:rPr>
        <w:t xml:space="preserve"> </w:t>
      </w:r>
    </w:p>
    <w:p w14:paraId="78DDC6C8" w14:textId="353EBF3A" w:rsidR="0059275B" w:rsidRDefault="0059275B" w:rsidP="0059275B">
      <w:pPr>
        <w:rPr>
          <w:rFonts w:ascii="Courier New" w:hAnsi="Courier New" w:cs="Courier New"/>
          <w:sz w:val="18"/>
          <w:szCs w:val="18"/>
        </w:rPr>
      </w:pPr>
      <w:r w:rsidRPr="00DB0A70">
        <w:rPr>
          <w:rFonts w:ascii="Courier New" w:hAnsi="Courier New" w:cs="Courier New"/>
          <w:sz w:val="18"/>
          <w:szCs w:val="18"/>
        </w:rPr>
        <w:t>CMS_HR_DB_07_</w:t>
      </w:r>
      <w:r>
        <w:rPr>
          <w:rFonts w:ascii="Courier New" w:hAnsi="Courier New" w:cs="Courier New"/>
          <w:sz w:val="18"/>
          <w:szCs w:val="18"/>
        </w:rPr>
        <w:t>5</w:t>
      </w:r>
      <w:r w:rsidRPr="00DB0A70">
        <w:rPr>
          <w:rFonts w:ascii="Courier New" w:hAnsi="Courier New" w:cs="Courier New"/>
          <w:sz w:val="18"/>
          <w:szCs w:val="18"/>
        </w:rPr>
        <w:t>_insert_seed_data</w:t>
      </w:r>
      <w:r>
        <w:rPr>
          <w:rFonts w:ascii="Courier New" w:hAnsi="Courier New" w:cs="Courier New"/>
          <w:sz w:val="18"/>
          <w:szCs w:val="18"/>
        </w:rPr>
        <w:t>_LOC_1</w:t>
      </w:r>
      <w:r w:rsidRPr="00DB0A70">
        <w:rPr>
          <w:rFonts w:ascii="Courier New" w:hAnsi="Courier New" w:cs="Courier New"/>
          <w:sz w:val="18"/>
          <w:szCs w:val="18"/>
        </w:rPr>
        <w:t>.sql</w:t>
      </w:r>
      <w:r w:rsidRPr="0059275B">
        <w:rPr>
          <w:rFonts w:ascii="Courier New" w:hAnsi="Courier New" w:cs="Courier New"/>
          <w:sz w:val="18"/>
          <w:szCs w:val="18"/>
        </w:rPr>
        <w:t xml:space="preserve"> </w:t>
      </w:r>
    </w:p>
    <w:p w14:paraId="736037CD" w14:textId="16E9A41B" w:rsidR="000C759F" w:rsidRPr="00DB0A70" w:rsidRDefault="000C759F" w:rsidP="0059275B">
      <w:pPr>
        <w:rPr>
          <w:rFonts w:ascii="Courier New" w:hAnsi="Courier New" w:cs="Courier New"/>
          <w:sz w:val="18"/>
          <w:szCs w:val="18"/>
        </w:rPr>
      </w:pPr>
      <w:r>
        <w:rPr>
          <w:rFonts w:ascii="Courier New" w:hAnsi="Courier New" w:cs="Courier New"/>
          <w:sz w:val="18"/>
          <w:szCs w:val="18"/>
        </w:rPr>
        <w:t>...</w:t>
      </w:r>
    </w:p>
    <w:p w14:paraId="378AFBC6" w14:textId="01BBC1DF" w:rsidR="0059275B" w:rsidRPr="00DB0A70" w:rsidRDefault="0059275B" w:rsidP="000C759F">
      <w:pPr>
        <w:rPr>
          <w:rFonts w:ascii="Courier New" w:hAnsi="Courier New" w:cs="Courier New"/>
          <w:sz w:val="18"/>
          <w:szCs w:val="18"/>
        </w:rPr>
      </w:pPr>
      <w:r w:rsidRPr="00DB0A70">
        <w:rPr>
          <w:rFonts w:ascii="Courier New" w:hAnsi="Courier New" w:cs="Courier New"/>
          <w:sz w:val="18"/>
          <w:szCs w:val="18"/>
        </w:rPr>
        <w:t>CMS_HR_DB_07_</w:t>
      </w:r>
      <w:r w:rsidR="000C759F">
        <w:rPr>
          <w:rFonts w:ascii="Courier New" w:hAnsi="Courier New" w:cs="Courier New"/>
          <w:sz w:val="18"/>
          <w:szCs w:val="18"/>
        </w:rPr>
        <w:t>9</w:t>
      </w:r>
      <w:r w:rsidRPr="00DB0A70">
        <w:rPr>
          <w:rFonts w:ascii="Courier New" w:hAnsi="Courier New" w:cs="Courier New"/>
          <w:sz w:val="18"/>
          <w:szCs w:val="18"/>
        </w:rPr>
        <w:t>_insert_seed_data</w:t>
      </w:r>
      <w:r>
        <w:rPr>
          <w:rFonts w:ascii="Courier New" w:hAnsi="Courier New" w:cs="Courier New"/>
          <w:sz w:val="18"/>
          <w:szCs w:val="18"/>
        </w:rPr>
        <w:t>_LOC_</w:t>
      </w:r>
      <w:r w:rsidR="000C759F">
        <w:rPr>
          <w:rFonts w:ascii="Courier New" w:hAnsi="Courier New" w:cs="Courier New"/>
          <w:sz w:val="18"/>
          <w:szCs w:val="18"/>
        </w:rPr>
        <w:t>5</w:t>
      </w:r>
      <w:r w:rsidRPr="00DB0A70">
        <w:rPr>
          <w:rFonts w:ascii="Courier New" w:hAnsi="Courier New" w:cs="Courier New"/>
          <w:sz w:val="18"/>
          <w:szCs w:val="18"/>
        </w:rPr>
        <w:t>.sql</w:t>
      </w:r>
      <w:r w:rsidRPr="0059275B">
        <w:rPr>
          <w:rFonts w:ascii="Courier New" w:hAnsi="Courier New" w:cs="Courier New"/>
          <w:sz w:val="18"/>
          <w:szCs w:val="18"/>
        </w:rPr>
        <w:t xml:space="preserve"> </w:t>
      </w:r>
    </w:p>
    <w:p w14:paraId="3BF042A0" w14:textId="77777777" w:rsidR="009F467B" w:rsidRDefault="009F467B" w:rsidP="009F467B">
      <w:pPr>
        <w:rPr>
          <w:rFonts w:cs="Arial"/>
          <w:sz w:val="22"/>
        </w:rPr>
      </w:pPr>
    </w:p>
    <w:p w14:paraId="04A29E72" w14:textId="77777777" w:rsidR="00F0745F" w:rsidRDefault="00F0745F" w:rsidP="009F467B">
      <w:pPr>
        <w:rPr>
          <w:rFonts w:cs="Arial"/>
          <w:sz w:val="22"/>
        </w:rPr>
      </w:pPr>
    </w:p>
    <w:p w14:paraId="2C0E776B" w14:textId="3AFC60EA" w:rsidR="00F0745F" w:rsidRPr="009F467B" w:rsidRDefault="00F0745F" w:rsidP="00F0745F">
      <w:pPr>
        <w:pStyle w:val="Heading2"/>
      </w:pPr>
      <w:bookmarkStart w:id="217" w:name="_Toc393017986"/>
      <w:proofErr w:type="gramStart"/>
      <w:r>
        <w:t>deploy</w:t>
      </w:r>
      <w:proofErr w:type="gramEnd"/>
      <w:r w:rsidRPr="009F467B">
        <w:t xml:space="preserve"> directory contents</w:t>
      </w:r>
      <w:bookmarkEnd w:id="217"/>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77777777" w:rsidR="00162B89" w:rsidRPr="009F467B" w:rsidRDefault="00162B89" w:rsidP="00F0745F">
      <w:pPr>
        <w:rPr>
          <w:rFonts w:cs="Arial"/>
          <w:sz w:val="22"/>
        </w:rPr>
      </w:pP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lastRenderedPageBreak/>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Default="00762108" w:rsidP="00F0745F">
      <w:pPr>
        <w:rPr>
          <w:rFonts w:ascii="Courier New" w:hAnsi="Courier New" w:cs="Courier New"/>
          <w:sz w:val="18"/>
          <w:szCs w:val="18"/>
        </w:rPr>
      </w:pPr>
      <w:proofErr w:type="gramStart"/>
      <w:r>
        <w:rPr>
          <w:rFonts w:ascii="Courier New" w:hAnsi="Courier New" w:cs="Courier New"/>
          <w:sz w:val="18"/>
          <w:szCs w:val="18"/>
        </w:rPr>
        <w:t>build.xml</w:t>
      </w:r>
      <w:proofErr w:type="gramEnd"/>
    </w:p>
    <w:p w14:paraId="3F044993" w14:textId="2287554F" w:rsidR="00762108" w:rsidRDefault="00762108" w:rsidP="00F0745F">
      <w:pPr>
        <w:rPr>
          <w:rFonts w:ascii="Courier New" w:hAnsi="Courier New" w:cs="Courier New"/>
          <w:sz w:val="18"/>
          <w:szCs w:val="18"/>
        </w:rPr>
      </w:pPr>
      <w:proofErr w:type="gramStart"/>
      <w:r>
        <w:rPr>
          <w:rFonts w:ascii="Courier New" w:hAnsi="Courier New" w:cs="Courier New"/>
          <w:sz w:val="18"/>
          <w:szCs w:val="18"/>
        </w:rPr>
        <w:t>deploy</w:t>
      </w:r>
      <w:proofErr w:type="gramEnd"/>
      <w:r>
        <w:rPr>
          <w:rFonts w:ascii="Courier New" w:hAnsi="Courier New" w:cs="Courier New"/>
          <w:sz w:val="18"/>
          <w:szCs w:val="18"/>
        </w:rPr>
        <w:t>_ui_dev.sh</w:t>
      </w:r>
    </w:p>
    <w:p w14:paraId="0E6DDCFD" w14:textId="40C209DF" w:rsidR="00762108" w:rsidRDefault="00762108" w:rsidP="00762108">
      <w:pPr>
        <w:rPr>
          <w:rFonts w:ascii="Courier New" w:hAnsi="Courier New" w:cs="Courier New"/>
          <w:sz w:val="18"/>
          <w:szCs w:val="18"/>
        </w:rPr>
      </w:pPr>
      <w:proofErr w:type="gramStart"/>
      <w:r>
        <w:rPr>
          <w:rFonts w:ascii="Courier New" w:hAnsi="Courier New" w:cs="Courier New"/>
          <w:sz w:val="18"/>
          <w:szCs w:val="18"/>
        </w:rPr>
        <w:t>deploy</w:t>
      </w:r>
      <w:proofErr w:type="gramEnd"/>
      <w:r>
        <w:rPr>
          <w:rFonts w:ascii="Courier New" w:hAnsi="Courier New" w:cs="Courier New"/>
          <w:sz w:val="18"/>
          <w:szCs w:val="18"/>
        </w:rPr>
        <w:t>_ui_qa.sh</w:t>
      </w:r>
    </w:p>
    <w:p w14:paraId="0CB81E44" w14:textId="77777777" w:rsidR="00762108" w:rsidRDefault="00762108" w:rsidP="00F0745F">
      <w:pPr>
        <w:rPr>
          <w:rFonts w:ascii="Courier New" w:hAnsi="Courier New" w:cs="Courier New"/>
          <w:sz w:val="18"/>
          <w:szCs w:val="18"/>
        </w:rPr>
      </w:pPr>
    </w:p>
    <w:p w14:paraId="15A8138D" w14:textId="28154D40" w:rsidR="00762108" w:rsidRDefault="00762108" w:rsidP="00762108">
      <w:pPr>
        <w:rPr>
          <w:rFonts w:ascii="Courier New" w:hAnsi="Courier New" w:cs="Courier New"/>
          <w:sz w:val="18"/>
          <w:szCs w:val="18"/>
        </w:rPr>
      </w:pPr>
      <w:proofErr w:type="gramStart"/>
      <w:r>
        <w:rPr>
          <w:rFonts w:ascii="Courier New" w:hAnsi="Courier New" w:cs="Courier New"/>
          <w:sz w:val="18"/>
          <w:szCs w:val="18"/>
        </w:rPr>
        <w:t>deploy</w:t>
      </w:r>
      <w:proofErr w:type="gramEnd"/>
      <w:r>
        <w:rPr>
          <w:rFonts w:ascii="Courier New" w:hAnsi="Courier New" w:cs="Courier New"/>
          <w:sz w:val="18"/>
          <w:szCs w:val="18"/>
        </w:rPr>
        <w:t>_ui_prod.sh</w:t>
      </w:r>
    </w:p>
    <w:p w14:paraId="68BCBF94" w14:textId="77777777" w:rsidR="00F0745F" w:rsidRDefault="00F0745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F0745F">
      <w:pPr>
        <w:pStyle w:val="Heading2"/>
      </w:pPr>
      <w:bookmarkStart w:id="218" w:name="_Toc393017987"/>
      <w:proofErr w:type="gramStart"/>
      <w:r>
        <w:t>java</w:t>
      </w:r>
      <w:proofErr w:type="gramEnd"/>
      <w:r w:rsidRPr="009F467B">
        <w:t xml:space="preserve"> directory contents</w:t>
      </w:r>
      <w:bookmarkEnd w:id="218"/>
    </w:p>
    <w:p w14:paraId="054E571D" w14:textId="72A24C76"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custom developed modules.  Currently, PDF document generation module is added.</w:t>
      </w:r>
    </w:p>
    <w:p w14:paraId="2970B2B4" w14:textId="77777777" w:rsidR="00F0745F" w:rsidRPr="009F467B" w:rsidRDefault="00F0745F"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20713945" w:rsidR="00F0745F" w:rsidRDefault="00162B89" w:rsidP="00F0745F">
      <w:pPr>
        <w:rPr>
          <w:rFonts w:ascii="Courier New" w:hAnsi="Courier New" w:cs="Courier New"/>
          <w:sz w:val="18"/>
          <w:szCs w:val="18"/>
        </w:rPr>
      </w:pPr>
      <w:proofErr w:type="gramStart"/>
      <w:r>
        <w:rPr>
          <w:rFonts w:ascii="Courier New" w:hAnsi="Courier New" w:cs="Courier New"/>
          <w:sz w:val="18"/>
          <w:szCs w:val="18"/>
        </w:rPr>
        <w:t>cmspdf</w:t>
      </w:r>
      <w:proofErr w:type="gramEnd"/>
      <w:r>
        <w:rPr>
          <w:rFonts w:ascii="Courier New" w:hAnsi="Courier New" w:cs="Courier New"/>
          <w:sz w:val="18"/>
          <w:szCs w:val="18"/>
        </w:rPr>
        <w:t>/src</w:t>
      </w:r>
    </w:p>
    <w:p w14:paraId="79B132B8" w14:textId="51744E53" w:rsidR="00162B89" w:rsidRDefault="00162B89" w:rsidP="00F0745F">
      <w:pPr>
        <w:rPr>
          <w:rFonts w:ascii="Courier New" w:hAnsi="Courier New" w:cs="Courier New"/>
          <w:sz w:val="18"/>
          <w:szCs w:val="18"/>
        </w:rPr>
      </w:pPr>
      <w:proofErr w:type="gramStart"/>
      <w:r>
        <w:rPr>
          <w:rFonts w:ascii="Courier New" w:hAnsi="Courier New" w:cs="Courier New"/>
          <w:sz w:val="18"/>
          <w:szCs w:val="18"/>
        </w:rPr>
        <w:t>cmspdf</w:t>
      </w:r>
      <w:proofErr w:type="gramEnd"/>
      <w:r>
        <w:rPr>
          <w:rFonts w:ascii="Courier New" w:hAnsi="Courier New" w:cs="Courier New"/>
          <w:sz w:val="18"/>
          <w:szCs w:val="18"/>
        </w:rPr>
        <w:t>/lib</w:t>
      </w:r>
    </w:p>
    <w:p w14:paraId="294C76D5" w14:textId="77527847" w:rsidR="00162B89" w:rsidRDefault="00162B89" w:rsidP="00F0745F">
      <w:pPr>
        <w:rPr>
          <w:rFonts w:ascii="Courier New" w:hAnsi="Courier New" w:cs="Courier New"/>
          <w:sz w:val="18"/>
          <w:szCs w:val="18"/>
        </w:rPr>
      </w:pPr>
      <w:proofErr w:type="gramStart"/>
      <w:r>
        <w:rPr>
          <w:rFonts w:ascii="Courier New" w:hAnsi="Courier New" w:cs="Courier New"/>
          <w:sz w:val="18"/>
          <w:szCs w:val="18"/>
        </w:rPr>
        <w:t>cmspdf</w:t>
      </w:r>
      <w:proofErr w:type="gramEnd"/>
      <w:r>
        <w:rPr>
          <w:rFonts w:ascii="Courier New" w:hAnsi="Courier New" w:cs="Courier New"/>
          <w:sz w:val="18"/>
          <w:szCs w:val="18"/>
        </w:rPr>
        <w:t>/resources</w:t>
      </w:r>
    </w:p>
    <w:p w14:paraId="3BBA5B6F" w14:textId="14079011" w:rsidR="00162B89" w:rsidRPr="009F467B" w:rsidRDefault="00162B89" w:rsidP="00F0745F">
      <w:pPr>
        <w:rPr>
          <w:rFonts w:ascii="Courier New" w:hAnsi="Courier New" w:cs="Courier New"/>
          <w:sz w:val="18"/>
          <w:szCs w:val="18"/>
        </w:rPr>
      </w:pPr>
      <w:proofErr w:type="gramStart"/>
      <w:r>
        <w:rPr>
          <w:rFonts w:ascii="Courier New" w:hAnsi="Courier New" w:cs="Courier New"/>
          <w:sz w:val="18"/>
          <w:szCs w:val="18"/>
        </w:rPr>
        <w:t>cmspdf</w:t>
      </w:r>
      <w:proofErr w:type="gramEnd"/>
      <w:r>
        <w:rPr>
          <w:rFonts w:ascii="Courier New" w:hAnsi="Courier New" w:cs="Courier New"/>
          <w:sz w:val="18"/>
          <w:szCs w:val="18"/>
        </w:rPr>
        <w:t>/PDF_Configuration</w:t>
      </w: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9F467B">
      <w:pPr>
        <w:pStyle w:val="Heading2"/>
      </w:pPr>
      <w:bookmarkStart w:id="219" w:name="_Toc393017988"/>
      <w:proofErr w:type="gramStart"/>
      <w:r w:rsidRPr="009F467B">
        <w:t>process</w:t>
      </w:r>
      <w:proofErr w:type="gramEnd"/>
      <w:r w:rsidRPr="009F467B">
        <w:t xml:space="preserve"> directory contents</w:t>
      </w:r>
      <w:bookmarkEnd w:id="219"/>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w:t>
      </w:r>
      <w:proofErr w:type="gramStart"/>
      <w:r w:rsidRPr="009F467B">
        <w:rPr>
          <w:rFonts w:cs="Arial"/>
          <w:sz w:val="22"/>
        </w:rPr>
        <w:t>user</w:t>
      </w:r>
      <w:proofErr w:type="gramEnd"/>
      <w:r w:rsidRPr="009F467B">
        <w:rPr>
          <w:rFonts w:cs="Arial"/>
          <w:sz w:val="22"/>
        </w:rPr>
        <w:t xml:space="preserve">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4F7E5E0A" w14:textId="03FEB741" w:rsidR="009F467B" w:rsidRPr="009F467B" w:rsidRDefault="009F467B" w:rsidP="009F467B">
      <w:pPr>
        <w:rPr>
          <w:rFonts w:ascii="Courier New" w:hAnsi="Courier New" w:cs="Courier New"/>
          <w:sz w:val="18"/>
          <w:szCs w:val="18"/>
        </w:rPr>
      </w:pPr>
      <w:r w:rsidRPr="009F467B">
        <w:rPr>
          <w:rFonts w:ascii="Courier New" w:hAnsi="Courier New" w:cs="Courier New"/>
          <w:sz w:val="18"/>
          <w:szCs w:val="18"/>
        </w:rPr>
        <w:t>CMS.bix</w:t>
      </w:r>
    </w:p>
    <w:p w14:paraId="3DEA8EC2" w14:textId="77777777" w:rsidR="009F467B" w:rsidRPr="009F467B" w:rsidRDefault="009F467B" w:rsidP="009F467B">
      <w:pPr>
        <w:rPr>
          <w:rFonts w:cs="Arial"/>
          <w:sz w:val="22"/>
        </w:rPr>
      </w:pPr>
    </w:p>
    <w:p w14:paraId="6A737C3E" w14:textId="77777777" w:rsidR="009F467B" w:rsidRDefault="009F467B" w:rsidP="009F467B">
      <w:pPr>
        <w:rPr>
          <w:rFonts w:cs="Arial"/>
          <w:sz w:val="22"/>
        </w:rPr>
      </w:pPr>
    </w:p>
    <w:p w14:paraId="0705DE07" w14:textId="77777777" w:rsidR="005F65BC" w:rsidRDefault="005F65BC" w:rsidP="009F467B">
      <w:pPr>
        <w:rPr>
          <w:rFonts w:cs="Arial"/>
          <w:sz w:val="22"/>
        </w:rPr>
      </w:pPr>
    </w:p>
    <w:p w14:paraId="65D355B6" w14:textId="77777777" w:rsidR="00D84E0D" w:rsidRDefault="00D84E0D" w:rsidP="009F467B">
      <w:pPr>
        <w:rPr>
          <w:rFonts w:cs="Arial"/>
          <w:sz w:val="22"/>
        </w:rPr>
      </w:pPr>
    </w:p>
    <w:p w14:paraId="51190828" w14:textId="4BF76DF2" w:rsidR="00D84E0D" w:rsidRPr="009F467B" w:rsidRDefault="00D84E0D" w:rsidP="00D84E0D">
      <w:pPr>
        <w:pStyle w:val="Heading2"/>
      </w:pPr>
      <w:bookmarkStart w:id="220" w:name="_Toc393017989"/>
      <w:proofErr w:type="gramStart"/>
      <w:r>
        <w:t>report</w:t>
      </w:r>
      <w:proofErr w:type="gramEnd"/>
      <w:r w:rsidRPr="009F467B">
        <w:t xml:space="preserve"> directory contents</w:t>
      </w:r>
      <w:bookmarkEnd w:id="220"/>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15B02E02" w14:textId="5931E10B" w:rsidR="00D84E0D" w:rsidRPr="009F467B" w:rsidRDefault="00535C82" w:rsidP="00D84E0D">
      <w:pPr>
        <w:rPr>
          <w:rFonts w:ascii="Courier New" w:hAnsi="Courier New" w:cs="Courier New"/>
          <w:sz w:val="18"/>
          <w:szCs w:val="18"/>
        </w:rPr>
      </w:pPr>
      <w:proofErr w:type="gramStart"/>
      <w:r>
        <w:rPr>
          <w:rFonts w:ascii="Courier New" w:hAnsi="Courier New" w:cs="Courier New"/>
          <w:sz w:val="18"/>
          <w:szCs w:val="18"/>
        </w:rPr>
        <w:t>hhscmsreport</w:t>
      </w:r>
      <w:r w:rsidR="00D84E0D" w:rsidRPr="009F467B">
        <w:rPr>
          <w:rFonts w:ascii="Courier New" w:hAnsi="Courier New" w:cs="Courier New"/>
          <w:sz w:val="18"/>
          <w:szCs w:val="18"/>
        </w:rPr>
        <w:t>.</w:t>
      </w:r>
      <w:r>
        <w:rPr>
          <w:rFonts w:ascii="Courier New" w:hAnsi="Courier New" w:cs="Courier New"/>
          <w:sz w:val="18"/>
          <w:szCs w:val="18"/>
        </w:rPr>
        <w:t>zip</w:t>
      </w:r>
      <w:proofErr w:type="gramEnd"/>
    </w:p>
    <w:p w14:paraId="778C0141" w14:textId="77777777" w:rsidR="00D84E0D" w:rsidRPr="009F467B" w:rsidRDefault="00D84E0D" w:rsidP="009F467B">
      <w:pPr>
        <w:rPr>
          <w:rFonts w:cs="Arial"/>
          <w:sz w:val="22"/>
        </w:rPr>
      </w:pPr>
    </w:p>
    <w:p w14:paraId="6B725992" w14:textId="77777777" w:rsidR="009F467B" w:rsidRPr="009F467B" w:rsidRDefault="009F467B" w:rsidP="009F467B">
      <w:pPr>
        <w:pStyle w:val="Heading2"/>
      </w:pPr>
      <w:bookmarkStart w:id="221" w:name="_Toc393017990"/>
      <w:proofErr w:type="gramStart"/>
      <w:r w:rsidRPr="009F467B">
        <w:t>wm</w:t>
      </w:r>
      <w:proofErr w:type="gramEnd"/>
      <w:r w:rsidRPr="009F467B">
        <w:t>-project directory contents</w:t>
      </w:r>
      <w:bookmarkEnd w:id="221"/>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 xml:space="preserve">The system administrator will use WebMaker Design Studio in order to import each of the project export files, generate runtime files, </w:t>
      </w:r>
      <w:proofErr w:type="gramStart"/>
      <w:r w:rsidRPr="009F467B">
        <w:rPr>
          <w:rFonts w:cs="Arial"/>
          <w:sz w:val="22"/>
        </w:rPr>
        <w:t>then</w:t>
      </w:r>
      <w:proofErr w:type="gramEnd"/>
      <w:r w:rsidRPr="009F467B">
        <w:rPr>
          <w:rFonts w:cs="Arial"/>
          <w:sz w:val="22"/>
        </w:rPr>
        <w:t>,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362715D0" w14:textId="77777777" w:rsidR="009F467B" w:rsidRPr="005F2189" w:rsidRDefault="009F467B" w:rsidP="009F467B">
      <w:pPr>
        <w:rPr>
          <w:rFonts w:ascii="Courier New" w:hAnsi="Courier New" w:cs="Courier New"/>
          <w:sz w:val="18"/>
          <w:szCs w:val="18"/>
        </w:rPr>
      </w:pPr>
      <w:proofErr w:type="gramStart"/>
      <w:r w:rsidRPr="005F2189">
        <w:rPr>
          <w:rFonts w:ascii="Courier New" w:hAnsi="Courier New" w:cs="Courier New"/>
          <w:sz w:val="18"/>
          <w:szCs w:val="18"/>
        </w:rPr>
        <w:t>cmscommon</w:t>
      </w:r>
      <w:proofErr w:type="gramEnd"/>
      <w:r w:rsidRPr="005F2189">
        <w:rPr>
          <w:rFonts w:ascii="Courier New" w:hAnsi="Courier New" w:cs="Courier New"/>
          <w:sz w:val="18"/>
          <w:szCs w:val="18"/>
        </w:rPr>
        <w:t>_export.zip</w:t>
      </w:r>
    </w:p>
    <w:p w14:paraId="147C9F23"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StratConMain_export.zip</w:t>
      </w:r>
    </w:p>
    <w:p w14:paraId="0BF1BBA3"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 xml:space="preserve">StratCon_GEN_export.zip </w:t>
      </w:r>
    </w:p>
    <w:p w14:paraId="53B81F5A"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StratCon_POS_export.zip</w:t>
      </w:r>
    </w:p>
    <w:p w14:paraId="59978FF1"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StratCon_MTG_export.zip</w:t>
      </w:r>
    </w:p>
    <w:p w14:paraId="2679FEFF"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StratCon_AOC_export.zip</w:t>
      </w:r>
    </w:p>
    <w:p w14:paraId="31384C7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StratCon_smeja_export.zip</w:t>
      </w:r>
    </w:p>
    <w:p w14:paraId="57D92952"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StratCon_RI_export.zip</w:t>
      </w:r>
    </w:p>
    <w:p w14:paraId="4113175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StratCon_TR_export.zip</w:t>
      </w:r>
    </w:p>
    <w:p w14:paraId="1104D262" w14:textId="3AAB374E" w:rsidR="00B90D37" w:rsidRPr="005F2189" w:rsidRDefault="009F467B" w:rsidP="00B90D37">
      <w:pPr>
        <w:rPr>
          <w:rFonts w:ascii="Courier New" w:hAnsi="Courier New" w:cs="Courier New"/>
          <w:sz w:val="18"/>
          <w:szCs w:val="18"/>
        </w:rPr>
      </w:pPr>
      <w:r w:rsidRPr="005F2189">
        <w:rPr>
          <w:rFonts w:ascii="Courier New" w:hAnsi="Courier New" w:cs="Courier New"/>
          <w:sz w:val="18"/>
          <w:szCs w:val="18"/>
        </w:rPr>
        <w:t>StratCon_apr_export.zip</w:t>
      </w:r>
    </w:p>
    <w:p w14:paraId="61941F7E" w14:textId="196BB68C" w:rsidR="00B90D37" w:rsidRDefault="00B90D37" w:rsidP="00B90D37">
      <w:pPr>
        <w:rPr>
          <w:rFonts w:ascii="Courier New" w:hAnsi="Courier New" w:cs="Courier New"/>
          <w:sz w:val="18"/>
          <w:szCs w:val="18"/>
        </w:rPr>
      </w:pPr>
      <w:proofErr w:type="gramStart"/>
      <w:r>
        <w:rPr>
          <w:rFonts w:ascii="Courier New" w:hAnsi="Courier New" w:cs="Courier New"/>
          <w:sz w:val="18"/>
          <w:szCs w:val="18"/>
        </w:rPr>
        <w:t>classification</w:t>
      </w:r>
      <w:proofErr w:type="gramEnd"/>
      <w:r>
        <w:rPr>
          <w:rFonts w:ascii="Courier New" w:hAnsi="Courier New" w:cs="Courier New"/>
          <w:sz w:val="18"/>
          <w:szCs w:val="18"/>
        </w:rPr>
        <w:t>_main</w:t>
      </w:r>
      <w:r w:rsidRPr="005F2189">
        <w:rPr>
          <w:rFonts w:ascii="Courier New" w:hAnsi="Courier New" w:cs="Courier New"/>
          <w:sz w:val="18"/>
          <w:szCs w:val="18"/>
        </w:rPr>
        <w:t>_export.zip</w:t>
      </w:r>
    </w:p>
    <w:p w14:paraId="3ADF4853" w14:textId="27D0A607" w:rsidR="00B90D37" w:rsidRPr="005F2189" w:rsidRDefault="00B90D37" w:rsidP="00B90D37">
      <w:pPr>
        <w:rPr>
          <w:rFonts w:ascii="Courier New" w:hAnsi="Courier New" w:cs="Courier New"/>
          <w:sz w:val="18"/>
          <w:szCs w:val="18"/>
        </w:rPr>
      </w:pPr>
      <w:proofErr w:type="gramStart"/>
      <w:r>
        <w:rPr>
          <w:rFonts w:ascii="Courier New" w:hAnsi="Courier New" w:cs="Courier New"/>
          <w:sz w:val="18"/>
          <w:szCs w:val="18"/>
        </w:rPr>
        <w:t>classification</w:t>
      </w:r>
      <w:proofErr w:type="gramEnd"/>
      <w:r>
        <w:rPr>
          <w:rFonts w:ascii="Courier New" w:hAnsi="Courier New" w:cs="Courier New"/>
          <w:sz w:val="18"/>
          <w:szCs w:val="18"/>
        </w:rPr>
        <w:t>_gen</w:t>
      </w:r>
      <w:r w:rsidRPr="005F2189">
        <w:rPr>
          <w:rFonts w:ascii="Courier New" w:hAnsi="Courier New" w:cs="Courier New"/>
          <w:sz w:val="18"/>
          <w:szCs w:val="18"/>
        </w:rPr>
        <w:t>_export.zip</w:t>
      </w:r>
    </w:p>
    <w:p w14:paraId="3CC05DE7" w14:textId="0A7E34AF" w:rsidR="00B90D37" w:rsidRPr="005F2189" w:rsidRDefault="00B90D37" w:rsidP="00B90D37">
      <w:pPr>
        <w:rPr>
          <w:rFonts w:ascii="Courier New" w:hAnsi="Courier New" w:cs="Courier New"/>
          <w:sz w:val="18"/>
          <w:szCs w:val="18"/>
        </w:rPr>
      </w:pPr>
      <w:r>
        <w:rPr>
          <w:rFonts w:ascii="Courier New" w:hAnsi="Courier New" w:cs="Courier New"/>
          <w:sz w:val="18"/>
          <w:szCs w:val="18"/>
        </w:rPr>
        <w:t>...</w:t>
      </w:r>
    </w:p>
    <w:p w14:paraId="0107A4EA" w14:textId="77777777" w:rsidR="00B90D37" w:rsidRPr="005F2189" w:rsidRDefault="00B90D37" w:rsidP="00B90D37">
      <w:pPr>
        <w:rPr>
          <w:rFonts w:ascii="Courier New" w:hAnsi="Courier New" w:cs="Courier New"/>
          <w:sz w:val="18"/>
          <w:szCs w:val="18"/>
        </w:rPr>
      </w:pP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296A967D" w14:textId="77777777" w:rsidR="009F467B" w:rsidRPr="009F467B" w:rsidRDefault="009F467B" w:rsidP="005F2189">
      <w:pPr>
        <w:pStyle w:val="Heading2"/>
      </w:pPr>
      <w:bookmarkStart w:id="222" w:name="_Toc393017991"/>
      <w:proofErr w:type="gramStart"/>
      <w:r w:rsidRPr="009F467B">
        <w:t>wm</w:t>
      </w:r>
      <w:proofErr w:type="gramEnd"/>
      <w:r w:rsidRPr="009F467B">
        <w:t>-runtime directory contents</w:t>
      </w:r>
      <w:bookmarkEnd w:id="222"/>
    </w:p>
    <w:p w14:paraId="430A67B8" w14:textId="77777777" w:rsidR="009F467B" w:rsidRPr="009F467B" w:rsidRDefault="009F467B" w:rsidP="009F467B">
      <w:pPr>
        <w:rPr>
          <w:rFonts w:cs="Arial"/>
          <w:sz w:val="22"/>
        </w:rPr>
      </w:pPr>
      <w:r w:rsidRPr="009F467B">
        <w:rPr>
          <w:rFonts w:cs="Arial"/>
          <w:sz w:val="22"/>
        </w:rPr>
        <w:t xml:space="preserve">This directory contains WebMaker runtime directories and files, which are generated from WebMaker Design Studio after importing respective </w:t>
      </w:r>
      <w:proofErr w:type="gramStart"/>
      <w:r w:rsidRPr="009F467B">
        <w:rPr>
          <w:rFonts w:cs="Arial"/>
          <w:sz w:val="22"/>
        </w:rPr>
        <w:t>project</w:t>
      </w:r>
      <w:proofErr w:type="gramEnd"/>
      <w:r w:rsidRPr="009F467B">
        <w:rPr>
          <w:rFonts w:cs="Arial"/>
          <w:sz w:val="22"/>
        </w:rPr>
        <w:t xml:space="preserve"> export files. </w:t>
      </w:r>
    </w:p>
    <w:p w14:paraId="0139CE65" w14:textId="77777777" w:rsidR="009F467B" w:rsidRPr="009F467B" w:rsidRDefault="009F467B" w:rsidP="009F467B">
      <w:pPr>
        <w:rPr>
          <w:rFonts w:cs="Arial"/>
          <w:sz w:val="22"/>
        </w:rPr>
      </w:pPr>
    </w:p>
    <w:p w14:paraId="21AFB649" w14:textId="245A7D37"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w:t>
      </w:r>
      <w:proofErr w:type="gramStart"/>
      <w:r w:rsidRPr="009F467B">
        <w:rPr>
          <w:rFonts w:cs="Arial"/>
          <w:sz w:val="22"/>
        </w:rPr>
        <w:t xml:space="preserve">the WebMaker application configuration files (morphyc.xml file), which </w:t>
      </w:r>
      <w:r w:rsidR="005F2189">
        <w:rPr>
          <w:rFonts w:cs="Arial"/>
          <w:sz w:val="22"/>
        </w:rPr>
        <w:t>should be</w:t>
      </w:r>
      <w:r w:rsidRPr="009F467B">
        <w:rPr>
          <w:rFonts w:cs="Arial"/>
          <w:sz w:val="22"/>
        </w:rPr>
        <w:t xml:space="preserve"> tailored for the target environment</w:t>
      </w:r>
      <w:proofErr w:type="gramEnd"/>
      <w:r w:rsidRPr="009F467B">
        <w:rPr>
          <w:rFonts w:cs="Arial"/>
          <w:sz w:val="22"/>
        </w:rPr>
        <w:t xml:space="preserve"> will be copied to the designated directories.</w:t>
      </w:r>
    </w:p>
    <w:p w14:paraId="6CF0CDD5" w14:textId="77777777" w:rsidR="009F467B" w:rsidRPr="009F467B" w:rsidRDefault="009F467B" w:rsidP="009F467B">
      <w:pPr>
        <w:rPr>
          <w:rFonts w:cs="Arial"/>
          <w:sz w:val="22"/>
        </w:rPr>
      </w:pPr>
    </w:p>
    <w:p w14:paraId="6D155C6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\bizflowwebmaker\cmscommon\</w:t>
      </w:r>
    </w:p>
    <w:p w14:paraId="6785B7FF"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\bizflowwebmaker\StratConMain\</w:t>
      </w:r>
    </w:p>
    <w:p w14:paraId="0FF0ABD9"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\bizflowwebmaker\StratCon_AUT\</w:t>
      </w:r>
    </w:p>
    <w:p w14:paraId="1EFD612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\bizflowwebmaker\StratCon_GEN\</w:t>
      </w:r>
    </w:p>
    <w:p w14:paraId="7983D26D"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\bizflowwebmaker\StratCon_POS\</w:t>
      </w:r>
    </w:p>
    <w:p w14:paraId="512C9C94"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\bizflowwebmaker\StratCon_MTG\</w:t>
      </w:r>
    </w:p>
    <w:p w14:paraId="377FB2B5"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\bizflowwebmaker\StratCon_AOC\</w:t>
      </w:r>
    </w:p>
    <w:p w14:paraId="38F79488"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\bizflowwebmaker\StratCon_smeja\</w:t>
      </w:r>
    </w:p>
    <w:p w14:paraId="0D0A09E3"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\bizflowwebmaker\StratCon_RI\</w:t>
      </w:r>
    </w:p>
    <w:p w14:paraId="552A1331"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\bizflowwebmaker\StratCon_TR\</w:t>
      </w:r>
    </w:p>
    <w:p w14:paraId="2F75B280" w14:textId="77777777" w:rsidR="000560F1" w:rsidRPr="005F2189" w:rsidRDefault="009F467B" w:rsidP="000560F1">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\bizflowwebmaker\StratCon_apr\</w:t>
      </w:r>
    </w:p>
    <w:p w14:paraId="4A2F34D0" w14:textId="3452F174" w:rsidR="009F467B" w:rsidRPr="005F2189" w:rsidRDefault="000560F1" w:rsidP="000560F1">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w:t>
      </w:r>
      <w:r>
        <w:rPr>
          <w:rFonts w:ascii="Courier New" w:hAnsi="Courier New" w:cs="Courier New"/>
          <w:sz w:val="18"/>
          <w:szCs w:val="18"/>
        </w:rPr>
        <w:t>classification_main\</w:t>
      </w:r>
    </w:p>
    <w:p w14:paraId="3B59D50A" w14:textId="67BEE0D7" w:rsidR="000560F1" w:rsidRDefault="000560F1" w:rsidP="000560F1">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webapps</w:t>
      </w:r>
      <w:proofErr w:type="gramEnd"/>
      <w:r w:rsidRPr="005F2189">
        <w:rPr>
          <w:rFonts w:ascii="Courier New" w:hAnsi="Courier New" w:cs="Courier New"/>
          <w:sz w:val="18"/>
          <w:szCs w:val="18"/>
        </w:rPr>
        <w:t>\bizflowwebmaker\</w:t>
      </w:r>
      <w:r>
        <w:rPr>
          <w:rFonts w:ascii="Courier New" w:hAnsi="Courier New" w:cs="Courier New"/>
          <w:sz w:val="18"/>
          <w:szCs w:val="18"/>
        </w:rPr>
        <w:t>classification_gen\</w:t>
      </w:r>
    </w:p>
    <w:p w14:paraId="20C498D6" w14:textId="31280DDA" w:rsidR="000560F1" w:rsidRPr="005F2189" w:rsidRDefault="000560F1" w:rsidP="000560F1">
      <w:pPr>
        <w:rPr>
          <w:rFonts w:ascii="Courier New" w:hAnsi="Courier New" w:cs="Courier New"/>
          <w:sz w:val="18"/>
          <w:szCs w:val="18"/>
        </w:rPr>
      </w:pPr>
      <w:r>
        <w:rPr>
          <w:rFonts w:ascii="Courier New" w:hAnsi="Courier New" w:cs="Courier New"/>
          <w:sz w:val="18"/>
          <w:szCs w:val="18"/>
        </w:rPr>
        <w:lastRenderedPageBreak/>
        <w:t>...</w:t>
      </w:r>
    </w:p>
    <w:p w14:paraId="1009ECA0" w14:textId="77777777" w:rsidR="009F467B" w:rsidRPr="009F467B" w:rsidRDefault="009F467B" w:rsidP="009F467B">
      <w:pPr>
        <w:rPr>
          <w:rFonts w:cs="Arial"/>
          <w:sz w:val="22"/>
        </w:rPr>
      </w:pPr>
    </w:p>
    <w:p w14:paraId="67C78087"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\DEV\tomcat\conf\context.xml</w:t>
      </w:r>
    </w:p>
    <w:p w14:paraId="6B9AA30B" w14:textId="6E4D6E32"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\tomcat\webapps\bizflowwebmaker\cmscommon\doc\morphyc.xml</w:t>
      </w:r>
    </w:p>
    <w:p w14:paraId="266DBB55" w14:textId="2B896276"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\tomcat\webapps\bizflowwebmaker\StratConMain\doc\morphyc.xml</w:t>
      </w:r>
    </w:p>
    <w:p w14:paraId="5AB879BA" w14:textId="50930ABA"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\tomcat\webapps\bizflowwebmaker\StratCon_AUT\doc\morphyc.xml</w:t>
      </w:r>
    </w:p>
    <w:p w14:paraId="7222CA34" w14:textId="340F74D0"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\tomcat\webapps\bizflowwebmaker\StratCon_GEN\doc\morphyc.xml</w:t>
      </w:r>
    </w:p>
    <w:p w14:paraId="3BB433D6" w14:textId="500110F9"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\tomcat\webapps\bizflowwebmaker\StratCon_POS\doc\morphyc.xml</w:t>
      </w:r>
    </w:p>
    <w:p w14:paraId="0B3577D4" w14:textId="53F51040"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\tomcat\webapps\bizflowwebmaker\StratCon_MTG\doc\morphyc.xml</w:t>
      </w:r>
    </w:p>
    <w:p w14:paraId="1D42C6C0" w14:textId="7B7D4163"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\tomcat\webapps\bizflowwebmaker\StratCon_AOC\doc\morphyc.xml</w:t>
      </w:r>
    </w:p>
    <w:p w14:paraId="25CF7936" w14:textId="0F426083"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\tomcat\webapps\bizflowwebmaker\StratCon_smeja\doc\morphyc.xml</w:t>
      </w:r>
    </w:p>
    <w:p w14:paraId="2369CEB5" w14:textId="007D4AA6"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\tomcat\webapps\bizflowwebmaker\StratCon_RI\doc\morphyc.xml</w:t>
      </w:r>
    </w:p>
    <w:p w14:paraId="2D2BB12C" w14:textId="61A5799A"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\tomcat\webapps\bizflowwebmaker\StratCon_TR\doc\morphyc.xml</w:t>
      </w:r>
    </w:p>
    <w:p w14:paraId="5B2D7E2B" w14:textId="2436E4BC" w:rsidR="000560F1" w:rsidRPr="005F2189" w:rsidRDefault="009F467B" w:rsidP="000560F1">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\tomcat\webapps\bizflowwebmaker\StratCon_apr\doc\morphyc.xml</w:t>
      </w:r>
    </w:p>
    <w:p w14:paraId="09EBA018" w14:textId="1F7FCED4" w:rsidR="000560F1" w:rsidRPr="005F2189" w:rsidRDefault="000560F1" w:rsidP="000560F1">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Pr>
          <w:rFonts w:ascii="Courier New" w:hAnsi="Courier New" w:cs="Courier New"/>
          <w:sz w:val="18"/>
          <w:szCs w:val="18"/>
        </w:rPr>
        <w:t>dev</w:t>
      </w:r>
      <w:r w:rsidRPr="005F2189">
        <w:rPr>
          <w:rFonts w:ascii="Courier New" w:hAnsi="Courier New" w:cs="Courier New"/>
          <w:sz w:val="18"/>
          <w:szCs w:val="18"/>
        </w:rPr>
        <w:t>\tomcat\webapps\bizflowwebmaker\</w:t>
      </w:r>
      <w:r>
        <w:rPr>
          <w:rFonts w:ascii="Courier New" w:hAnsi="Courier New" w:cs="Courier New"/>
          <w:sz w:val="18"/>
          <w:szCs w:val="18"/>
        </w:rPr>
        <w:t>classification_main</w:t>
      </w:r>
      <w:r w:rsidRPr="005F2189">
        <w:rPr>
          <w:rFonts w:ascii="Courier New" w:hAnsi="Courier New" w:cs="Courier New"/>
          <w:sz w:val="18"/>
          <w:szCs w:val="18"/>
        </w:rPr>
        <w:t>\doc\morphyc.xml</w:t>
      </w:r>
    </w:p>
    <w:p w14:paraId="7B4E18E0" w14:textId="3A40BA2C" w:rsidR="000560F1" w:rsidRPr="005F2189" w:rsidRDefault="000560F1" w:rsidP="000560F1">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Pr>
          <w:rFonts w:ascii="Courier New" w:hAnsi="Courier New" w:cs="Courier New"/>
          <w:sz w:val="18"/>
          <w:szCs w:val="18"/>
        </w:rPr>
        <w:t>dev</w:t>
      </w:r>
      <w:r w:rsidRPr="005F2189">
        <w:rPr>
          <w:rFonts w:ascii="Courier New" w:hAnsi="Courier New" w:cs="Courier New"/>
          <w:sz w:val="18"/>
          <w:szCs w:val="18"/>
        </w:rPr>
        <w:t>\tomcat\webapps\bizflowwebmaker\</w:t>
      </w:r>
      <w:r>
        <w:rPr>
          <w:rFonts w:ascii="Courier New" w:hAnsi="Courier New" w:cs="Courier New"/>
          <w:sz w:val="18"/>
          <w:szCs w:val="18"/>
        </w:rPr>
        <w:t>classification_gen</w:t>
      </w:r>
      <w:r w:rsidRPr="005F2189">
        <w:rPr>
          <w:rFonts w:ascii="Courier New" w:hAnsi="Courier New" w:cs="Courier New"/>
          <w:sz w:val="18"/>
          <w:szCs w:val="18"/>
        </w:rPr>
        <w:t>\doc\morphyc.xml</w:t>
      </w:r>
    </w:p>
    <w:p w14:paraId="0038C067" w14:textId="4BECF340"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14:paraId="1C39D39C" w14:textId="77777777" w:rsidR="009F467B" w:rsidRPr="009F467B" w:rsidRDefault="009F467B" w:rsidP="009F467B">
      <w:pPr>
        <w:rPr>
          <w:rFonts w:cs="Arial"/>
          <w:sz w:val="22"/>
        </w:rPr>
      </w:pPr>
    </w:p>
    <w:p w14:paraId="7177D73F" w14:textId="68F1D2CA"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14:paraId="1D89705E" w14:textId="77777777" w:rsidR="009F467B" w:rsidRPr="009F467B" w:rsidRDefault="009F467B" w:rsidP="009F467B">
      <w:pPr>
        <w:rPr>
          <w:rFonts w:cs="Arial"/>
          <w:sz w:val="22"/>
        </w:rPr>
      </w:pPr>
    </w:p>
    <w:p w14:paraId="3CA88FF4" w14:textId="20308F10"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qa</w:t>
      </w:r>
      <w:r w:rsidRPr="005F2189">
        <w:rPr>
          <w:rFonts w:ascii="Courier New" w:hAnsi="Courier New" w:cs="Courier New"/>
          <w:sz w:val="18"/>
          <w:szCs w:val="18"/>
        </w:rPr>
        <w:t>\</w:t>
      </w:r>
    </w:p>
    <w:p w14:paraId="29A75A42" w14:textId="01ED2013"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t>
      </w:r>
      <w:proofErr w:type="gramStart"/>
      <w:r w:rsidRPr="005F2189">
        <w:rPr>
          <w:rFonts w:ascii="Courier New" w:hAnsi="Courier New" w:cs="Courier New"/>
          <w:sz w:val="18"/>
          <w:szCs w:val="18"/>
        </w:rPr>
        <w:t>configuration</w:t>
      </w:r>
      <w:proofErr w:type="gramEnd"/>
      <w:r w:rsidRPr="005F2189">
        <w:rPr>
          <w:rFonts w:ascii="Courier New" w:hAnsi="Courier New" w:cs="Courier New"/>
          <w:sz w:val="18"/>
          <w:szCs w:val="18"/>
        </w:rPr>
        <w:t>\</w:t>
      </w:r>
      <w:r w:rsidR="000560F1">
        <w:rPr>
          <w:rFonts w:ascii="Courier New" w:hAnsi="Courier New" w:cs="Courier New"/>
          <w:sz w:val="18"/>
          <w:szCs w:val="18"/>
        </w:rPr>
        <w:t>prod</w:t>
      </w:r>
      <w:r w:rsidRPr="005F2189">
        <w:rPr>
          <w:rFonts w:ascii="Courier New" w:hAnsi="Courier New" w:cs="Courier New"/>
          <w:sz w:val="18"/>
          <w:szCs w:val="18"/>
        </w:rPr>
        <w:t>\</w:t>
      </w: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24464B21" w14:textId="77777777" w:rsidR="00C03530" w:rsidRPr="00C03530" w:rsidRDefault="00C03530" w:rsidP="00C03530">
      <w:pPr>
        <w:pStyle w:val="Heading1"/>
      </w:pPr>
      <w:bookmarkStart w:id="223" w:name="_Toc393017992"/>
      <w:r w:rsidRPr="00C03530">
        <w:lastRenderedPageBreak/>
        <w:t>Methods of deployment file delivery</w:t>
      </w:r>
      <w:bookmarkEnd w:id="223"/>
    </w:p>
    <w:p w14:paraId="37BD0642" w14:textId="77777777" w:rsidR="00C03530" w:rsidRPr="00C03530" w:rsidRDefault="00C03530" w:rsidP="00C03530">
      <w:pPr>
        <w:rPr>
          <w:rFonts w:cs="Arial"/>
          <w:sz w:val="22"/>
        </w:rPr>
      </w:pPr>
    </w:p>
    <w:p w14:paraId="69A5E093" w14:textId="77777777" w:rsidR="00C03530" w:rsidRPr="00C03530" w:rsidRDefault="00C03530" w:rsidP="00C03530">
      <w:pPr>
        <w:rPr>
          <w:rFonts w:cs="Arial"/>
          <w:sz w:val="22"/>
        </w:rPr>
      </w:pPr>
      <w:r w:rsidRPr="00C03530">
        <w:rPr>
          <w:rFonts w:cs="Arial"/>
          <w:sz w:val="22"/>
        </w:rPr>
        <w:t>The following methods of deployment file delivery may be considered.</w:t>
      </w:r>
    </w:p>
    <w:p w14:paraId="1BA55600" w14:textId="77777777" w:rsidR="00C03530" w:rsidRPr="00C03530" w:rsidRDefault="00C03530" w:rsidP="00AC6AF3">
      <w:pPr>
        <w:pStyle w:val="ListParagraph"/>
        <w:numPr>
          <w:ilvl w:val="0"/>
          <w:numId w:val="34"/>
        </w:numPr>
        <w:rPr>
          <w:rFonts w:cs="Arial"/>
          <w:sz w:val="22"/>
        </w:rPr>
      </w:pPr>
      <w:r w:rsidRPr="00C03530">
        <w:rPr>
          <w:rFonts w:cs="Arial"/>
          <w:sz w:val="22"/>
        </w:rPr>
        <w:t xml:space="preserve">USB drive to HHS team </w:t>
      </w:r>
    </w:p>
    <w:p w14:paraId="30E0F560" w14:textId="77777777" w:rsidR="00C03530" w:rsidRPr="00C03530" w:rsidRDefault="00C03530" w:rsidP="00AC6AF3">
      <w:pPr>
        <w:pStyle w:val="ListParagraph"/>
        <w:numPr>
          <w:ilvl w:val="0"/>
          <w:numId w:val="34"/>
        </w:numPr>
        <w:rPr>
          <w:rFonts w:cs="Arial"/>
          <w:sz w:val="22"/>
        </w:rPr>
      </w:pPr>
      <w:r w:rsidRPr="00C03530">
        <w:rPr>
          <w:rFonts w:cs="Arial"/>
          <w:sz w:val="22"/>
        </w:rPr>
        <w:t>Upload to a designated ftp/sftp site in HHS network by authorized Deloitte team</w:t>
      </w:r>
    </w:p>
    <w:p w14:paraId="41322044" w14:textId="77777777" w:rsidR="00C03530" w:rsidRPr="00C03530" w:rsidRDefault="00C03530" w:rsidP="00AC6AF3">
      <w:pPr>
        <w:pStyle w:val="ListParagraph"/>
        <w:numPr>
          <w:ilvl w:val="0"/>
          <w:numId w:val="34"/>
        </w:numPr>
        <w:rPr>
          <w:rFonts w:cs="Arial"/>
          <w:sz w:val="22"/>
        </w:rPr>
      </w:pPr>
      <w:r w:rsidRPr="00C03530">
        <w:rPr>
          <w:rFonts w:cs="Arial"/>
          <w:sz w:val="22"/>
        </w:rPr>
        <w:t>Upload from HHS issued laptop by authorized Deloitte team</w:t>
      </w:r>
    </w:p>
    <w:p w14:paraId="4605AB9E" w14:textId="77777777" w:rsidR="002C0E47" w:rsidRDefault="00C03530" w:rsidP="00AC6AF3">
      <w:pPr>
        <w:pStyle w:val="ListParagraph"/>
        <w:numPr>
          <w:ilvl w:val="0"/>
          <w:numId w:val="34"/>
        </w:numPr>
        <w:rPr>
          <w:rFonts w:cs="Arial"/>
          <w:sz w:val="22"/>
        </w:rPr>
      </w:pPr>
      <w:r w:rsidRPr="00C03530">
        <w:rPr>
          <w:rFonts w:cs="Arial"/>
          <w:sz w:val="22"/>
        </w:rPr>
        <w:t>Download from HHS CMS BizFlow HR Confluence site (https://hrbizflow.atlassian.net/wiki/display/HB) by HHS personnel.</w:t>
      </w:r>
      <w:r w:rsidR="002C0E47" w:rsidRPr="002C0E47">
        <w:rPr>
          <w:rFonts w:cs="Arial"/>
          <w:sz w:val="22"/>
        </w:rPr>
        <w:t xml:space="preserve"> </w:t>
      </w:r>
    </w:p>
    <w:p w14:paraId="3B0CB9FA" w14:textId="7ED4B5DE" w:rsidR="00C03530" w:rsidRPr="00C03530" w:rsidRDefault="002C0E47" w:rsidP="00AC6AF3">
      <w:pPr>
        <w:pStyle w:val="ListParagraph"/>
        <w:numPr>
          <w:ilvl w:val="0"/>
          <w:numId w:val="34"/>
        </w:numPr>
        <w:rPr>
          <w:rFonts w:cs="Arial"/>
          <w:sz w:val="22"/>
        </w:rPr>
      </w:pPr>
      <w:r w:rsidRPr="00C03530">
        <w:rPr>
          <w:rFonts w:cs="Arial"/>
          <w:sz w:val="22"/>
        </w:rPr>
        <w:t xml:space="preserve">Download from HHS </w:t>
      </w:r>
      <w:r>
        <w:rPr>
          <w:rFonts w:cs="Arial"/>
          <w:sz w:val="22"/>
        </w:rPr>
        <w:t>GitHub</w:t>
      </w:r>
      <w:r w:rsidRPr="00C03530">
        <w:rPr>
          <w:rFonts w:cs="Arial"/>
          <w:sz w:val="22"/>
        </w:rPr>
        <w:t xml:space="preserve"> site (</w:t>
      </w:r>
      <w:r w:rsidRPr="002C0E47">
        <w:rPr>
          <w:rFonts w:cs="Arial"/>
          <w:sz w:val="22"/>
        </w:rPr>
        <w:t>https://github.com/HHS</w:t>
      </w:r>
      <w:r w:rsidRPr="00C03530">
        <w:rPr>
          <w:rFonts w:cs="Arial"/>
          <w:sz w:val="22"/>
        </w:rPr>
        <w:t>) by HHS personnel.</w:t>
      </w:r>
    </w:p>
    <w:p w14:paraId="72478D86" w14:textId="77777777" w:rsidR="00C03530" w:rsidRPr="00C03530" w:rsidRDefault="00C03530" w:rsidP="00C03530">
      <w:pPr>
        <w:rPr>
          <w:rFonts w:cs="Arial"/>
          <w:sz w:val="22"/>
        </w:rPr>
      </w:pPr>
    </w:p>
    <w:p w14:paraId="7529D612" w14:textId="517B5366" w:rsidR="00C03530" w:rsidRPr="00C03530" w:rsidDel="007613FD" w:rsidRDefault="002C0E47" w:rsidP="00C03530">
      <w:pPr>
        <w:rPr>
          <w:del w:id="224" w:author="Steven Yang" w:date="2018-07-12T12:29:00Z"/>
          <w:rFonts w:cs="Arial"/>
          <w:sz w:val="22"/>
        </w:rPr>
      </w:pPr>
      <w:del w:id="225" w:author="Steven Yang" w:date="2018-07-12T12:29:00Z">
        <w:r w:rsidDel="007613FD">
          <w:rPr>
            <w:rFonts w:cs="Arial"/>
            <w:sz w:val="22"/>
          </w:rPr>
          <w:delText>NOTE: The Confluence site will be discontinued as code repository in the near future.  Therefore, it is strongly recommended to use GitHub going forward.</w:delText>
        </w:r>
      </w:del>
    </w:p>
    <w:p w14:paraId="61066A4C" w14:textId="187CBA9A" w:rsidR="00C03530" w:rsidRPr="00C03530" w:rsidDel="007613FD" w:rsidRDefault="00C03530" w:rsidP="00C03530">
      <w:pPr>
        <w:pStyle w:val="Heading2"/>
        <w:rPr>
          <w:del w:id="226" w:author="Steven Yang" w:date="2018-07-12T12:29:00Z"/>
        </w:rPr>
      </w:pPr>
      <w:del w:id="227" w:author="Steven Yang" w:date="2018-07-12T12:29:00Z">
        <w:r w:rsidRPr="00C03530" w:rsidDel="007613FD">
          <w:delText>Development file location in Confluence</w:delText>
        </w:r>
      </w:del>
    </w:p>
    <w:p w14:paraId="4E28C5E4" w14:textId="58EFB119" w:rsidR="00C03530" w:rsidRPr="00C03530" w:rsidDel="007613FD" w:rsidRDefault="00C03530" w:rsidP="00AC6AF3">
      <w:pPr>
        <w:pStyle w:val="ListParagraph"/>
        <w:numPr>
          <w:ilvl w:val="0"/>
          <w:numId w:val="33"/>
        </w:numPr>
        <w:rPr>
          <w:del w:id="228" w:author="Steven Yang" w:date="2018-07-12T12:29:00Z"/>
          <w:rFonts w:cs="Arial"/>
          <w:sz w:val="22"/>
        </w:rPr>
      </w:pPr>
      <w:del w:id="229" w:author="Steven Yang" w:date="2018-07-12T12:29:00Z">
        <w:r w:rsidRPr="00C03530" w:rsidDel="007613FD">
          <w:rPr>
            <w:rFonts w:cs="Arial"/>
            <w:sz w:val="22"/>
          </w:rPr>
          <w:delText>Log in to Confluence for HHS CMS BizFlow HR.</w:delText>
        </w:r>
      </w:del>
    </w:p>
    <w:p w14:paraId="0D3CA555" w14:textId="438333EB" w:rsidR="00C03530" w:rsidRPr="00C03530" w:rsidDel="007613FD" w:rsidRDefault="00C03530" w:rsidP="00AC6AF3">
      <w:pPr>
        <w:pStyle w:val="ListParagraph"/>
        <w:numPr>
          <w:ilvl w:val="0"/>
          <w:numId w:val="33"/>
        </w:numPr>
        <w:rPr>
          <w:del w:id="230" w:author="Steven Yang" w:date="2018-07-12T12:29:00Z"/>
          <w:rFonts w:cs="Arial"/>
          <w:sz w:val="22"/>
        </w:rPr>
      </w:pPr>
      <w:del w:id="231" w:author="Steven Yang" w:date="2018-07-12T12:29:00Z">
        <w:r w:rsidRPr="00C03530" w:rsidDel="007613FD">
          <w:rPr>
            <w:rFonts w:cs="Arial"/>
            <w:sz w:val="22"/>
          </w:rPr>
          <w:delText>On the left-hand-side navigation panel, expand “Development Repository”</w:delText>
        </w:r>
      </w:del>
    </w:p>
    <w:p w14:paraId="6A9F57C3" w14:textId="09F49EB5" w:rsidR="00C03530" w:rsidRPr="00C03530" w:rsidDel="007613FD" w:rsidRDefault="00C03530" w:rsidP="00AC6AF3">
      <w:pPr>
        <w:pStyle w:val="ListParagraph"/>
        <w:numPr>
          <w:ilvl w:val="0"/>
          <w:numId w:val="33"/>
        </w:numPr>
        <w:rPr>
          <w:del w:id="232" w:author="Steven Yang" w:date="2018-07-12T12:29:00Z"/>
          <w:rFonts w:cs="Arial"/>
          <w:sz w:val="22"/>
        </w:rPr>
      </w:pPr>
      <w:del w:id="233" w:author="Steven Yang" w:date="2018-07-12T12:29:00Z">
        <w:r w:rsidRPr="00C03530" w:rsidDel="007613FD">
          <w:rPr>
            <w:rFonts w:cs="Arial"/>
            <w:sz w:val="22"/>
          </w:rPr>
          <w:delText>Click each sub-directory and click file links to download them.</w:delText>
        </w:r>
      </w:del>
    </w:p>
    <w:p w14:paraId="7DF6C248" w14:textId="7EADC89B" w:rsidR="00C03530" w:rsidRPr="00C03530" w:rsidDel="007613FD" w:rsidRDefault="00C03530" w:rsidP="00AC6AF3">
      <w:pPr>
        <w:pStyle w:val="ListParagraph"/>
        <w:numPr>
          <w:ilvl w:val="0"/>
          <w:numId w:val="33"/>
        </w:numPr>
        <w:rPr>
          <w:del w:id="234" w:author="Steven Yang" w:date="2018-07-12T12:29:00Z"/>
          <w:rFonts w:cs="Arial"/>
          <w:sz w:val="22"/>
        </w:rPr>
      </w:pPr>
      <w:del w:id="235" w:author="Steven Yang" w:date="2018-07-12T12:29:00Z">
        <w:r w:rsidRPr="00C03530" w:rsidDel="007613FD">
          <w:rPr>
            <w:rFonts w:cs="Arial"/>
            <w:sz w:val="22"/>
          </w:rPr>
          <w:delText xml:space="preserve">For technical information, </w:delText>
        </w:r>
        <w:r w:rsidDel="007613FD">
          <w:rPr>
            <w:rFonts w:cs="Arial"/>
            <w:sz w:val="22"/>
          </w:rPr>
          <w:delText>o</w:delText>
        </w:r>
        <w:r w:rsidRPr="00C03530" w:rsidDel="007613FD">
          <w:rPr>
            <w:rFonts w:cs="Arial"/>
            <w:sz w:val="22"/>
          </w:rPr>
          <w:delText>n the left-hand-side navigation panel, expand “CMS Resources and Requirements” and click “Technical Documents”, which include this document.</w:delText>
        </w:r>
      </w:del>
    </w:p>
    <w:p w14:paraId="5A9B0483" w14:textId="6BF5D64C" w:rsidR="00C03530" w:rsidDel="007613FD" w:rsidRDefault="00C03530" w:rsidP="00C03530">
      <w:pPr>
        <w:rPr>
          <w:del w:id="236" w:author="Steven Yang" w:date="2018-07-12T12:29:00Z"/>
          <w:rFonts w:cs="Arial"/>
          <w:sz w:val="22"/>
        </w:rPr>
      </w:pPr>
    </w:p>
    <w:p w14:paraId="1830E476" w14:textId="7A05B09F" w:rsidR="009F467B" w:rsidDel="007613FD" w:rsidRDefault="009F467B" w:rsidP="00C03530">
      <w:pPr>
        <w:rPr>
          <w:del w:id="237" w:author="Steven Yang" w:date="2018-07-12T12:29:00Z"/>
          <w:rFonts w:cs="Arial"/>
          <w:sz w:val="22"/>
        </w:rPr>
      </w:pPr>
      <w:del w:id="238" w:author="Steven Yang" w:date="2018-07-12T12:29:00Z">
        <w:r w:rsidDel="007613FD">
          <w:rPr>
            <w:noProof/>
          </w:rPr>
          <w:drawing>
            <wp:inline distT="0" distB="0" distL="0" distR="0" wp14:anchorId="470FFF95" wp14:editId="4C07B3A7">
              <wp:extent cx="4953000" cy="5557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044" cy="5558628"/>
                      </a:xfrm>
                      <a:prstGeom prst="rect">
                        <a:avLst/>
                      </a:prstGeom>
                      <a:noFill/>
                      <a:ln>
                        <a:noFill/>
                      </a:ln>
                    </pic:spPr>
                  </pic:pic>
                </a:graphicData>
              </a:graphic>
            </wp:inline>
          </w:drawing>
        </w:r>
      </w:del>
    </w:p>
    <w:p w14:paraId="26B940E9" w14:textId="4755CEFA" w:rsidR="009F467B" w:rsidDel="007613FD" w:rsidRDefault="009F467B" w:rsidP="00C03530">
      <w:pPr>
        <w:rPr>
          <w:del w:id="239" w:author="Steven Yang" w:date="2018-07-12T12:29:00Z"/>
          <w:rFonts w:cs="Arial"/>
          <w:sz w:val="22"/>
        </w:rPr>
      </w:pPr>
    </w:p>
    <w:p w14:paraId="2BFBED68" w14:textId="41F2398B" w:rsidR="009F467B" w:rsidDel="007613FD" w:rsidRDefault="009F467B" w:rsidP="00C03530">
      <w:pPr>
        <w:rPr>
          <w:del w:id="240" w:author="Steven Yang" w:date="2018-07-12T12:29:00Z"/>
          <w:rFonts w:cs="Arial"/>
          <w:sz w:val="22"/>
        </w:rPr>
      </w:pPr>
    </w:p>
    <w:p w14:paraId="7ACF828C" w14:textId="0496527B" w:rsidR="009F467B" w:rsidDel="007613FD" w:rsidRDefault="009F467B" w:rsidP="00C03530">
      <w:pPr>
        <w:rPr>
          <w:del w:id="241" w:author="Steven Yang" w:date="2018-07-12T12:30:00Z"/>
          <w:rFonts w:cs="Arial"/>
          <w:sz w:val="22"/>
        </w:rPr>
      </w:pPr>
    </w:p>
    <w:p w14:paraId="5E83F046" w14:textId="77777777" w:rsidR="009F467B" w:rsidRDefault="009F467B" w:rsidP="00C03530">
      <w:pPr>
        <w:rPr>
          <w:rFonts w:cs="Arial"/>
          <w:sz w:val="22"/>
        </w:rPr>
      </w:pPr>
    </w:p>
    <w:p w14:paraId="4F3BE358" w14:textId="10402A70" w:rsidR="00CC76E3" w:rsidRPr="00C03530" w:rsidRDefault="00CC76E3" w:rsidP="00CC76E3">
      <w:pPr>
        <w:pStyle w:val="Heading2"/>
      </w:pPr>
      <w:bookmarkStart w:id="242" w:name="_Toc393017993"/>
      <w:r w:rsidRPr="00C03530">
        <w:t xml:space="preserve">Development </w:t>
      </w:r>
      <w:r>
        <w:t>repository</w:t>
      </w:r>
      <w:r w:rsidRPr="00C03530">
        <w:t xml:space="preserve"> in </w:t>
      </w:r>
      <w:r>
        <w:t>GitHub</w:t>
      </w:r>
      <w:bookmarkEnd w:id="242"/>
    </w:p>
    <w:p w14:paraId="478D75F1" w14:textId="417EED4B" w:rsidR="00CC76E3" w:rsidRPr="00C03530" w:rsidRDefault="00CC76E3" w:rsidP="006D1D0B">
      <w:pPr>
        <w:pStyle w:val="ListParagraph"/>
        <w:numPr>
          <w:ilvl w:val="0"/>
          <w:numId w:val="64"/>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F289A0" w14:textId="5C3A43EF" w:rsidR="00CC76E3" w:rsidRDefault="00CC76E3" w:rsidP="006D1D0B">
      <w:pPr>
        <w:pStyle w:val="ListParagraph"/>
        <w:numPr>
          <w:ilvl w:val="0"/>
          <w:numId w:val="64"/>
        </w:numPr>
        <w:rPr>
          <w:rFonts w:cs="Arial"/>
          <w:sz w:val="22"/>
        </w:rPr>
      </w:pPr>
      <w:r w:rsidRPr="00C03530">
        <w:rPr>
          <w:rFonts w:cs="Arial"/>
          <w:sz w:val="22"/>
        </w:rPr>
        <w:t xml:space="preserve">On the </w:t>
      </w:r>
      <w:r w:rsidR="00617D22">
        <w:rPr>
          <w:rFonts w:cs="Arial"/>
          <w:sz w:val="22"/>
        </w:rPr>
        <w:t>dashboard, select context dropdown to “HHS”.</w:t>
      </w:r>
    </w:p>
    <w:p w14:paraId="1A557A1C" w14:textId="278F289E" w:rsidR="00617D22" w:rsidRPr="00C03530" w:rsidRDefault="00617D22" w:rsidP="006D1D0B">
      <w:pPr>
        <w:pStyle w:val="ListParagraph"/>
        <w:numPr>
          <w:ilvl w:val="0"/>
          <w:numId w:val="64"/>
        </w:numPr>
        <w:rPr>
          <w:rFonts w:cs="Arial"/>
          <w:sz w:val="22"/>
        </w:rPr>
      </w:pPr>
      <w:r>
        <w:rPr>
          <w:rFonts w:cs="Arial"/>
          <w:sz w:val="22"/>
        </w:rPr>
        <w:t>On the Repositories pain, search for “BizFlow”, and select “HHS/CMS-BizFlow”.</w:t>
      </w:r>
    </w:p>
    <w:p w14:paraId="3A15FF34" w14:textId="77777777" w:rsidR="00617D22" w:rsidRDefault="00617D22" w:rsidP="00CC76E3">
      <w:pPr>
        <w:rPr>
          <w:rFonts w:cs="Arial"/>
          <w:sz w:val="22"/>
        </w:rPr>
      </w:pPr>
    </w:p>
    <w:p w14:paraId="78EC4481" w14:textId="77777777" w:rsidR="00617D22" w:rsidRDefault="00617D22" w:rsidP="00CC76E3">
      <w:pPr>
        <w:rPr>
          <w:rFonts w:cs="Arial"/>
          <w:sz w:val="22"/>
        </w:rPr>
      </w:pPr>
    </w:p>
    <w:p w14:paraId="1B0D082B" w14:textId="77777777" w:rsidR="00617D22" w:rsidRDefault="00617D22" w:rsidP="00CC76E3">
      <w:pPr>
        <w:rPr>
          <w:rFonts w:cs="Arial"/>
          <w:sz w:val="22"/>
        </w:rPr>
      </w:pPr>
    </w:p>
    <w:p w14:paraId="177CB128" w14:textId="77777777" w:rsidR="009F467B" w:rsidRDefault="009F467B" w:rsidP="00C03530">
      <w:pPr>
        <w:rPr>
          <w:rFonts w:cs="Arial"/>
          <w:sz w:val="22"/>
        </w:rPr>
      </w:pPr>
    </w:p>
    <w:p w14:paraId="617F6318" w14:textId="77777777" w:rsidR="00617D22" w:rsidRDefault="00617D22" w:rsidP="00C03530">
      <w:pPr>
        <w:rPr>
          <w:rFonts w:cs="Arial"/>
          <w:sz w:val="22"/>
        </w:rPr>
      </w:pPr>
    </w:p>
    <w:p w14:paraId="6F097FBC" w14:textId="07B47A47" w:rsidR="00617D22" w:rsidRDefault="00617D22" w:rsidP="00C03530">
      <w:pPr>
        <w:rPr>
          <w:rFonts w:cs="Arial"/>
          <w:sz w:val="22"/>
        </w:rPr>
      </w:pPr>
      <w:r w:rsidRPr="006D1D0B">
        <w:rPr>
          <w:rFonts w:cs="Arial"/>
          <w:noProof/>
          <w:sz w:val="22"/>
        </w:rPr>
        <w:drawing>
          <wp:inline distT="0" distB="0" distL="0" distR="0" wp14:anchorId="20272168" wp14:editId="3BC8215B">
            <wp:extent cx="5988050" cy="3695700"/>
            <wp:effectExtent l="0" t="0" r="6350" b="12700"/>
            <wp:docPr id="18" name="Picture 18" descr="Macintosh HD:private:var:folders:9d:ryd91ph94rzdgtcp85bwg1w00000gp:T:com.skitch.skitch:DMD853600AC-C0D6-44F3-9975-89CFF9D560B9:Pasted_Image_2_2_18__3_1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d:ryd91ph94rzdgtcp85bwg1w00000gp:T:com.skitch.skitch:DMD853600AC-C0D6-44F3-9975-89CFF9D560B9:Pasted_Image_2_2_18__3_16_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050" cy="3695700"/>
                    </a:xfrm>
                    <a:prstGeom prst="rect">
                      <a:avLst/>
                    </a:prstGeom>
                    <a:noFill/>
                    <a:ln>
                      <a:noFill/>
                    </a:ln>
                  </pic:spPr>
                </pic:pic>
              </a:graphicData>
            </a:graphic>
          </wp:inline>
        </w:drawing>
      </w:r>
    </w:p>
    <w:p w14:paraId="5A763E57" w14:textId="77777777" w:rsidR="00617D22" w:rsidRDefault="00617D22" w:rsidP="00C03530">
      <w:pPr>
        <w:rPr>
          <w:rFonts w:cs="Arial"/>
          <w:sz w:val="22"/>
        </w:rPr>
      </w:pPr>
    </w:p>
    <w:p w14:paraId="63EF5934" w14:textId="77777777" w:rsidR="00481363" w:rsidRDefault="00481363" w:rsidP="00C03530">
      <w:pPr>
        <w:rPr>
          <w:rFonts w:cs="Arial"/>
          <w:sz w:val="22"/>
        </w:rPr>
      </w:pPr>
    </w:p>
    <w:p w14:paraId="41F46C49" w14:textId="01D497E0" w:rsidR="00481363" w:rsidRDefault="00481363" w:rsidP="006D1D0B">
      <w:pPr>
        <w:pStyle w:val="ListParagraph"/>
        <w:numPr>
          <w:ilvl w:val="0"/>
          <w:numId w:val="64"/>
        </w:numPr>
        <w:rPr>
          <w:rFonts w:cs="Arial"/>
          <w:sz w:val="22"/>
        </w:rPr>
      </w:pPr>
      <w:r>
        <w:rPr>
          <w:rFonts w:cs="Arial"/>
          <w:sz w:val="22"/>
        </w:rPr>
        <w:lastRenderedPageBreak/>
        <w:t>Verify the URL and repository name.</w:t>
      </w:r>
    </w:p>
    <w:p w14:paraId="14B38BD5" w14:textId="0444A647" w:rsidR="00481363" w:rsidRPr="00C03530" w:rsidRDefault="00481363" w:rsidP="006D1D0B">
      <w:pPr>
        <w:pStyle w:val="ListParagraph"/>
        <w:numPr>
          <w:ilvl w:val="0"/>
          <w:numId w:val="64"/>
        </w:numPr>
        <w:rPr>
          <w:rFonts w:cs="Arial"/>
          <w:sz w:val="22"/>
        </w:rPr>
      </w:pPr>
      <w:r>
        <w:rPr>
          <w:rFonts w:cs="Arial"/>
          <w:sz w:val="22"/>
        </w:rPr>
        <w:t xml:space="preserve">Click “Clone or download” button.  If you intend to set up local git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5F2189">
      <w:pPr>
        <w:pStyle w:val="Heading1"/>
      </w:pPr>
      <w:bookmarkStart w:id="243" w:name="_Toc393017994"/>
      <w:r w:rsidRPr="005F2189">
        <w:lastRenderedPageBreak/>
        <w:t>Deployment Steps</w:t>
      </w:r>
      <w:bookmarkEnd w:id="243"/>
    </w:p>
    <w:p w14:paraId="368061D9" w14:textId="77777777" w:rsidR="005F2189" w:rsidRPr="005F2189" w:rsidRDefault="005F2189" w:rsidP="005F2189">
      <w:pPr>
        <w:pStyle w:val="Heading2"/>
      </w:pPr>
      <w:bookmarkStart w:id="244" w:name="_Toc393017995"/>
      <w:r w:rsidRPr="005F2189">
        <w:t>Database Deployment</w:t>
      </w:r>
      <w:bookmarkEnd w:id="244"/>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B71FDD">
      <w:pPr>
        <w:pStyle w:val="Heading3"/>
      </w:pPr>
      <w:bookmarkStart w:id="245" w:name="_Toc393017996"/>
      <w:r w:rsidRPr="005F2189">
        <w:t>Create database schema and user</w:t>
      </w:r>
      <w:bookmarkEnd w:id="245"/>
    </w:p>
    <w:p w14:paraId="11F2CF1D" w14:textId="77777777"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 for the database user (CMSADMIN, CMSDEV, and HHS_CMS_HR)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w:t>
      </w:r>
      <w:proofErr w:type="gramStart"/>
      <w:r w:rsidR="00C96D26">
        <w:rPr>
          <w:rFonts w:cs="Arial"/>
          <w:sz w:val="22"/>
        </w:rPr>
        <w:t>,etc</w:t>
      </w:r>
      <w:proofErr w:type="gramEnd"/>
      <w:r w:rsidR="00C96D26">
        <w:rPr>
          <w:rFonts w:cs="Arial"/>
          <w:sz w:val="22"/>
        </w:rPr>
        <w:t>.,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42EB8E5C" w14:textId="77777777" w:rsidR="005F2189" w:rsidRPr="005F2189" w:rsidRDefault="005F2189" w:rsidP="005F2189">
      <w:pPr>
        <w:rPr>
          <w:rFonts w:ascii="Courier New" w:hAnsi="Courier New" w:cs="Courier New"/>
          <w:sz w:val="18"/>
          <w:szCs w:val="18"/>
        </w:rPr>
      </w:pPr>
      <w:r w:rsidRPr="005F2189">
        <w:rPr>
          <w:rFonts w:ascii="Courier New" w:hAnsi="Courier New" w:cs="Courier New"/>
          <w:sz w:val="18"/>
          <w:szCs w:val="18"/>
        </w:rPr>
        <w:t>CMS_HR_DB_01_create_schema.sql</w:t>
      </w:r>
    </w:p>
    <w:p w14:paraId="61C124CE" w14:textId="77777777" w:rsidR="005F2189" w:rsidRPr="005F2189" w:rsidRDefault="005F2189"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AC6AF3">
      <w:pPr>
        <w:pStyle w:val="ListParagraph"/>
        <w:numPr>
          <w:ilvl w:val="0"/>
          <w:numId w:val="35"/>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AC6AF3">
      <w:pPr>
        <w:pStyle w:val="ListParagraph"/>
        <w:numPr>
          <w:ilvl w:val="0"/>
          <w:numId w:val="35"/>
        </w:numPr>
        <w:rPr>
          <w:rFonts w:cs="Arial"/>
          <w:sz w:val="22"/>
        </w:rPr>
      </w:pPr>
      <w:r w:rsidRPr="005F2189">
        <w:rPr>
          <w:rFonts w:cs="Arial"/>
          <w:sz w:val="22"/>
        </w:rPr>
        <w:t>Create database users and schemas.</w:t>
      </w:r>
    </w:p>
    <w:p w14:paraId="2D7857AA" w14:textId="77777777" w:rsidR="005F2189" w:rsidRPr="005F2189" w:rsidRDefault="005F2189" w:rsidP="00AC6AF3">
      <w:pPr>
        <w:pStyle w:val="ListParagraph"/>
        <w:numPr>
          <w:ilvl w:val="0"/>
          <w:numId w:val="35"/>
        </w:numPr>
        <w:rPr>
          <w:rFonts w:cs="Arial"/>
          <w:sz w:val="22"/>
        </w:rPr>
      </w:pPr>
      <w:r w:rsidRPr="005F2189">
        <w:rPr>
          <w:rFonts w:cs="Arial"/>
          <w:sz w:val="22"/>
        </w:rPr>
        <w:t>Create database roles.</w:t>
      </w:r>
    </w:p>
    <w:p w14:paraId="7CC7D292" w14:textId="77777777" w:rsidR="005F2189" w:rsidRPr="005F2189" w:rsidRDefault="005F2189" w:rsidP="00AC6AF3">
      <w:pPr>
        <w:pStyle w:val="ListParagraph"/>
        <w:numPr>
          <w:ilvl w:val="0"/>
          <w:numId w:val="35"/>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B71FDD">
      <w:pPr>
        <w:pStyle w:val="Heading3"/>
      </w:pPr>
      <w:bookmarkStart w:id="246" w:name="_Toc393017997"/>
      <w:r w:rsidRPr="005F2189">
        <w:t xml:space="preserve">Grant permission required for </w:t>
      </w:r>
      <w:r w:rsidR="00634408">
        <w:t xml:space="preserve">program </w:t>
      </w:r>
      <w:r w:rsidRPr="005F2189">
        <w:t>object creation</w:t>
      </w:r>
      <w:bookmarkEnd w:id="246"/>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7698CB67" w14:textId="1CDF72CD" w:rsidR="005F2189" w:rsidRPr="005F2189" w:rsidRDefault="00DB0A70" w:rsidP="005F2189">
      <w:pPr>
        <w:rPr>
          <w:rFonts w:ascii="Courier New" w:hAnsi="Courier New" w:cs="Courier New"/>
          <w:sz w:val="18"/>
          <w:szCs w:val="18"/>
        </w:rPr>
      </w:pPr>
      <w:r w:rsidRPr="00DB0A70">
        <w:rPr>
          <w:rFonts w:ascii="Courier New" w:hAnsi="Courier New" w:cs="Courier New"/>
          <w:sz w:val="18"/>
          <w:szCs w:val="18"/>
        </w:rPr>
        <w:t>CMS_HR_DB_02_grant_permission_bizflow</w:t>
      </w:r>
      <w:r w:rsidR="005F2189" w:rsidRPr="005F2189">
        <w:rPr>
          <w:rFonts w:ascii="Courier New" w:hAnsi="Courier New" w:cs="Courier New"/>
          <w:sz w:val="18"/>
          <w:szCs w:val="18"/>
        </w:rPr>
        <w:t>.sql</w:t>
      </w:r>
    </w:p>
    <w:p w14:paraId="5EC02973" w14:textId="77777777" w:rsidR="005F2189" w:rsidRPr="005F2189" w:rsidRDefault="005F2189"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47D0C000" w14:textId="37F7DF64" w:rsidR="005F2189" w:rsidRPr="009A5046" w:rsidRDefault="005F2189" w:rsidP="00AC6AF3">
      <w:pPr>
        <w:pStyle w:val="ListParagraph"/>
        <w:numPr>
          <w:ilvl w:val="0"/>
          <w:numId w:val="36"/>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2E62927F" w14:textId="77777777" w:rsidR="005F2189" w:rsidRPr="005F2189" w:rsidRDefault="005F2189" w:rsidP="005F2189">
      <w:pPr>
        <w:rPr>
          <w:rFonts w:cs="Arial"/>
          <w:sz w:val="22"/>
        </w:rPr>
      </w:pPr>
    </w:p>
    <w:p w14:paraId="39A4E187" w14:textId="44FC4150" w:rsidR="00DB0A70" w:rsidRPr="009A5046" w:rsidRDefault="009A5046" w:rsidP="00B71FDD">
      <w:pPr>
        <w:pStyle w:val="Heading3"/>
      </w:pPr>
      <w:bookmarkStart w:id="247" w:name="_Toc393017998"/>
      <w:r w:rsidRPr="009A5046">
        <w:lastRenderedPageBreak/>
        <w:t xml:space="preserve">Create </w:t>
      </w:r>
      <w:r w:rsidR="00634408">
        <w:t>objects for business data model</w:t>
      </w:r>
      <w:bookmarkEnd w:id="247"/>
      <w:r w:rsidR="00DB0A70" w:rsidRPr="00DB0A70">
        <w:t xml:space="preserve"> </w:t>
      </w:r>
    </w:p>
    <w:p w14:paraId="056CD88E" w14:textId="2C6C21F2"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 xml:space="preserve">using the newly created database user account (id = HHS_CMS_HR), using the password that was set in the step </w:t>
      </w:r>
      <w:r w:rsidR="00634408">
        <w:rPr>
          <w:rFonts w:cs="Arial"/>
          <w:sz w:val="22"/>
        </w:rPr>
        <w:t>5.</w:t>
      </w:r>
      <w:r w:rsidRPr="009A5046">
        <w:rPr>
          <w:rFonts w:cs="Arial"/>
          <w:sz w:val="22"/>
        </w:rPr>
        <w:t>1.1.  As the HHS_CMS_HR database user, execute the following script.</w:t>
      </w:r>
    </w:p>
    <w:p w14:paraId="3BBC7144" w14:textId="77777777" w:rsidR="00DB0A70" w:rsidRPr="009A5046" w:rsidRDefault="00DB0A70" w:rsidP="00DB0A70">
      <w:pPr>
        <w:rPr>
          <w:rFonts w:cs="Arial"/>
          <w:sz w:val="22"/>
        </w:rPr>
      </w:pPr>
    </w:p>
    <w:p w14:paraId="47520197" w14:textId="59A6A9A9" w:rsidR="00DB0A70" w:rsidRPr="009A5046" w:rsidRDefault="00634408" w:rsidP="00DB0A70">
      <w:pPr>
        <w:rPr>
          <w:rFonts w:ascii="Courier New" w:hAnsi="Courier New" w:cs="Courier New"/>
          <w:sz w:val="18"/>
          <w:szCs w:val="18"/>
        </w:rPr>
      </w:pPr>
      <w:r w:rsidRPr="00634408">
        <w:rPr>
          <w:rFonts w:ascii="Courier New" w:hAnsi="Courier New" w:cs="Courier New"/>
          <w:sz w:val="18"/>
          <w:szCs w:val="18"/>
        </w:rPr>
        <w:t>CMS_HR_DB_03_create_model_objects</w:t>
      </w:r>
      <w:r w:rsidR="00DB0A70" w:rsidRPr="009A5046">
        <w:rPr>
          <w:rFonts w:ascii="Courier New" w:hAnsi="Courier New" w:cs="Courier New"/>
          <w:sz w:val="18"/>
          <w:szCs w:val="18"/>
        </w:rPr>
        <w:t>.sql</w:t>
      </w:r>
    </w:p>
    <w:p w14:paraId="3013C710" w14:textId="77777777" w:rsidR="00DB0A70" w:rsidRPr="009A5046" w:rsidRDefault="00DB0A70"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2657DE9" w14:textId="69C78C9D" w:rsidR="00DB0A70" w:rsidRPr="009A5046" w:rsidRDefault="00DB0A70" w:rsidP="00DB0A70">
      <w:pPr>
        <w:pStyle w:val="ListParagraph"/>
        <w:numPr>
          <w:ilvl w:val="0"/>
          <w:numId w:val="36"/>
        </w:numPr>
        <w:rPr>
          <w:rFonts w:cs="Arial"/>
          <w:sz w:val="22"/>
        </w:rPr>
      </w:pPr>
      <w:r w:rsidRPr="009A5046">
        <w:rPr>
          <w:rFonts w:cs="Arial"/>
          <w:sz w:val="22"/>
        </w:rPr>
        <w:t>Create tables</w:t>
      </w:r>
      <w:r w:rsidR="00634408">
        <w:rPr>
          <w:rFonts w:cs="Arial"/>
          <w:sz w:val="22"/>
        </w:rPr>
        <w:t xml:space="preserve"> for CMS business data storage</w:t>
      </w:r>
      <w:r w:rsidRPr="009A5046">
        <w:rPr>
          <w:rFonts w:cs="Arial"/>
          <w:sz w:val="22"/>
        </w:rPr>
        <w:t>.</w:t>
      </w:r>
    </w:p>
    <w:p w14:paraId="0A9BF512" w14:textId="3A78002B" w:rsidR="00DB0A70" w:rsidRPr="009A5046" w:rsidRDefault="00DB0A70" w:rsidP="00DB0A70">
      <w:pPr>
        <w:pStyle w:val="ListParagraph"/>
        <w:numPr>
          <w:ilvl w:val="0"/>
          <w:numId w:val="36"/>
        </w:numPr>
        <w:rPr>
          <w:rFonts w:cs="Arial"/>
          <w:sz w:val="22"/>
        </w:rPr>
      </w:pPr>
      <w:r w:rsidRPr="009A5046">
        <w:rPr>
          <w:rFonts w:cs="Arial"/>
          <w:sz w:val="22"/>
        </w:rPr>
        <w:t xml:space="preserve">Create </w:t>
      </w:r>
      <w:r w:rsidR="00634408">
        <w:rPr>
          <w:rFonts w:cs="Arial"/>
          <w:sz w:val="22"/>
        </w:rPr>
        <w:t xml:space="preserve">sequences, </w:t>
      </w:r>
      <w:r w:rsidR="00AA32DC">
        <w:rPr>
          <w:rFonts w:cs="Arial"/>
          <w:sz w:val="22"/>
        </w:rPr>
        <w:t>constraints</w:t>
      </w:r>
      <w:r w:rsidR="00634408">
        <w:rPr>
          <w:rFonts w:cs="Arial"/>
          <w:sz w:val="22"/>
        </w:rPr>
        <w:t>, and triggers</w:t>
      </w:r>
      <w:r w:rsidRPr="009A5046">
        <w:rPr>
          <w:rFonts w:cs="Arial"/>
          <w:sz w:val="22"/>
        </w:rPr>
        <w:t xml:space="preserve"> </w:t>
      </w:r>
      <w:r w:rsidR="00634408">
        <w:rPr>
          <w:rFonts w:cs="Arial"/>
          <w:sz w:val="22"/>
        </w:rPr>
        <w:t>associated with the tables</w:t>
      </w:r>
      <w:r w:rsidRPr="009A5046">
        <w:rPr>
          <w:rFonts w:cs="Arial"/>
          <w:sz w:val="22"/>
        </w:rPr>
        <w:t>.</w:t>
      </w:r>
    </w:p>
    <w:p w14:paraId="1C15581A" w14:textId="6138C485" w:rsidR="00DB0A70" w:rsidRDefault="00DB0A70" w:rsidP="00DB0A70">
      <w:pPr>
        <w:pStyle w:val="ListParagraph"/>
        <w:numPr>
          <w:ilvl w:val="0"/>
          <w:numId w:val="36"/>
        </w:numPr>
        <w:rPr>
          <w:rFonts w:cs="Arial"/>
          <w:sz w:val="22"/>
        </w:rPr>
      </w:pPr>
      <w:r w:rsidRPr="009A5046">
        <w:rPr>
          <w:rFonts w:cs="Arial"/>
          <w:sz w:val="22"/>
        </w:rPr>
        <w:t xml:space="preserve">Create </w:t>
      </w:r>
      <w:r w:rsidR="00634408">
        <w:rPr>
          <w:rFonts w:cs="Arial"/>
          <w:sz w:val="22"/>
        </w:rPr>
        <w:t>stored procedures</w:t>
      </w:r>
      <w:r w:rsidRPr="009A5046">
        <w:rPr>
          <w:rFonts w:cs="Arial"/>
          <w:sz w:val="22"/>
        </w:rPr>
        <w:t>.</w:t>
      </w:r>
    </w:p>
    <w:p w14:paraId="339F2D72" w14:textId="77777777" w:rsidR="00634408" w:rsidRPr="009A5046" w:rsidRDefault="00634408" w:rsidP="00634408">
      <w:pPr>
        <w:pStyle w:val="ListParagraph"/>
        <w:numPr>
          <w:ilvl w:val="0"/>
          <w:numId w:val="0"/>
        </w:numPr>
        <w:ind w:left="720"/>
        <w:rPr>
          <w:rFonts w:cs="Arial"/>
          <w:sz w:val="22"/>
        </w:rPr>
      </w:pPr>
    </w:p>
    <w:p w14:paraId="2BA4306C" w14:textId="4D453F5F" w:rsidR="00634408" w:rsidRPr="009A5046" w:rsidRDefault="00634408" w:rsidP="00B71FDD">
      <w:pPr>
        <w:pStyle w:val="Heading3"/>
      </w:pPr>
      <w:bookmarkStart w:id="248" w:name="_Toc393017999"/>
      <w:r w:rsidRPr="009A5046">
        <w:t xml:space="preserve">Grant permission to the </w:t>
      </w:r>
      <w:r>
        <w:t>business data mode</w:t>
      </w:r>
      <w:r w:rsidRPr="009A5046">
        <w:t xml:space="preserve"> objects created</w:t>
      </w:r>
      <w:bookmarkEnd w:id="248"/>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E6638C9" w14:textId="1286464D" w:rsidR="00634408" w:rsidRPr="009A5046" w:rsidRDefault="00634408" w:rsidP="00634408">
      <w:pPr>
        <w:rPr>
          <w:rFonts w:ascii="Courier New" w:hAnsi="Courier New" w:cs="Courier New"/>
          <w:sz w:val="18"/>
          <w:szCs w:val="18"/>
        </w:rPr>
      </w:pPr>
      <w:r w:rsidRPr="00634408">
        <w:rPr>
          <w:rFonts w:ascii="Courier New" w:hAnsi="Courier New" w:cs="Courier New"/>
          <w:sz w:val="18"/>
          <w:szCs w:val="18"/>
        </w:rPr>
        <w:t>CMS_HR_DB_04_grant_permission_model</w:t>
      </w:r>
      <w:r w:rsidRPr="009A5046">
        <w:rPr>
          <w:rFonts w:ascii="Courier New" w:hAnsi="Courier New" w:cs="Courier New"/>
          <w:sz w:val="18"/>
          <w:szCs w:val="18"/>
        </w:rPr>
        <w:t>.sql</w:t>
      </w:r>
    </w:p>
    <w:p w14:paraId="229D4A0B" w14:textId="77777777" w:rsidR="00634408" w:rsidRPr="009A5046" w:rsidRDefault="00634408"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634408">
      <w:pPr>
        <w:pStyle w:val="ListParagraph"/>
        <w:numPr>
          <w:ilvl w:val="0"/>
          <w:numId w:val="37"/>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77777777" w:rsidR="00E23F82" w:rsidRPr="00E23F82" w:rsidRDefault="00E23F82" w:rsidP="00E23F82">
      <w:pPr>
        <w:rPr>
          <w:rFonts w:cs="Arial"/>
          <w:sz w:val="22"/>
        </w:rPr>
      </w:pPr>
    </w:p>
    <w:p w14:paraId="6C7AB126" w14:textId="2E1ADD15" w:rsidR="009A5046" w:rsidRPr="009A5046" w:rsidRDefault="00634408" w:rsidP="00B71FDD">
      <w:pPr>
        <w:pStyle w:val="Heading3"/>
      </w:pPr>
      <w:bookmarkStart w:id="249" w:name="_Toc393018000"/>
      <w:r>
        <w:t xml:space="preserve">Create </w:t>
      </w:r>
      <w:r w:rsidR="00A96940">
        <w:t>core table and program</w:t>
      </w:r>
      <w:r w:rsidR="00A96940" w:rsidRPr="009A5046">
        <w:t xml:space="preserve"> </w:t>
      </w:r>
      <w:r w:rsidR="009A5046" w:rsidRPr="009A5046">
        <w:t>objects</w:t>
      </w:r>
      <w:bookmarkEnd w:id="249"/>
    </w:p>
    <w:p w14:paraId="39EAE24F" w14:textId="6EDFD0C9" w:rsidR="009A5046" w:rsidRPr="009A5046" w:rsidRDefault="00634408" w:rsidP="009A5046">
      <w:pPr>
        <w:rPr>
          <w:rFonts w:cs="Arial"/>
          <w:sz w:val="22"/>
        </w:rPr>
      </w:pPr>
      <w:r>
        <w:rPr>
          <w:rFonts w:cs="Arial"/>
          <w:sz w:val="22"/>
        </w:rPr>
        <w:t xml:space="preserve">Using the </w:t>
      </w:r>
      <w:r w:rsidRPr="009A5046">
        <w:rPr>
          <w:rFonts w:cs="Arial"/>
          <w:sz w:val="22"/>
        </w:rPr>
        <w:t>HHS_CMS_HR</w:t>
      </w:r>
      <w:r w:rsidR="009A5046" w:rsidRPr="009A5046">
        <w:rPr>
          <w:rFonts w:cs="Arial"/>
          <w:sz w:val="22"/>
        </w:rPr>
        <w:t xml:space="preserve"> user login, execute the following script.</w:t>
      </w:r>
    </w:p>
    <w:p w14:paraId="02F8D2EF" w14:textId="77777777" w:rsidR="009A5046" w:rsidRPr="009A5046" w:rsidRDefault="009A5046" w:rsidP="009A5046">
      <w:pPr>
        <w:rPr>
          <w:rFonts w:cs="Arial"/>
          <w:sz w:val="22"/>
        </w:rPr>
      </w:pPr>
    </w:p>
    <w:p w14:paraId="1EC0D353" w14:textId="39934614" w:rsidR="009A5046" w:rsidRPr="009A5046" w:rsidRDefault="00634408" w:rsidP="009A5046">
      <w:pPr>
        <w:rPr>
          <w:rFonts w:ascii="Courier New" w:hAnsi="Courier New" w:cs="Courier New"/>
          <w:sz w:val="18"/>
          <w:szCs w:val="18"/>
        </w:rPr>
      </w:pPr>
      <w:r w:rsidRPr="00634408">
        <w:rPr>
          <w:rFonts w:ascii="Courier New" w:hAnsi="Courier New" w:cs="Courier New"/>
          <w:sz w:val="18"/>
          <w:szCs w:val="18"/>
        </w:rPr>
        <w:t>CMS_HR_DB_05_create_</w:t>
      </w:r>
      <w:r w:rsidR="00A96940">
        <w:rPr>
          <w:rFonts w:ascii="Courier New" w:hAnsi="Courier New" w:cs="Courier New"/>
          <w:sz w:val="18"/>
          <w:szCs w:val="18"/>
        </w:rPr>
        <w:t>core_table</w:t>
      </w:r>
      <w:r w:rsidR="009A5046" w:rsidRPr="009A5046">
        <w:rPr>
          <w:rFonts w:ascii="Courier New" w:hAnsi="Courier New" w:cs="Courier New"/>
          <w:sz w:val="18"/>
          <w:szCs w:val="18"/>
        </w:rPr>
        <w:t>.sql</w:t>
      </w:r>
    </w:p>
    <w:p w14:paraId="6677C8FB" w14:textId="77777777" w:rsidR="009A5046" w:rsidRPr="009A5046" w:rsidRDefault="009A5046" w:rsidP="009A5046">
      <w:pPr>
        <w:rPr>
          <w:rFonts w:cs="Arial"/>
          <w:sz w:val="22"/>
        </w:rPr>
      </w:pPr>
    </w:p>
    <w:p w14:paraId="16FFE0FD" w14:textId="77777777" w:rsidR="009A5046" w:rsidRPr="009A5046" w:rsidRDefault="009A5046" w:rsidP="009A5046">
      <w:pPr>
        <w:rPr>
          <w:rFonts w:cs="Arial"/>
          <w:sz w:val="22"/>
        </w:rPr>
      </w:pPr>
      <w:r w:rsidRPr="009A5046">
        <w:rPr>
          <w:rFonts w:cs="Arial"/>
          <w:sz w:val="22"/>
        </w:rPr>
        <w:t>It will perform the following actions.</w:t>
      </w:r>
    </w:p>
    <w:p w14:paraId="716710B7" w14:textId="11BD0B37" w:rsidR="009A5046" w:rsidRDefault="009A5046" w:rsidP="00AC6AF3">
      <w:pPr>
        <w:pStyle w:val="ListParagraph"/>
        <w:numPr>
          <w:ilvl w:val="0"/>
          <w:numId w:val="36"/>
        </w:numPr>
        <w:rPr>
          <w:rFonts w:cs="Arial"/>
          <w:sz w:val="22"/>
        </w:rPr>
      </w:pPr>
      <w:r w:rsidRPr="009A5046">
        <w:rPr>
          <w:rFonts w:cs="Arial"/>
          <w:sz w:val="22"/>
        </w:rPr>
        <w:t>Create tables</w:t>
      </w:r>
      <w:r w:rsidR="00401F07">
        <w:rPr>
          <w:rFonts w:cs="Arial"/>
          <w:sz w:val="22"/>
        </w:rPr>
        <w:t xml:space="preserve"> for generic use by program objects (functions and stored procedures)</w:t>
      </w:r>
      <w:r w:rsidRPr="009A5046">
        <w:rPr>
          <w:rFonts w:cs="Arial"/>
          <w:sz w:val="22"/>
        </w:rPr>
        <w:t>.</w:t>
      </w:r>
    </w:p>
    <w:p w14:paraId="56151762" w14:textId="5FC4AB64" w:rsidR="00634408" w:rsidRPr="009A5046" w:rsidRDefault="00634408" w:rsidP="00AC6AF3">
      <w:pPr>
        <w:pStyle w:val="ListParagraph"/>
        <w:numPr>
          <w:ilvl w:val="0"/>
          <w:numId w:val="36"/>
        </w:numPr>
        <w:rPr>
          <w:rFonts w:cs="Arial"/>
          <w:sz w:val="22"/>
        </w:rPr>
      </w:pPr>
      <w:r w:rsidRPr="009A5046">
        <w:rPr>
          <w:rFonts w:cs="Arial"/>
          <w:sz w:val="22"/>
        </w:rPr>
        <w:t xml:space="preserve">Create </w:t>
      </w:r>
      <w:r>
        <w:rPr>
          <w:rFonts w:cs="Arial"/>
          <w:sz w:val="22"/>
        </w:rPr>
        <w:t xml:space="preserve">sequences, </w:t>
      </w:r>
      <w:r w:rsidR="00AA32DC">
        <w:rPr>
          <w:rFonts w:cs="Arial"/>
          <w:sz w:val="22"/>
        </w:rPr>
        <w:t>constraints</w:t>
      </w:r>
      <w:r>
        <w:rPr>
          <w:rFonts w:cs="Arial"/>
          <w:sz w:val="22"/>
        </w:rPr>
        <w:t>, and triggers</w:t>
      </w:r>
      <w:r w:rsidRPr="009A5046">
        <w:rPr>
          <w:rFonts w:cs="Arial"/>
          <w:sz w:val="22"/>
        </w:rPr>
        <w:t xml:space="preserve"> </w:t>
      </w:r>
      <w:r>
        <w:rPr>
          <w:rFonts w:cs="Arial"/>
          <w:sz w:val="22"/>
        </w:rPr>
        <w:t>associated with the tables.</w:t>
      </w:r>
    </w:p>
    <w:p w14:paraId="63CA2AF9" w14:textId="77777777" w:rsidR="00A96940" w:rsidRPr="009A5046" w:rsidRDefault="00A96940" w:rsidP="00A96940">
      <w:pPr>
        <w:rPr>
          <w:rFonts w:cs="Arial"/>
          <w:sz w:val="22"/>
        </w:rPr>
      </w:pPr>
    </w:p>
    <w:p w14:paraId="5DDF72D0" w14:textId="1D0A35CB" w:rsidR="00A96940" w:rsidRPr="009A5046" w:rsidRDefault="00A96940" w:rsidP="00A96940">
      <w:pPr>
        <w:rPr>
          <w:rFonts w:ascii="Courier New" w:hAnsi="Courier New" w:cs="Courier New"/>
          <w:sz w:val="18"/>
          <w:szCs w:val="18"/>
        </w:rPr>
      </w:pPr>
      <w:r w:rsidRPr="00634408">
        <w:rPr>
          <w:rFonts w:ascii="Courier New" w:hAnsi="Courier New" w:cs="Courier New"/>
          <w:sz w:val="18"/>
          <w:szCs w:val="18"/>
        </w:rPr>
        <w:t>CMS_HR_DB_0</w:t>
      </w:r>
      <w:r>
        <w:rPr>
          <w:rFonts w:ascii="Courier New" w:hAnsi="Courier New" w:cs="Courier New"/>
          <w:sz w:val="18"/>
          <w:szCs w:val="18"/>
        </w:rPr>
        <w:t>6</w:t>
      </w:r>
      <w:r w:rsidRPr="00634408">
        <w:rPr>
          <w:rFonts w:ascii="Courier New" w:hAnsi="Courier New" w:cs="Courier New"/>
          <w:sz w:val="18"/>
          <w:szCs w:val="18"/>
        </w:rPr>
        <w:t>_create_</w:t>
      </w:r>
      <w:r>
        <w:rPr>
          <w:rFonts w:ascii="Courier New" w:hAnsi="Courier New" w:cs="Courier New"/>
          <w:sz w:val="18"/>
          <w:szCs w:val="18"/>
        </w:rPr>
        <w:t>core_program</w:t>
      </w:r>
      <w:r w:rsidRPr="009A5046">
        <w:rPr>
          <w:rFonts w:ascii="Courier New" w:hAnsi="Courier New" w:cs="Courier New"/>
          <w:sz w:val="18"/>
          <w:szCs w:val="18"/>
        </w:rPr>
        <w:t>.sql</w:t>
      </w:r>
    </w:p>
    <w:p w14:paraId="60448607" w14:textId="77777777" w:rsidR="00A96940" w:rsidRPr="009A5046" w:rsidRDefault="00A96940" w:rsidP="00A96940">
      <w:pPr>
        <w:rPr>
          <w:rFonts w:cs="Arial"/>
          <w:sz w:val="22"/>
        </w:rPr>
      </w:pPr>
    </w:p>
    <w:p w14:paraId="3FD6AD09" w14:textId="77777777" w:rsidR="00A96940" w:rsidRPr="009A5046" w:rsidRDefault="00A96940" w:rsidP="00A96940">
      <w:pPr>
        <w:rPr>
          <w:rFonts w:cs="Arial"/>
          <w:sz w:val="22"/>
        </w:rPr>
      </w:pPr>
      <w:r w:rsidRPr="009A5046">
        <w:rPr>
          <w:rFonts w:cs="Arial"/>
          <w:sz w:val="22"/>
        </w:rPr>
        <w:t>It will perform the following actions.</w:t>
      </w:r>
    </w:p>
    <w:p w14:paraId="5B23C439" w14:textId="77777777" w:rsidR="00A96940" w:rsidRPr="009A5046" w:rsidRDefault="00A96940" w:rsidP="00A96940">
      <w:pPr>
        <w:pStyle w:val="ListParagraph"/>
        <w:numPr>
          <w:ilvl w:val="0"/>
          <w:numId w:val="36"/>
        </w:numPr>
        <w:rPr>
          <w:rFonts w:cs="Arial"/>
          <w:sz w:val="22"/>
        </w:rPr>
      </w:pPr>
      <w:r w:rsidRPr="009A5046">
        <w:rPr>
          <w:rFonts w:cs="Arial"/>
          <w:sz w:val="22"/>
        </w:rPr>
        <w:t>Create stored procedures.</w:t>
      </w:r>
    </w:p>
    <w:p w14:paraId="062BA91C" w14:textId="77777777" w:rsidR="00A96940" w:rsidRDefault="00A96940" w:rsidP="00A96940">
      <w:pPr>
        <w:pStyle w:val="ListParagraph"/>
        <w:numPr>
          <w:ilvl w:val="0"/>
          <w:numId w:val="36"/>
        </w:numPr>
        <w:rPr>
          <w:rFonts w:cs="Arial"/>
          <w:sz w:val="22"/>
        </w:rPr>
      </w:pPr>
      <w:r w:rsidRPr="009A5046">
        <w:rPr>
          <w:rFonts w:cs="Arial"/>
          <w:sz w:val="22"/>
        </w:rPr>
        <w:t>Create functions.</w:t>
      </w:r>
      <w:r>
        <w:rPr>
          <w:rFonts w:cs="Arial"/>
          <w:sz w:val="22"/>
        </w:rPr>
        <w:t xml:space="preserve"> </w:t>
      </w:r>
    </w:p>
    <w:p w14:paraId="646C6593" w14:textId="77777777" w:rsidR="005F2189" w:rsidRDefault="005F2189" w:rsidP="00C03530">
      <w:pPr>
        <w:rPr>
          <w:rFonts w:cs="Arial"/>
          <w:sz w:val="22"/>
        </w:rPr>
      </w:pPr>
    </w:p>
    <w:p w14:paraId="3D32697A" w14:textId="352F762B" w:rsidR="009A5046" w:rsidRPr="009A5046" w:rsidRDefault="009A5046" w:rsidP="00B71FDD">
      <w:pPr>
        <w:pStyle w:val="Heading3"/>
      </w:pPr>
      <w:bookmarkStart w:id="250" w:name="_Toc393018001"/>
      <w:r w:rsidRPr="009A5046">
        <w:t xml:space="preserve">Grant permission to the </w:t>
      </w:r>
      <w:r w:rsidR="00A96940">
        <w:t xml:space="preserve">core table and </w:t>
      </w:r>
      <w:r w:rsidR="00AA2FC7">
        <w:t xml:space="preserve">program </w:t>
      </w:r>
      <w:r w:rsidRPr="009A5046">
        <w:t>objects created</w:t>
      </w:r>
      <w:bookmarkEnd w:id="250"/>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5350473A" w14:textId="3B2CE7C2" w:rsidR="009A5046" w:rsidRPr="009A5046" w:rsidRDefault="00AA2FC7" w:rsidP="009A5046">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7</w:t>
      </w:r>
      <w:r w:rsidRPr="00AA2FC7">
        <w:rPr>
          <w:rFonts w:ascii="Courier New" w:hAnsi="Courier New" w:cs="Courier New"/>
          <w:sz w:val="18"/>
          <w:szCs w:val="18"/>
        </w:rPr>
        <w:t>_grant_permission_</w:t>
      </w:r>
      <w:r w:rsidR="00A96940">
        <w:rPr>
          <w:rFonts w:ascii="Courier New" w:hAnsi="Courier New" w:cs="Courier New"/>
          <w:sz w:val="18"/>
          <w:szCs w:val="18"/>
        </w:rPr>
        <w:t>core</w:t>
      </w:r>
      <w:r w:rsidR="009A5046" w:rsidRPr="009A5046">
        <w:rPr>
          <w:rFonts w:ascii="Courier New" w:hAnsi="Courier New" w:cs="Courier New"/>
          <w:sz w:val="18"/>
          <w:szCs w:val="18"/>
        </w:rPr>
        <w:t>.sql</w:t>
      </w:r>
    </w:p>
    <w:p w14:paraId="49C96A97" w14:textId="77777777" w:rsidR="009A5046" w:rsidRPr="009A5046" w:rsidRDefault="009A5046"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9E26EF7" w:rsidR="009A5046" w:rsidRPr="009A5046" w:rsidRDefault="009A5046" w:rsidP="00AC6AF3">
      <w:pPr>
        <w:pStyle w:val="ListParagraph"/>
        <w:numPr>
          <w:ilvl w:val="0"/>
          <w:numId w:val="37"/>
        </w:numPr>
        <w:rPr>
          <w:rFonts w:cs="Arial"/>
          <w:sz w:val="22"/>
        </w:rPr>
      </w:pPr>
      <w:r w:rsidRPr="009A5046">
        <w:rPr>
          <w:rFonts w:cs="Arial"/>
          <w:sz w:val="22"/>
        </w:rPr>
        <w:t xml:space="preserve">Grant permissions for accessing the newly created database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B71FDD">
      <w:pPr>
        <w:pStyle w:val="Heading3"/>
      </w:pPr>
      <w:bookmarkStart w:id="251" w:name="_Toc393018002"/>
      <w:r w:rsidRPr="009A5046">
        <w:t>Insert seed data (a.k.a. day-zero data)</w:t>
      </w:r>
      <w:bookmarkEnd w:id="251"/>
    </w:p>
    <w:p w14:paraId="7E2A1245" w14:textId="5867BD15" w:rsidR="009A5046" w:rsidRPr="009A5046" w:rsidRDefault="00AA2FC7" w:rsidP="009A5046">
      <w:pPr>
        <w:rPr>
          <w:rFonts w:cs="Arial"/>
          <w:sz w:val="22"/>
        </w:rPr>
      </w:pPr>
      <w:r>
        <w:rPr>
          <w:rFonts w:cs="Arial"/>
          <w:sz w:val="22"/>
        </w:rPr>
        <w:t xml:space="preserve">Using the </w:t>
      </w:r>
      <w:r w:rsidRPr="009A5046">
        <w:rPr>
          <w:rFonts w:cs="Arial"/>
          <w:sz w:val="22"/>
        </w:rPr>
        <w:t xml:space="preserve">HHS_CMS_HR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5B0EBF3" w14:textId="44C3C123" w:rsidR="00AA2FC7" w:rsidRPr="00AA2FC7" w:rsidRDefault="00AA2FC7" w:rsidP="00AA2FC7">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8</w:t>
      </w:r>
      <w:r w:rsidRPr="00AA2FC7">
        <w:rPr>
          <w:rFonts w:ascii="Courier New" w:hAnsi="Courier New" w:cs="Courier New"/>
          <w:sz w:val="18"/>
          <w:szCs w:val="18"/>
        </w:rPr>
        <w:t>_1_insert_seed_data</w:t>
      </w:r>
      <w:r w:rsidR="00A96940">
        <w:rPr>
          <w:rFonts w:ascii="Courier New" w:hAnsi="Courier New" w:cs="Courier New"/>
          <w:sz w:val="18"/>
          <w:szCs w:val="18"/>
        </w:rPr>
        <w:t>_LOOKUP</w:t>
      </w:r>
      <w:r w:rsidRPr="00AA2FC7">
        <w:rPr>
          <w:rFonts w:ascii="Courier New" w:hAnsi="Courier New" w:cs="Courier New"/>
          <w:sz w:val="18"/>
          <w:szCs w:val="18"/>
        </w:rPr>
        <w:t>.sql</w:t>
      </w:r>
    </w:p>
    <w:p w14:paraId="7F58A001" w14:textId="24D53661" w:rsidR="00AA2FC7" w:rsidRPr="00AA2FC7" w:rsidRDefault="00AA2FC7" w:rsidP="00AA2FC7">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8</w:t>
      </w:r>
      <w:r w:rsidRPr="00AA2FC7">
        <w:rPr>
          <w:rFonts w:ascii="Courier New" w:hAnsi="Courier New" w:cs="Courier New"/>
          <w:sz w:val="18"/>
          <w:szCs w:val="18"/>
        </w:rPr>
        <w:t>_2_insert_seed_data</w:t>
      </w:r>
      <w:r w:rsidR="00A96940">
        <w:rPr>
          <w:rFonts w:ascii="Courier New" w:hAnsi="Courier New" w:cs="Courier New"/>
          <w:sz w:val="18"/>
          <w:szCs w:val="18"/>
        </w:rPr>
        <w:t>_REQUEST</w:t>
      </w:r>
      <w:r w:rsidRPr="00AA2FC7">
        <w:rPr>
          <w:rFonts w:ascii="Courier New" w:hAnsi="Courier New" w:cs="Courier New"/>
          <w:sz w:val="18"/>
          <w:szCs w:val="18"/>
        </w:rPr>
        <w:t>.sql</w:t>
      </w:r>
    </w:p>
    <w:p w14:paraId="1C43A149" w14:textId="77777777" w:rsidR="00173BD3" w:rsidRDefault="00173BD3" w:rsidP="00173BD3">
      <w:pPr>
        <w:rPr>
          <w:rFonts w:ascii="Courier New" w:hAnsi="Courier New" w:cs="Courier New"/>
          <w:sz w:val="18"/>
          <w:szCs w:val="18"/>
        </w:rPr>
      </w:pPr>
      <w:r>
        <w:rPr>
          <w:rFonts w:ascii="Courier New" w:hAnsi="Courier New" w:cs="Courier New"/>
          <w:sz w:val="18"/>
          <w:szCs w:val="18"/>
        </w:rPr>
        <w:t>...</w:t>
      </w:r>
    </w:p>
    <w:p w14:paraId="754F6B80" w14:textId="2293F8D6" w:rsidR="009A5046" w:rsidRDefault="00AA2FC7" w:rsidP="00AA2FC7">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8</w:t>
      </w:r>
      <w:r w:rsidRPr="00AA2FC7">
        <w:rPr>
          <w:rFonts w:ascii="Courier New" w:hAnsi="Courier New" w:cs="Courier New"/>
          <w:sz w:val="18"/>
          <w:szCs w:val="18"/>
        </w:rPr>
        <w:t>_</w:t>
      </w:r>
      <w:proofErr w:type="gramStart"/>
      <w:r w:rsidR="00173BD3">
        <w:rPr>
          <w:rFonts w:ascii="Courier New" w:hAnsi="Courier New" w:cs="Courier New"/>
          <w:sz w:val="18"/>
          <w:szCs w:val="18"/>
        </w:rPr>
        <w:t>?</w:t>
      </w:r>
      <w:r w:rsidRPr="00AA2FC7">
        <w:rPr>
          <w:rFonts w:ascii="Courier New" w:hAnsi="Courier New" w:cs="Courier New"/>
          <w:sz w:val="18"/>
          <w:szCs w:val="18"/>
        </w:rPr>
        <w:t>_</w:t>
      </w:r>
      <w:proofErr w:type="gramEnd"/>
      <w:r w:rsidRPr="00AA2FC7">
        <w:rPr>
          <w:rFonts w:ascii="Courier New" w:hAnsi="Courier New" w:cs="Courier New"/>
          <w:sz w:val="18"/>
          <w:szCs w:val="18"/>
        </w:rPr>
        <w:t>insert_seed_data</w:t>
      </w:r>
      <w:r w:rsidR="00577757">
        <w:rPr>
          <w:rFonts w:ascii="Courier New" w:hAnsi="Courier New" w:cs="Courier New"/>
          <w:sz w:val="18"/>
          <w:szCs w:val="18"/>
        </w:rPr>
        <w:t>_*</w:t>
      </w:r>
      <w:r w:rsidRPr="00AA2FC7">
        <w:rPr>
          <w:rFonts w:ascii="Courier New" w:hAnsi="Courier New" w:cs="Courier New"/>
          <w:sz w:val="18"/>
          <w:szCs w:val="18"/>
        </w:rPr>
        <w:t>.sql</w:t>
      </w:r>
    </w:p>
    <w:p w14:paraId="5A3C5A79" w14:textId="77777777" w:rsidR="00AA2FC7" w:rsidRPr="009A5046" w:rsidRDefault="00AA2FC7" w:rsidP="00AA2FC7">
      <w:pPr>
        <w:rPr>
          <w:rFonts w:ascii="Courier New" w:hAnsi="Courier New" w:cs="Courier New"/>
          <w:sz w:val="18"/>
          <w:szCs w:val="18"/>
        </w:rPr>
      </w:pP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77777777" w:rsidR="009A5046" w:rsidRPr="009A5046" w:rsidRDefault="009A5046" w:rsidP="00AC6AF3">
      <w:pPr>
        <w:pStyle w:val="ListParagraph"/>
        <w:numPr>
          <w:ilvl w:val="0"/>
          <w:numId w:val="37"/>
        </w:numPr>
        <w:rPr>
          <w:rFonts w:cs="Arial"/>
          <w:sz w:val="22"/>
        </w:rPr>
      </w:pPr>
      <w:r w:rsidRPr="009A5046">
        <w:rPr>
          <w:rFonts w:cs="Arial"/>
          <w:sz w:val="22"/>
        </w:rPr>
        <w:t>Insert the data into ADMIN_CODES table to be used as reference data for Admin Code field.</w:t>
      </w:r>
    </w:p>
    <w:p w14:paraId="7003A5C6" w14:textId="77777777" w:rsidR="009A5046" w:rsidRPr="009A5046" w:rsidRDefault="009A5046" w:rsidP="00AC6AF3">
      <w:pPr>
        <w:pStyle w:val="ListParagraph"/>
        <w:numPr>
          <w:ilvl w:val="0"/>
          <w:numId w:val="37"/>
        </w:numPr>
        <w:rPr>
          <w:rFonts w:cs="Arial"/>
          <w:sz w:val="22"/>
        </w:rPr>
      </w:pPr>
      <w:r w:rsidRPr="009A5046">
        <w:rPr>
          <w:rFonts w:cs="Arial"/>
          <w:sz w:val="22"/>
        </w:rPr>
        <w:t>Insert the data into GRADE_DETAIL table to be used as reference data for Grade field.</w:t>
      </w:r>
    </w:p>
    <w:p w14:paraId="56FB8AB3" w14:textId="77777777" w:rsidR="009A5046" w:rsidRDefault="009A5046" w:rsidP="00AC6AF3">
      <w:pPr>
        <w:pStyle w:val="ListParagraph"/>
        <w:numPr>
          <w:ilvl w:val="0"/>
          <w:numId w:val="37"/>
        </w:numPr>
        <w:rPr>
          <w:rFonts w:cs="Arial"/>
          <w:sz w:val="22"/>
        </w:rPr>
      </w:pPr>
      <w:r w:rsidRPr="009A5046">
        <w:rPr>
          <w:rFonts w:cs="Arial"/>
          <w:sz w:val="22"/>
        </w:rPr>
        <w:t>Insert the data into REQUEST_CONTROL table to be used as seed data for generating Request Number.</w:t>
      </w:r>
    </w:p>
    <w:p w14:paraId="30ED3C4E" w14:textId="77777777" w:rsidR="00AA2FC7" w:rsidRPr="009A5046" w:rsidRDefault="00AA2FC7" w:rsidP="00AA2FC7">
      <w:pPr>
        <w:pStyle w:val="ListParagraph"/>
        <w:numPr>
          <w:ilvl w:val="0"/>
          <w:numId w:val="37"/>
        </w:numPr>
        <w:rPr>
          <w:rFonts w:cs="Arial"/>
          <w:sz w:val="22"/>
        </w:rPr>
      </w:pPr>
      <w:r w:rsidRPr="009A5046">
        <w:rPr>
          <w:rFonts w:cs="Arial"/>
          <w:sz w:val="22"/>
        </w:rPr>
        <w:t>Insert the initial lookup data into TBL_LOOKUP table, which will be used as part of numerous dropdown fields.</w:t>
      </w:r>
    </w:p>
    <w:p w14:paraId="676F1788" w14:textId="698F2E7B" w:rsidR="00AA2FC7" w:rsidRPr="009A5046" w:rsidRDefault="00AA2FC7" w:rsidP="00AA2FC7">
      <w:pPr>
        <w:pStyle w:val="ListParagraph"/>
        <w:numPr>
          <w:ilvl w:val="0"/>
          <w:numId w:val="37"/>
        </w:numPr>
        <w:rPr>
          <w:rFonts w:cs="Arial"/>
          <w:sz w:val="22"/>
        </w:rPr>
      </w:pPr>
      <w:r w:rsidRPr="009A5046">
        <w:rPr>
          <w:rFonts w:cs="Arial"/>
          <w:sz w:val="22"/>
        </w:rPr>
        <w:t>Insert the data into LOCATION table to be used as reference data for Location field.</w:t>
      </w:r>
      <w:r w:rsidR="00173BD3">
        <w:rPr>
          <w:rFonts w:cs="Arial"/>
          <w:sz w:val="22"/>
        </w:rPr>
        <w:t xml:space="preserve">  The number of records for this table is so large so that it is broken into multiple files.</w:t>
      </w:r>
      <w:r w:rsidRPr="009A5046">
        <w:rPr>
          <w:rFonts w:cs="Arial"/>
          <w:sz w:val="22"/>
        </w:rPr>
        <w:t xml:space="preserve"> </w:t>
      </w:r>
    </w:p>
    <w:p w14:paraId="259A70FC" w14:textId="77777777" w:rsidR="00AA2FC7" w:rsidRDefault="00AA2FC7" w:rsidP="00AA2FC7">
      <w:pPr>
        <w:pStyle w:val="ListParagraph"/>
        <w:numPr>
          <w:ilvl w:val="0"/>
          <w:numId w:val="0"/>
        </w:numPr>
        <w:ind w:left="720"/>
        <w:rPr>
          <w:rFonts w:cs="Arial"/>
          <w:sz w:val="22"/>
        </w:rPr>
      </w:pPr>
    </w:p>
    <w:p w14:paraId="73A55661" w14:textId="4C46A90F" w:rsidR="00577757" w:rsidRPr="009A5046" w:rsidRDefault="00577757" w:rsidP="00577757">
      <w:pPr>
        <w:pStyle w:val="Heading3"/>
      </w:pPr>
      <w:bookmarkStart w:id="252" w:name="_Toc393018003"/>
      <w:r>
        <w:t xml:space="preserve">Create </w:t>
      </w:r>
      <w:r w:rsidRPr="009A5046">
        <w:t xml:space="preserve">objects </w:t>
      </w:r>
      <w:r>
        <w:t>used for Reporting</w:t>
      </w:r>
      <w:bookmarkEnd w:id="252"/>
    </w:p>
    <w:p w14:paraId="28EFBDB4" w14:textId="480451B3" w:rsidR="00577757" w:rsidRPr="009A5046" w:rsidRDefault="00577757" w:rsidP="00577757">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w:t>
      </w:r>
      <w:r w:rsidRPr="009A5046">
        <w:rPr>
          <w:rFonts w:cs="Arial"/>
          <w:sz w:val="22"/>
        </w:rPr>
        <w:t xml:space="preserve">HHS_CMS_HR </w:t>
      </w:r>
      <w:r w:rsidRPr="005F2189">
        <w:rPr>
          <w:rFonts w:cs="Arial"/>
          <w:sz w:val="22"/>
        </w:rPr>
        <w:t>user login</w:t>
      </w:r>
      <w:r>
        <w:rPr>
          <w:rFonts w:cs="Arial"/>
          <w:sz w:val="22"/>
        </w:rPr>
        <w:t xml:space="preserve">, </w:t>
      </w:r>
      <w:r w:rsidRPr="009A5046">
        <w:rPr>
          <w:rFonts w:cs="Arial"/>
          <w:sz w:val="22"/>
        </w:rPr>
        <w:t>execute the following script.</w:t>
      </w:r>
    </w:p>
    <w:p w14:paraId="104D5C9D" w14:textId="77777777" w:rsidR="00577757" w:rsidRPr="009A5046" w:rsidRDefault="00577757" w:rsidP="00577757">
      <w:pPr>
        <w:rPr>
          <w:rFonts w:cs="Arial"/>
          <w:sz w:val="22"/>
        </w:rPr>
      </w:pPr>
    </w:p>
    <w:p w14:paraId="02E6ABAF" w14:textId="778F3AA7" w:rsidR="00577757" w:rsidRPr="009A5046" w:rsidRDefault="00577757" w:rsidP="00577757">
      <w:pPr>
        <w:rPr>
          <w:rFonts w:ascii="Courier New" w:hAnsi="Courier New" w:cs="Courier New"/>
          <w:sz w:val="18"/>
          <w:szCs w:val="18"/>
        </w:rPr>
      </w:pPr>
      <w:r w:rsidRPr="002F48A8">
        <w:rPr>
          <w:rFonts w:ascii="Courier New" w:hAnsi="Courier New" w:cs="Courier New"/>
          <w:sz w:val="18"/>
          <w:szCs w:val="18"/>
        </w:rPr>
        <w:t>CMS_</w:t>
      </w:r>
      <w:r>
        <w:rPr>
          <w:rFonts w:ascii="Courier New" w:hAnsi="Courier New" w:cs="Courier New"/>
          <w:sz w:val="18"/>
          <w:szCs w:val="18"/>
        </w:rPr>
        <w:t>HR_DB</w:t>
      </w:r>
      <w:r w:rsidRPr="002F48A8">
        <w:rPr>
          <w:rFonts w:ascii="Courier New" w:hAnsi="Courier New" w:cs="Courier New"/>
          <w:sz w:val="18"/>
          <w:szCs w:val="18"/>
        </w:rPr>
        <w:t>_0</w:t>
      </w:r>
      <w:r>
        <w:rPr>
          <w:rFonts w:ascii="Courier New" w:hAnsi="Courier New" w:cs="Courier New"/>
          <w:sz w:val="18"/>
          <w:szCs w:val="18"/>
        </w:rPr>
        <w:t>8</w:t>
      </w:r>
      <w:r w:rsidRPr="002F48A8">
        <w:rPr>
          <w:rFonts w:ascii="Courier New" w:hAnsi="Courier New" w:cs="Courier New"/>
          <w:sz w:val="18"/>
          <w:szCs w:val="18"/>
        </w:rPr>
        <w:t>_</w:t>
      </w:r>
      <w:r>
        <w:rPr>
          <w:rFonts w:ascii="Courier New" w:hAnsi="Courier New" w:cs="Courier New"/>
          <w:sz w:val="18"/>
          <w:szCs w:val="18"/>
        </w:rPr>
        <w:t>report</w:t>
      </w:r>
      <w:r w:rsidRPr="002F48A8">
        <w:rPr>
          <w:rFonts w:ascii="Courier New" w:hAnsi="Courier New" w:cs="Courier New"/>
          <w:sz w:val="18"/>
          <w:szCs w:val="18"/>
        </w:rPr>
        <w:t>_objects.</w:t>
      </w:r>
      <w:r w:rsidRPr="009A5046">
        <w:rPr>
          <w:rFonts w:ascii="Courier New" w:hAnsi="Courier New" w:cs="Courier New"/>
          <w:sz w:val="18"/>
          <w:szCs w:val="18"/>
        </w:rPr>
        <w:t>sql</w:t>
      </w:r>
    </w:p>
    <w:p w14:paraId="66551856" w14:textId="77777777" w:rsidR="00577757" w:rsidRPr="009A5046" w:rsidRDefault="00577757" w:rsidP="00577757">
      <w:pPr>
        <w:rPr>
          <w:rFonts w:cs="Arial"/>
          <w:sz w:val="22"/>
        </w:rPr>
      </w:pPr>
    </w:p>
    <w:p w14:paraId="69938B2F" w14:textId="77777777" w:rsidR="00577757" w:rsidRPr="009A5046" w:rsidRDefault="00577757" w:rsidP="00577757">
      <w:pPr>
        <w:rPr>
          <w:rFonts w:cs="Arial"/>
          <w:sz w:val="22"/>
        </w:rPr>
      </w:pPr>
      <w:r w:rsidRPr="009A5046">
        <w:rPr>
          <w:rFonts w:cs="Arial"/>
          <w:sz w:val="22"/>
        </w:rPr>
        <w:t>It will perform the following actions.</w:t>
      </w:r>
    </w:p>
    <w:p w14:paraId="5C4F8927" w14:textId="14AB86F7" w:rsidR="00577757" w:rsidRDefault="00577757" w:rsidP="00577757">
      <w:pPr>
        <w:pStyle w:val="ListParagraph"/>
        <w:numPr>
          <w:ilvl w:val="0"/>
          <w:numId w:val="37"/>
        </w:numPr>
        <w:rPr>
          <w:rFonts w:cs="Arial"/>
          <w:sz w:val="22"/>
        </w:rPr>
      </w:pPr>
      <w:r w:rsidRPr="009A5046">
        <w:rPr>
          <w:rFonts w:cs="Arial"/>
          <w:sz w:val="22"/>
        </w:rPr>
        <w:t>Create functions</w:t>
      </w:r>
      <w:r>
        <w:rPr>
          <w:rFonts w:cs="Arial"/>
          <w:sz w:val="22"/>
        </w:rPr>
        <w:t xml:space="preserve"> used for report views</w:t>
      </w:r>
      <w:r w:rsidRPr="009A5046">
        <w:rPr>
          <w:rFonts w:cs="Arial"/>
          <w:sz w:val="22"/>
        </w:rPr>
        <w:t>.</w:t>
      </w:r>
    </w:p>
    <w:p w14:paraId="4CC9FF18" w14:textId="136575C5" w:rsidR="00577757" w:rsidRDefault="00577757" w:rsidP="00577757">
      <w:pPr>
        <w:pStyle w:val="ListParagraph"/>
        <w:numPr>
          <w:ilvl w:val="0"/>
          <w:numId w:val="37"/>
        </w:numPr>
        <w:rPr>
          <w:rFonts w:cs="Arial"/>
          <w:sz w:val="22"/>
        </w:rPr>
      </w:pPr>
      <w:r>
        <w:rPr>
          <w:rFonts w:cs="Arial"/>
          <w:sz w:val="22"/>
        </w:rPr>
        <w:t>Create views for business data from HHS_CMS_HR schema.</w:t>
      </w:r>
    </w:p>
    <w:p w14:paraId="1E7AF320" w14:textId="77777777" w:rsidR="00577757" w:rsidRDefault="00577757" w:rsidP="00F0250C">
      <w:pPr>
        <w:rPr>
          <w:rFonts w:cs="Arial"/>
          <w:sz w:val="22"/>
        </w:rPr>
      </w:pPr>
    </w:p>
    <w:p w14:paraId="429E0F35" w14:textId="77777777" w:rsidR="00577757" w:rsidRPr="00F0250C" w:rsidRDefault="00577757" w:rsidP="00F0250C">
      <w:pPr>
        <w:rPr>
          <w:rFonts w:cs="Arial"/>
          <w:sz w:val="22"/>
        </w:rPr>
      </w:pPr>
    </w:p>
    <w:p w14:paraId="69F782E7" w14:textId="14013D98" w:rsidR="00577757" w:rsidRPr="009A5046" w:rsidRDefault="00577757" w:rsidP="00577757">
      <w:pPr>
        <w:pStyle w:val="Heading3"/>
      </w:pPr>
      <w:bookmarkStart w:id="253" w:name="_Toc393018004"/>
      <w:r w:rsidRPr="009A5046">
        <w:t xml:space="preserve">Grant permission to the </w:t>
      </w:r>
      <w:r>
        <w:t xml:space="preserve">report </w:t>
      </w:r>
      <w:r w:rsidRPr="009A5046">
        <w:t>objects created</w:t>
      </w:r>
      <w:bookmarkEnd w:id="253"/>
    </w:p>
    <w:p w14:paraId="5765D340" w14:textId="77777777" w:rsidR="00577757" w:rsidRPr="009A5046" w:rsidRDefault="00577757" w:rsidP="00577757">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Pr="009A5046">
        <w:rPr>
          <w:rFonts w:cs="Arial"/>
          <w:sz w:val="22"/>
        </w:rPr>
        <w:t>execute the following script.</w:t>
      </w:r>
    </w:p>
    <w:p w14:paraId="78661756" w14:textId="77777777" w:rsidR="00577757" w:rsidRPr="009A5046" w:rsidRDefault="00577757" w:rsidP="00577757">
      <w:pPr>
        <w:rPr>
          <w:rFonts w:cs="Arial"/>
          <w:sz w:val="22"/>
        </w:rPr>
      </w:pPr>
    </w:p>
    <w:p w14:paraId="7F9A3D51" w14:textId="79188D77" w:rsidR="00577757" w:rsidRPr="009A5046" w:rsidRDefault="00577757" w:rsidP="00577757">
      <w:pPr>
        <w:rPr>
          <w:rFonts w:ascii="Courier New" w:hAnsi="Courier New" w:cs="Courier New"/>
          <w:sz w:val="18"/>
          <w:szCs w:val="18"/>
        </w:rPr>
      </w:pPr>
      <w:r w:rsidRPr="00AA2FC7">
        <w:rPr>
          <w:rFonts w:ascii="Courier New" w:hAnsi="Courier New" w:cs="Courier New"/>
          <w:sz w:val="18"/>
          <w:szCs w:val="18"/>
        </w:rPr>
        <w:t>CMS_HR_DB_0</w:t>
      </w:r>
      <w:r>
        <w:rPr>
          <w:rFonts w:ascii="Courier New" w:hAnsi="Courier New" w:cs="Courier New"/>
          <w:sz w:val="18"/>
          <w:szCs w:val="18"/>
        </w:rPr>
        <w:t>9</w:t>
      </w:r>
      <w:r w:rsidRPr="00AA2FC7">
        <w:rPr>
          <w:rFonts w:ascii="Courier New" w:hAnsi="Courier New" w:cs="Courier New"/>
          <w:sz w:val="18"/>
          <w:szCs w:val="18"/>
        </w:rPr>
        <w:t>_grant_permission_</w:t>
      </w:r>
      <w:r>
        <w:rPr>
          <w:rFonts w:ascii="Courier New" w:hAnsi="Courier New" w:cs="Courier New"/>
          <w:sz w:val="18"/>
          <w:szCs w:val="18"/>
        </w:rPr>
        <w:t>report</w:t>
      </w:r>
      <w:r w:rsidRPr="009A5046">
        <w:rPr>
          <w:rFonts w:ascii="Courier New" w:hAnsi="Courier New" w:cs="Courier New"/>
          <w:sz w:val="18"/>
          <w:szCs w:val="18"/>
        </w:rPr>
        <w:t>.sql</w:t>
      </w:r>
    </w:p>
    <w:p w14:paraId="5B2F4F06" w14:textId="77777777" w:rsidR="00577757" w:rsidRPr="009A5046" w:rsidRDefault="00577757" w:rsidP="00577757">
      <w:pPr>
        <w:rPr>
          <w:rFonts w:cs="Arial"/>
          <w:sz w:val="22"/>
        </w:rPr>
      </w:pPr>
    </w:p>
    <w:p w14:paraId="40F78A19" w14:textId="77777777" w:rsidR="00577757" w:rsidRPr="009A5046" w:rsidRDefault="00577757" w:rsidP="00577757">
      <w:pPr>
        <w:rPr>
          <w:rFonts w:cs="Arial"/>
          <w:sz w:val="22"/>
        </w:rPr>
      </w:pPr>
      <w:r w:rsidRPr="009A5046">
        <w:rPr>
          <w:rFonts w:cs="Arial"/>
          <w:sz w:val="22"/>
        </w:rPr>
        <w:t>It will perform the following actions.</w:t>
      </w:r>
    </w:p>
    <w:p w14:paraId="7379B0A7" w14:textId="6FC77012" w:rsidR="00577757" w:rsidRPr="009A5046" w:rsidRDefault="00577757" w:rsidP="00577757">
      <w:pPr>
        <w:pStyle w:val="ListParagraph"/>
        <w:numPr>
          <w:ilvl w:val="0"/>
          <w:numId w:val="37"/>
        </w:numPr>
        <w:rPr>
          <w:rFonts w:cs="Arial"/>
          <w:sz w:val="22"/>
        </w:rPr>
      </w:pPr>
      <w:r w:rsidRPr="009A5046">
        <w:rPr>
          <w:rFonts w:cs="Arial"/>
          <w:sz w:val="22"/>
        </w:rPr>
        <w:t xml:space="preserve">Grant permissions for accessing the newly created database objects </w:t>
      </w:r>
      <w:r>
        <w:rPr>
          <w:rFonts w:cs="Arial"/>
          <w:sz w:val="22"/>
        </w:rPr>
        <w:t xml:space="preserve">for report </w:t>
      </w:r>
      <w:r w:rsidRPr="009A5046">
        <w:rPr>
          <w:rFonts w:cs="Arial"/>
          <w:sz w:val="22"/>
        </w:rPr>
        <w:t>to the designated database roles.</w:t>
      </w:r>
    </w:p>
    <w:p w14:paraId="6F037B7D" w14:textId="77777777" w:rsidR="00577757" w:rsidRPr="009A5046" w:rsidRDefault="00577757" w:rsidP="00AA2FC7">
      <w:pPr>
        <w:pStyle w:val="ListParagraph"/>
        <w:numPr>
          <w:ilvl w:val="0"/>
          <w:numId w:val="0"/>
        </w:numPr>
        <w:ind w:left="720"/>
        <w:rPr>
          <w:rFonts w:cs="Arial"/>
          <w:sz w:val="22"/>
        </w:rPr>
      </w:pPr>
    </w:p>
    <w:p w14:paraId="1DB47913" w14:textId="0251EFEF" w:rsidR="002F48A8" w:rsidRPr="009A5046" w:rsidRDefault="002F48A8" w:rsidP="00B71FDD">
      <w:pPr>
        <w:pStyle w:val="Heading3"/>
      </w:pPr>
      <w:bookmarkStart w:id="254" w:name="_Toc393018005"/>
      <w:r>
        <w:t xml:space="preserve">Create </w:t>
      </w:r>
      <w:r w:rsidRPr="009A5046">
        <w:t xml:space="preserve">objects </w:t>
      </w:r>
      <w:r>
        <w:t>used in BIZFLOW database</w:t>
      </w:r>
      <w:bookmarkEnd w:id="254"/>
    </w:p>
    <w:p w14:paraId="2F959A55" w14:textId="4F182228" w:rsidR="002F48A8" w:rsidRPr="009A5046" w:rsidRDefault="002F48A8" w:rsidP="002F48A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w:t>
      </w:r>
      <w:r>
        <w:rPr>
          <w:rFonts w:cs="Arial"/>
          <w:sz w:val="22"/>
        </w:rPr>
        <w:t>BIZFLOW</w:t>
      </w:r>
      <w:r w:rsidRPr="005F2189">
        <w:rPr>
          <w:rFonts w:cs="Arial"/>
          <w:sz w:val="22"/>
        </w:rPr>
        <w:t xml:space="preserve"> user login</w:t>
      </w:r>
      <w:r>
        <w:rPr>
          <w:rFonts w:cs="Arial"/>
          <w:sz w:val="22"/>
        </w:rPr>
        <w:t xml:space="preserve">, </w:t>
      </w:r>
      <w:r w:rsidRPr="009A5046">
        <w:rPr>
          <w:rFonts w:cs="Arial"/>
          <w:sz w:val="22"/>
        </w:rPr>
        <w:t>execute the following script.</w:t>
      </w:r>
    </w:p>
    <w:p w14:paraId="194E6CD9" w14:textId="77777777" w:rsidR="002F48A8" w:rsidRPr="009A5046" w:rsidRDefault="002F48A8" w:rsidP="002F48A8">
      <w:pPr>
        <w:rPr>
          <w:rFonts w:cs="Arial"/>
          <w:sz w:val="22"/>
        </w:rPr>
      </w:pPr>
    </w:p>
    <w:p w14:paraId="70B27C9F" w14:textId="76DE48D1" w:rsidR="002F48A8" w:rsidRPr="009A5046" w:rsidRDefault="002F48A8" w:rsidP="002F48A8">
      <w:pPr>
        <w:rPr>
          <w:rFonts w:ascii="Courier New" w:hAnsi="Courier New" w:cs="Courier New"/>
          <w:sz w:val="18"/>
          <w:szCs w:val="18"/>
        </w:rPr>
      </w:pPr>
      <w:r w:rsidRPr="002F48A8">
        <w:rPr>
          <w:rFonts w:ascii="Courier New" w:hAnsi="Courier New" w:cs="Courier New"/>
          <w:sz w:val="18"/>
          <w:szCs w:val="18"/>
        </w:rPr>
        <w:t>CMS_BIZFLOW_DB_01_create_objects.</w:t>
      </w:r>
      <w:r w:rsidRPr="009A5046">
        <w:rPr>
          <w:rFonts w:ascii="Courier New" w:hAnsi="Courier New" w:cs="Courier New"/>
          <w:sz w:val="18"/>
          <w:szCs w:val="18"/>
        </w:rPr>
        <w:t>sql</w:t>
      </w:r>
    </w:p>
    <w:p w14:paraId="0A63DE05" w14:textId="77777777" w:rsidR="002F48A8" w:rsidRPr="009A5046" w:rsidRDefault="002F48A8" w:rsidP="002F48A8">
      <w:pPr>
        <w:rPr>
          <w:rFonts w:cs="Arial"/>
          <w:sz w:val="22"/>
        </w:rPr>
      </w:pPr>
    </w:p>
    <w:p w14:paraId="34491BD7" w14:textId="77777777" w:rsidR="002F48A8" w:rsidRPr="009A5046" w:rsidRDefault="002F48A8" w:rsidP="002F48A8">
      <w:pPr>
        <w:rPr>
          <w:rFonts w:cs="Arial"/>
          <w:sz w:val="22"/>
        </w:rPr>
      </w:pPr>
      <w:r w:rsidRPr="009A5046">
        <w:rPr>
          <w:rFonts w:cs="Arial"/>
          <w:sz w:val="22"/>
        </w:rPr>
        <w:t>It will perform the following actions.</w:t>
      </w:r>
    </w:p>
    <w:p w14:paraId="73BDDF85" w14:textId="2142B1C8" w:rsidR="002F48A8" w:rsidRPr="009A5046" w:rsidRDefault="002F48A8" w:rsidP="002F48A8">
      <w:pPr>
        <w:pStyle w:val="ListParagraph"/>
        <w:numPr>
          <w:ilvl w:val="0"/>
          <w:numId w:val="37"/>
        </w:numPr>
        <w:rPr>
          <w:rFonts w:cs="Arial"/>
          <w:sz w:val="22"/>
        </w:rPr>
      </w:pPr>
      <w:r w:rsidRPr="009A5046">
        <w:rPr>
          <w:rFonts w:cs="Arial"/>
          <w:sz w:val="22"/>
        </w:rPr>
        <w:t>Create functions.</w:t>
      </w:r>
    </w:p>
    <w:p w14:paraId="5634D80B" w14:textId="77777777" w:rsidR="002F48A8" w:rsidRDefault="002F48A8" w:rsidP="002F48A8">
      <w:pPr>
        <w:rPr>
          <w:rFonts w:cs="Arial"/>
          <w:sz w:val="22"/>
        </w:rPr>
      </w:pPr>
    </w:p>
    <w:p w14:paraId="32B4CDDA" w14:textId="3663B758" w:rsidR="00577757" w:rsidRPr="009A5046" w:rsidRDefault="00577757" w:rsidP="00577757">
      <w:pPr>
        <w:pStyle w:val="Heading3"/>
      </w:pPr>
      <w:bookmarkStart w:id="255" w:name="_Toc393018006"/>
      <w:r>
        <w:t xml:space="preserve">Create report </w:t>
      </w:r>
      <w:r w:rsidRPr="009A5046">
        <w:t xml:space="preserve">objects </w:t>
      </w:r>
      <w:r>
        <w:t>used in BIZFLOW database</w:t>
      </w:r>
      <w:bookmarkEnd w:id="255"/>
    </w:p>
    <w:p w14:paraId="5D4A024E" w14:textId="77777777" w:rsidR="00577757" w:rsidRPr="009A5046" w:rsidRDefault="00577757" w:rsidP="00577757">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w:t>
      </w:r>
      <w:r>
        <w:rPr>
          <w:rFonts w:cs="Arial"/>
          <w:sz w:val="22"/>
        </w:rPr>
        <w:t>BIZFLOW</w:t>
      </w:r>
      <w:r w:rsidRPr="005F2189">
        <w:rPr>
          <w:rFonts w:cs="Arial"/>
          <w:sz w:val="22"/>
        </w:rPr>
        <w:t xml:space="preserve"> user login</w:t>
      </w:r>
      <w:r>
        <w:rPr>
          <w:rFonts w:cs="Arial"/>
          <w:sz w:val="22"/>
        </w:rPr>
        <w:t xml:space="preserve">, </w:t>
      </w:r>
      <w:r w:rsidRPr="009A5046">
        <w:rPr>
          <w:rFonts w:cs="Arial"/>
          <w:sz w:val="22"/>
        </w:rPr>
        <w:t>execute the following script.</w:t>
      </w:r>
    </w:p>
    <w:p w14:paraId="7B474991" w14:textId="77777777" w:rsidR="00577757" w:rsidRPr="009A5046" w:rsidRDefault="00577757" w:rsidP="00577757">
      <w:pPr>
        <w:rPr>
          <w:rFonts w:cs="Arial"/>
          <w:sz w:val="22"/>
        </w:rPr>
      </w:pPr>
    </w:p>
    <w:p w14:paraId="78DE3AB4" w14:textId="6216F2EE" w:rsidR="00577757" w:rsidRPr="009A5046" w:rsidRDefault="00577757" w:rsidP="00577757">
      <w:pPr>
        <w:rPr>
          <w:rFonts w:ascii="Courier New" w:hAnsi="Courier New" w:cs="Courier New"/>
          <w:sz w:val="18"/>
          <w:szCs w:val="18"/>
        </w:rPr>
      </w:pPr>
      <w:r w:rsidRPr="002F48A8">
        <w:rPr>
          <w:rFonts w:ascii="Courier New" w:hAnsi="Courier New" w:cs="Courier New"/>
          <w:sz w:val="18"/>
          <w:szCs w:val="18"/>
        </w:rPr>
        <w:t>CMS_BIZFLOW_DB_0</w:t>
      </w:r>
      <w:r>
        <w:rPr>
          <w:rFonts w:ascii="Courier New" w:hAnsi="Courier New" w:cs="Courier New"/>
          <w:sz w:val="18"/>
          <w:szCs w:val="18"/>
        </w:rPr>
        <w:t>2</w:t>
      </w:r>
      <w:r w:rsidRPr="002F48A8">
        <w:rPr>
          <w:rFonts w:ascii="Courier New" w:hAnsi="Courier New" w:cs="Courier New"/>
          <w:sz w:val="18"/>
          <w:szCs w:val="18"/>
        </w:rPr>
        <w:t>_</w:t>
      </w:r>
      <w:r>
        <w:rPr>
          <w:rFonts w:ascii="Courier New" w:hAnsi="Courier New" w:cs="Courier New"/>
          <w:sz w:val="18"/>
          <w:szCs w:val="18"/>
        </w:rPr>
        <w:t>report</w:t>
      </w:r>
      <w:r w:rsidRPr="002F48A8">
        <w:rPr>
          <w:rFonts w:ascii="Courier New" w:hAnsi="Courier New" w:cs="Courier New"/>
          <w:sz w:val="18"/>
          <w:szCs w:val="18"/>
        </w:rPr>
        <w:t>_objects.</w:t>
      </w:r>
      <w:r w:rsidRPr="009A5046">
        <w:rPr>
          <w:rFonts w:ascii="Courier New" w:hAnsi="Courier New" w:cs="Courier New"/>
          <w:sz w:val="18"/>
          <w:szCs w:val="18"/>
        </w:rPr>
        <w:t>sql</w:t>
      </w:r>
    </w:p>
    <w:p w14:paraId="007F157D" w14:textId="77777777" w:rsidR="00577757" w:rsidRPr="009A5046" w:rsidRDefault="00577757" w:rsidP="00577757">
      <w:pPr>
        <w:rPr>
          <w:rFonts w:cs="Arial"/>
          <w:sz w:val="22"/>
        </w:rPr>
      </w:pPr>
    </w:p>
    <w:p w14:paraId="266806E5" w14:textId="77777777" w:rsidR="00577757" w:rsidRPr="009A5046" w:rsidRDefault="00577757" w:rsidP="00577757">
      <w:pPr>
        <w:rPr>
          <w:rFonts w:cs="Arial"/>
          <w:sz w:val="22"/>
        </w:rPr>
      </w:pPr>
      <w:r w:rsidRPr="009A5046">
        <w:rPr>
          <w:rFonts w:cs="Arial"/>
          <w:sz w:val="22"/>
        </w:rPr>
        <w:t>It will perform the following actions.</w:t>
      </w:r>
    </w:p>
    <w:p w14:paraId="25728621" w14:textId="210CDDE8" w:rsidR="00577757" w:rsidRDefault="00577757" w:rsidP="00577757">
      <w:pPr>
        <w:pStyle w:val="ListParagraph"/>
        <w:numPr>
          <w:ilvl w:val="0"/>
          <w:numId w:val="37"/>
        </w:numPr>
        <w:rPr>
          <w:rFonts w:cs="Arial"/>
          <w:sz w:val="22"/>
        </w:rPr>
      </w:pPr>
      <w:r>
        <w:rPr>
          <w:rFonts w:cs="Arial"/>
          <w:sz w:val="22"/>
        </w:rPr>
        <w:t xml:space="preserve">Create report lookup table and insert </w:t>
      </w:r>
      <w:r w:rsidR="000615D7">
        <w:rPr>
          <w:rFonts w:cs="Arial"/>
          <w:sz w:val="22"/>
        </w:rPr>
        <w:t>reference data.</w:t>
      </w:r>
    </w:p>
    <w:p w14:paraId="7FDD58A7" w14:textId="77777777" w:rsidR="00577757" w:rsidRDefault="00577757" w:rsidP="00577757">
      <w:pPr>
        <w:pStyle w:val="ListParagraph"/>
        <w:numPr>
          <w:ilvl w:val="0"/>
          <w:numId w:val="37"/>
        </w:numPr>
        <w:rPr>
          <w:rFonts w:cs="Arial"/>
          <w:sz w:val="22"/>
        </w:rPr>
      </w:pPr>
      <w:r w:rsidRPr="009A5046">
        <w:rPr>
          <w:rFonts w:cs="Arial"/>
          <w:sz w:val="22"/>
        </w:rPr>
        <w:t>Create functions.</w:t>
      </w:r>
    </w:p>
    <w:p w14:paraId="05A9C833" w14:textId="76F5F4DF" w:rsidR="000615D7" w:rsidRPr="009A5046" w:rsidRDefault="000615D7" w:rsidP="00577757">
      <w:pPr>
        <w:pStyle w:val="ListParagraph"/>
        <w:numPr>
          <w:ilvl w:val="0"/>
          <w:numId w:val="37"/>
        </w:numPr>
        <w:rPr>
          <w:rFonts w:cs="Arial"/>
          <w:sz w:val="22"/>
        </w:rPr>
      </w:pPr>
      <w:r>
        <w:rPr>
          <w:rFonts w:cs="Arial"/>
          <w:sz w:val="22"/>
        </w:rPr>
        <w:t>Create views for process data from BIZFLOW schema.</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9A5046">
      <w:pPr>
        <w:pStyle w:val="Heading2"/>
      </w:pPr>
      <w:bookmarkStart w:id="256" w:name="_Toc393018007"/>
      <w:r w:rsidRPr="009A5046">
        <w:t>BIX deployment</w:t>
      </w:r>
      <w:bookmarkEnd w:id="256"/>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AC6AF3">
      <w:pPr>
        <w:pStyle w:val="ListParagraph"/>
        <w:numPr>
          <w:ilvl w:val="0"/>
          <w:numId w:val="38"/>
        </w:numPr>
        <w:rPr>
          <w:rFonts w:cs="Arial"/>
          <w:sz w:val="22"/>
        </w:rPr>
      </w:pPr>
      <w:r w:rsidRPr="009A5046">
        <w:rPr>
          <w:rFonts w:cs="Arial"/>
          <w:sz w:val="22"/>
        </w:rPr>
        <w:t>BizFlow Server is installed and BizFlow Server is running.</w:t>
      </w:r>
    </w:p>
    <w:p w14:paraId="68D45798" w14:textId="77777777" w:rsidR="009A5046" w:rsidRPr="009A5046" w:rsidRDefault="009A5046" w:rsidP="00AC6AF3">
      <w:pPr>
        <w:pStyle w:val="ListParagraph"/>
        <w:numPr>
          <w:ilvl w:val="0"/>
          <w:numId w:val="38"/>
        </w:numPr>
        <w:rPr>
          <w:rFonts w:cs="Arial"/>
          <w:sz w:val="22"/>
        </w:rPr>
      </w:pPr>
      <w:r w:rsidRPr="009A5046">
        <w:rPr>
          <w:rFonts w:cs="Arial"/>
          <w:sz w:val="22"/>
        </w:rPr>
        <w:t>BizFlow Process Studio (BPS) is installed.</w:t>
      </w:r>
    </w:p>
    <w:p w14:paraId="35314127" w14:textId="77777777" w:rsidR="009A5046" w:rsidRPr="009A5046" w:rsidRDefault="009A5046" w:rsidP="00AC6AF3">
      <w:pPr>
        <w:pStyle w:val="ListParagraph"/>
        <w:numPr>
          <w:ilvl w:val="0"/>
          <w:numId w:val="38"/>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w:t>
      </w:r>
      <w:proofErr w:type="gramStart"/>
      <w:r>
        <w:rPr>
          <w:rFonts w:cs="Arial"/>
          <w:sz w:val="22"/>
        </w:rPr>
        <w:t>is assumed to be set</w:t>
      </w:r>
      <w:proofErr w:type="gramEnd"/>
      <w:r>
        <w:rPr>
          <w:rFonts w:cs="Arial"/>
          <w:sz w:val="22"/>
        </w:rPr>
        <w:t xml:space="preserve">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344E51">
      <w:pPr>
        <w:pStyle w:val="ListParagraph"/>
        <w:numPr>
          <w:ilvl w:val="0"/>
          <w:numId w:val="51"/>
        </w:numPr>
        <w:rPr>
          <w:rFonts w:cs="Arial"/>
          <w:sz w:val="22"/>
        </w:rPr>
      </w:pPr>
      <w:r w:rsidRPr="00344E51">
        <w:rPr>
          <w:rFonts w:cs="Arial"/>
          <w:sz w:val="22"/>
        </w:rPr>
        <w:t>Log in to BizFlow Portal as a system administrator.</w:t>
      </w:r>
    </w:p>
    <w:p w14:paraId="3B69C4DD" w14:textId="2812242B" w:rsidR="00344E51" w:rsidRDefault="00344E51" w:rsidP="00344E51">
      <w:pPr>
        <w:pStyle w:val="ListParagraph"/>
        <w:numPr>
          <w:ilvl w:val="0"/>
          <w:numId w:val="51"/>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344E51">
      <w:pPr>
        <w:pStyle w:val="ListParagraph"/>
        <w:numPr>
          <w:ilvl w:val="0"/>
          <w:numId w:val="51"/>
        </w:numPr>
        <w:rPr>
          <w:rFonts w:cs="Arial"/>
          <w:sz w:val="22"/>
        </w:rPr>
      </w:pPr>
      <w:r>
        <w:rPr>
          <w:rFonts w:cs="Arial"/>
          <w:sz w:val="22"/>
        </w:rPr>
        <w:t>Click Authentication on the administration page.</w:t>
      </w:r>
    </w:p>
    <w:p w14:paraId="086703C8" w14:textId="48686059" w:rsidR="00344E51" w:rsidRDefault="00344E51" w:rsidP="00344E51">
      <w:pPr>
        <w:pStyle w:val="ListParagraph"/>
        <w:numPr>
          <w:ilvl w:val="0"/>
          <w:numId w:val="51"/>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344E51">
      <w:pPr>
        <w:pStyle w:val="ListParagraph"/>
        <w:numPr>
          <w:ilvl w:val="0"/>
          <w:numId w:val="51"/>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2FE804D6" w14:textId="77777777" w:rsidR="009A5046" w:rsidRDefault="009A5046" w:rsidP="00C03530">
      <w:pPr>
        <w:rPr>
          <w:rFonts w:cs="Arial"/>
          <w:sz w:val="22"/>
        </w:rPr>
      </w:pPr>
    </w:p>
    <w:p w14:paraId="0E470644" w14:textId="77777777" w:rsidR="009A5046" w:rsidRPr="009A5046" w:rsidRDefault="009A5046" w:rsidP="00AC6AF3">
      <w:pPr>
        <w:pStyle w:val="ListParagraph"/>
        <w:numPr>
          <w:ilvl w:val="0"/>
          <w:numId w:val="40"/>
        </w:numPr>
        <w:rPr>
          <w:sz w:val="20"/>
          <w:szCs w:val="20"/>
        </w:rPr>
      </w:pPr>
      <w:r w:rsidRPr="009A5046">
        <w:rPr>
          <w:sz w:val="20"/>
          <w:szCs w:val="20"/>
        </w:rPr>
        <w:t>Step1 – Register BizFlow server to BPS</w:t>
      </w:r>
    </w:p>
    <w:p w14:paraId="55C804D7" w14:textId="77777777" w:rsidR="009A5046" w:rsidRPr="009A5046" w:rsidRDefault="009A5046" w:rsidP="00AC6AF3">
      <w:pPr>
        <w:pStyle w:val="ListParagraph"/>
        <w:numPr>
          <w:ilvl w:val="1"/>
          <w:numId w:val="39"/>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AC6AF3">
      <w:pPr>
        <w:pStyle w:val="ListParagraph"/>
        <w:numPr>
          <w:ilvl w:val="1"/>
          <w:numId w:val="39"/>
        </w:numPr>
      </w:pPr>
      <w:r>
        <w:t>Provide Server information.</w:t>
      </w:r>
    </w:p>
    <w:p w14:paraId="38E8C871" w14:textId="77777777" w:rsidR="009A5046" w:rsidRDefault="009A5046" w:rsidP="009A5046">
      <w:pPr>
        <w:pStyle w:val="ListParagraph"/>
        <w:numPr>
          <w:ilvl w:val="0"/>
          <w:numId w:val="0"/>
        </w:numPr>
        <w:ind w:left="1440"/>
      </w:pPr>
      <w:r>
        <w:rPr>
          <w:noProof/>
        </w:rPr>
        <w:drawing>
          <wp:inline distT="0" distB="0" distL="0" distR="0" wp14:anchorId="41F71A4D" wp14:editId="3FB8C33B">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AC6AF3">
      <w:pPr>
        <w:pStyle w:val="ListParagraph"/>
        <w:numPr>
          <w:ilvl w:val="0"/>
          <w:numId w:val="40"/>
        </w:numPr>
        <w:rPr>
          <w:sz w:val="20"/>
          <w:szCs w:val="20"/>
        </w:rPr>
      </w:pPr>
      <w:r w:rsidRPr="009A5046">
        <w:rPr>
          <w:sz w:val="20"/>
          <w:szCs w:val="20"/>
        </w:rPr>
        <w:t xml:space="preserve">Step 2 - Log on to BizFlow Server. </w:t>
      </w:r>
    </w:p>
    <w:p w14:paraId="23E6E373" w14:textId="77777777" w:rsidR="009A5046" w:rsidRPr="00F77C1B" w:rsidRDefault="009A5046" w:rsidP="00AC6AF3">
      <w:pPr>
        <w:pStyle w:val="ListParagraph"/>
        <w:numPr>
          <w:ilvl w:val="0"/>
          <w:numId w:val="44"/>
        </w:numPr>
        <w:rPr>
          <w:sz w:val="20"/>
          <w:szCs w:val="20"/>
        </w:rPr>
      </w:pPr>
      <w:r w:rsidRPr="00F77C1B">
        <w:rPr>
          <w:sz w:val="20"/>
          <w:szCs w:val="20"/>
        </w:rPr>
        <w:t xml:space="preserve">This user needs to have “General Administrator” and “Designer” license. </w:t>
      </w:r>
    </w:p>
    <w:p w14:paraId="6BB0783C" w14:textId="77777777" w:rsidR="009A5046" w:rsidRDefault="009A5046" w:rsidP="009A5046">
      <w:pPr>
        <w:pStyle w:val="ListParagraph"/>
        <w:numPr>
          <w:ilvl w:val="0"/>
          <w:numId w:val="0"/>
        </w:numPr>
        <w:ind w:left="720"/>
      </w:pPr>
      <w:r>
        <w:rPr>
          <w:noProof/>
        </w:rPr>
        <w:lastRenderedPageBreak/>
        <w:drawing>
          <wp:inline distT="0" distB="0" distL="0" distR="0" wp14:anchorId="2E267E4F" wp14:editId="15C8684E">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AC6AF3">
      <w:pPr>
        <w:pStyle w:val="ListParagraph"/>
        <w:numPr>
          <w:ilvl w:val="0"/>
          <w:numId w:val="40"/>
        </w:numPr>
        <w:rPr>
          <w:sz w:val="20"/>
          <w:szCs w:val="20"/>
        </w:rPr>
      </w:pPr>
      <w:r w:rsidRPr="009A5046">
        <w:rPr>
          <w:sz w:val="20"/>
          <w:szCs w:val="20"/>
        </w:rPr>
        <w:t>Step 3 - Click “Import” button.</w:t>
      </w:r>
    </w:p>
    <w:p w14:paraId="2BA5F35A" w14:textId="77777777" w:rsidR="009A5046" w:rsidRDefault="009A5046" w:rsidP="009A5046">
      <w:pPr>
        <w:pStyle w:val="ListParagraph"/>
        <w:numPr>
          <w:ilvl w:val="0"/>
          <w:numId w:val="0"/>
        </w:numPr>
        <w:ind w:left="720"/>
      </w:pPr>
      <w:r>
        <w:rPr>
          <w:noProof/>
        </w:rPr>
        <w:drawing>
          <wp:inline distT="0" distB="0" distL="0" distR="0" wp14:anchorId="44563660" wp14:editId="3A70EA0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AC6AF3">
      <w:pPr>
        <w:pStyle w:val="ListParagraph"/>
        <w:numPr>
          <w:ilvl w:val="0"/>
          <w:numId w:val="40"/>
        </w:numPr>
        <w:rPr>
          <w:sz w:val="20"/>
          <w:szCs w:val="20"/>
        </w:rPr>
      </w:pPr>
      <w:r w:rsidRPr="009A5046">
        <w:rPr>
          <w:sz w:val="20"/>
          <w:szCs w:val="20"/>
        </w:rPr>
        <w:t>Step 4 - Select BizFlow BIX file.</w:t>
      </w:r>
    </w:p>
    <w:p w14:paraId="6291D890" w14:textId="77777777" w:rsidR="009A5046" w:rsidRPr="009A5046" w:rsidRDefault="009A5046" w:rsidP="00AC6AF3">
      <w:pPr>
        <w:pStyle w:val="ListParagraph"/>
        <w:numPr>
          <w:ilvl w:val="0"/>
          <w:numId w:val="42"/>
        </w:numPr>
        <w:rPr>
          <w:sz w:val="20"/>
          <w:szCs w:val="20"/>
        </w:rPr>
      </w:pPr>
      <w:r w:rsidRPr="009A5046">
        <w:rPr>
          <w:sz w:val="20"/>
          <w:szCs w:val="20"/>
        </w:rPr>
        <w:t xml:space="preserve">Select proper server alias name in “Target Server” section. </w:t>
      </w:r>
    </w:p>
    <w:p w14:paraId="102DF883" w14:textId="77777777" w:rsidR="009A5046" w:rsidRPr="009A5046" w:rsidRDefault="009A5046" w:rsidP="00AC6AF3">
      <w:pPr>
        <w:pStyle w:val="ListParagraph"/>
        <w:numPr>
          <w:ilvl w:val="0"/>
          <w:numId w:val="42"/>
        </w:numPr>
        <w:rPr>
          <w:sz w:val="20"/>
          <w:szCs w:val="20"/>
        </w:rPr>
      </w:pPr>
      <w:r w:rsidRPr="009A5046">
        <w:rPr>
          <w:sz w:val="20"/>
          <w:szCs w:val="20"/>
        </w:rPr>
        <w:t>Click “Browse” button and select “CMS_Consultation.bix” file.</w:t>
      </w:r>
    </w:p>
    <w:p w14:paraId="4EA37828" w14:textId="77777777" w:rsidR="009A5046" w:rsidRPr="009A5046" w:rsidRDefault="009A5046" w:rsidP="00AC6AF3">
      <w:pPr>
        <w:pStyle w:val="ListParagraph"/>
        <w:numPr>
          <w:ilvl w:val="0"/>
          <w:numId w:val="42"/>
        </w:numPr>
        <w:rPr>
          <w:sz w:val="20"/>
          <w:szCs w:val="20"/>
        </w:rPr>
      </w:pPr>
      <w:r w:rsidRPr="009A5046">
        <w:rPr>
          <w:sz w:val="20"/>
          <w:szCs w:val="20"/>
        </w:rPr>
        <w:t>Click “Next” button.</w:t>
      </w:r>
    </w:p>
    <w:p w14:paraId="704563B4" w14:textId="77777777" w:rsidR="009A5046" w:rsidRDefault="009A5046" w:rsidP="009A5046">
      <w:pPr>
        <w:pStyle w:val="ListParagraph"/>
        <w:numPr>
          <w:ilvl w:val="0"/>
          <w:numId w:val="0"/>
        </w:numPr>
        <w:ind w:left="720"/>
      </w:pPr>
      <w:r>
        <w:rPr>
          <w:noProof/>
        </w:rPr>
        <w:lastRenderedPageBreak/>
        <w:drawing>
          <wp:inline distT="0" distB="0" distL="0" distR="0" wp14:anchorId="18CDD5C6" wp14:editId="2B8EC341">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77777777" w:rsidR="009A5046" w:rsidRPr="009A5046" w:rsidRDefault="009A5046" w:rsidP="00AC6AF3">
      <w:pPr>
        <w:pStyle w:val="ListParagraph"/>
        <w:numPr>
          <w:ilvl w:val="0"/>
          <w:numId w:val="40"/>
        </w:numPr>
        <w:rPr>
          <w:sz w:val="20"/>
          <w:szCs w:val="20"/>
        </w:rPr>
      </w:pPr>
      <w:r w:rsidRPr="009A5046">
        <w:rPr>
          <w:sz w:val="20"/>
          <w:szCs w:val="20"/>
        </w:rPr>
        <w:t>Step 5 - Click “+” icon to expand items and select “/Operational Environment/User Configuration/Authentication/Root/CMS Test”.</w:t>
      </w:r>
    </w:p>
    <w:p w14:paraId="2C41930F" w14:textId="77777777" w:rsidR="009A5046" w:rsidRDefault="009A5046" w:rsidP="009A5046">
      <w:pPr>
        <w:pStyle w:val="ListParagraph"/>
        <w:numPr>
          <w:ilvl w:val="0"/>
          <w:numId w:val="0"/>
        </w:numPr>
        <w:ind w:left="720"/>
      </w:pPr>
      <w:r>
        <w:rPr>
          <w:noProof/>
        </w:rPr>
        <w:drawing>
          <wp:inline distT="0" distB="0" distL="0" distR="0" wp14:anchorId="1EE5628B" wp14:editId="61021E6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AC6AF3">
      <w:pPr>
        <w:pStyle w:val="ListParagraph"/>
        <w:numPr>
          <w:ilvl w:val="0"/>
          <w:numId w:val="40"/>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AC6AF3">
      <w:pPr>
        <w:pStyle w:val="ListParagraph"/>
        <w:numPr>
          <w:ilvl w:val="0"/>
          <w:numId w:val="43"/>
        </w:numPr>
        <w:rPr>
          <w:sz w:val="20"/>
          <w:szCs w:val="20"/>
        </w:rPr>
      </w:pPr>
      <w:r w:rsidRPr="009A5046">
        <w:rPr>
          <w:sz w:val="20"/>
          <w:szCs w:val="20"/>
        </w:rPr>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lastRenderedPageBreak/>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375ED348" w:rsidR="009A5046" w:rsidRDefault="00E619D5" w:rsidP="00E619D5">
      <w:pPr>
        <w:ind w:firstLine="567"/>
      </w:pPr>
      <w:r>
        <w:rPr>
          <w:noProof/>
        </w:rPr>
        <w:drawing>
          <wp:inline distT="0" distB="0" distL="0" distR="0" wp14:anchorId="5F53D735" wp14:editId="6EC42E38">
            <wp:extent cx="4445000" cy="3830892"/>
            <wp:effectExtent l="0" t="0" r="0" b="5080"/>
            <wp:docPr id="7" name="Picture 7" descr="Macintosh HD:private:var:folders:9d:ryd91ph94rzdgtcp85bwg1w00000gp:T:com.skitch.skitch:DMDB0DD913D-C8D0-4108-AD8D-A248888D080D:Pasted_Image_3_22_17__8_51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9d:ryd91ph94rzdgtcp85bwg1w00000gp:T:com.skitch.skitch:DMDB0DD913D-C8D0-4108-AD8D-A248888D080D:Pasted_Image_3_22_17__8_51_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407" cy="3831243"/>
                    </a:xfrm>
                    <a:prstGeom prst="rect">
                      <a:avLst/>
                    </a:prstGeom>
                    <a:noFill/>
                    <a:ln>
                      <a:noFill/>
                    </a:ln>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AC6AF3">
      <w:pPr>
        <w:pStyle w:val="ListParagraph"/>
        <w:numPr>
          <w:ilvl w:val="0"/>
          <w:numId w:val="40"/>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4B3A8028" w:rsidR="00E619D5" w:rsidRDefault="00E619D5" w:rsidP="00E619D5">
      <w:pPr>
        <w:ind w:firstLine="720"/>
      </w:pPr>
      <w:r>
        <w:rPr>
          <w:noProof/>
        </w:rPr>
        <w:lastRenderedPageBreak/>
        <w:drawing>
          <wp:inline distT="0" distB="0" distL="0" distR="0" wp14:anchorId="070FEA0A" wp14:editId="629D04ED">
            <wp:extent cx="3733800" cy="3190738"/>
            <wp:effectExtent l="0" t="0" r="0" b="10160"/>
            <wp:docPr id="9" name="Picture 9" descr="Macintosh HD:private:var:folders:9d:ryd91ph94rzdgtcp85bwg1w00000gp:T:com.skitch.skitch:DMDCAFEBE51-DCEC-4834-A5BC-D1BA06640371:Pasted_Image_3_22_17__8_5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9d:ryd91ph94rzdgtcp85bwg1w00000gp:T:com.skitch.skitch:DMDCAFEBE51-DCEC-4834-A5BC-D1BA06640371:Pasted_Image_3_22_17__8_56_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4892" cy="3191671"/>
                    </a:xfrm>
                    <a:prstGeom prst="rect">
                      <a:avLst/>
                    </a:prstGeom>
                    <a:noFill/>
                    <a:ln>
                      <a:noFill/>
                    </a:ln>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77777777" w:rsidR="009A5046" w:rsidRPr="00F77C1B" w:rsidRDefault="009A5046" w:rsidP="00AC6AF3">
      <w:pPr>
        <w:pStyle w:val="ListParagraph"/>
        <w:numPr>
          <w:ilvl w:val="0"/>
          <w:numId w:val="40"/>
        </w:numPr>
        <w:rPr>
          <w:sz w:val="20"/>
          <w:szCs w:val="20"/>
        </w:rPr>
      </w:pPr>
      <w:r w:rsidRPr="00F77C1B">
        <w:rPr>
          <w:sz w:val="20"/>
          <w:szCs w:val="20"/>
        </w:rPr>
        <w:t>Step 8 - All user group under “/Operational Environment/User Configuration/User Group/CMS” should have “Yes” in “Import” column.</w:t>
      </w:r>
    </w:p>
    <w:p w14:paraId="14B07B9D" w14:textId="77777777" w:rsidR="009A5046" w:rsidRDefault="009A5046" w:rsidP="00F77C1B">
      <w:pPr>
        <w:pStyle w:val="ListParagraph"/>
        <w:numPr>
          <w:ilvl w:val="0"/>
          <w:numId w:val="0"/>
        </w:numPr>
        <w:ind w:left="720"/>
      </w:pPr>
      <w:r>
        <w:rPr>
          <w:noProof/>
        </w:rPr>
        <w:drawing>
          <wp:inline distT="0" distB="0" distL="0" distR="0" wp14:anchorId="7A59B916" wp14:editId="5F1E8204">
            <wp:extent cx="3744724" cy="3200400"/>
            <wp:effectExtent l="0" t="0" r="0" b="0"/>
            <wp:docPr id="20" name="Picture 20" descr="Macintosh HD:private:var:folders:4d:6hn1x10x7lq99qfy_28cgmd80000gn:T:com.skitch.skitch:DMDD63B6AA7-8A4C-4B1D-8271-9D4C8729E42E: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4d:6hn1x10x7lq99qfy_28cgmd80000gn:T:com.skitch.skitch:DMDD63B6AA7-8A4C-4B1D-8271-9D4C8729E42E:Cursor_and_Windows_7_x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4724" cy="3200400"/>
                    </a:xfrm>
                    <a:prstGeom prst="rect">
                      <a:avLst/>
                    </a:prstGeom>
                    <a:noFill/>
                    <a:ln>
                      <a:noFill/>
                    </a:ln>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7777777" w:rsidR="009A5046" w:rsidRPr="00F77C1B" w:rsidRDefault="009A5046" w:rsidP="00AC6AF3">
      <w:pPr>
        <w:pStyle w:val="ListParagraph"/>
        <w:numPr>
          <w:ilvl w:val="0"/>
          <w:numId w:val="40"/>
        </w:numPr>
        <w:rPr>
          <w:sz w:val="20"/>
          <w:szCs w:val="20"/>
        </w:rPr>
      </w:pPr>
      <w:r w:rsidRPr="00F77C1B">
        <w:rPr>
          <w:sz w:val="20"/>
          <w:szCs w:val="20"/>
        </w:rPr>
        <w:t>Step 9 - All Process Definitions under “/Operational Environment/Process Execution/Process Definition/Process Definitions/CMS” should have “Yes” in “Import” column.</w:t>
      </w:r>
    </w:p>
    <w:p w14:paraId="53934DC6" w14:textId="77777777" w:rsidR="009A5046" w:rsidRDefault="009A5046" w:rsidP="00F77C1B">
      <w:pPr>
        <w:pStyle w:val="ListParagraph"/>
        <w:numPr>
          <w:ilvl w:val="0"/>
          <w:numId w:val="0"/>
        </w:numPr>
        <w:ind w:left="720"/>
      </w:pPr>
      <w:r>
        <w:rPr>
          <w:noProof/>
        </w:rPr>
        <w:lastRenderedPageBreak/>
        <w:drawing>
          <wp:inline distT="0" distB="0" distL="0" distR="0" wp14:anchorId="306ECB90" wp14:editId="258433AC">
            <wp:extent cx="3777521" cy="3200400"/>
            <wp:effectExtent l="0" t="0" r="7620" b="0"/>
            <wp:docPr id="21" name="Picture 21" descr="Macintosh HD:private:var:folders:4d:6hn1x10x7lq99qfy_28cgmd80000gn:T:com.skitch.skitch:DMDDD387BF8-EB86-400F-BB1C-655267D3EEC6: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4d:6hn1x10x7lq99qfy_28cgmd80000gn:T:com.skitch.skitch:DMDDD387BF8-EB86-400F-BB1C-655267D3EEC6:Cursor_and_Windows_7_x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7521" cy="3200400"/>
                    </a:xfrm>
                    <a:prstGeom prst="rect">
                      <a:avLst/>
                    </a:prstGeom>
                    <a:noFill/>
                    <a:ln>
                      <a:noFill/>
                    </a:ln>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AC6AF3">
      <w:pPr>
        <w:pStyle w:val="ListParagraph"/>
        <w:numPr>
          <w:ilvl w:val="0"/>
          <w:numId w:val="40"/>
        </w:numPr>
        <w:rPr>
          <w:sz w:val="20"/>
          <w:szCs w:val="20"/>
        </w:rPr>
      </w:pPr>
      <w:r w:rsidRPr="00F77C1B">
        <w:rPr>
          <w:sz w:val="20"/>
          <w:szCs w:val="20"/>
        </w:rPr>
        <w:t>Step 10 - Application</w:t>
      </w:r>
    </w:p>
    <w:p w14:paraId="2C83F14B" w14:textId="77777777" w:rsidR="009A5046" w:rsidRPr="00F77C1B" w:rsidRDefault="009A5046" w:rsidP="00AC6AF3">
      <w:pPr>
        <w:pStyle w:val="ListParagraph"/>
        <w:numPr>
          <w:ilvl w:val="0"/>
          <w:numId w:val="45"/>
        </w:numPr>
        <w:rPr>
          <w:sz w:val="20"/>
          <w:szCs w:val="20"/>
        </w:rPr>
      </w:pPr>
      <w:r w:rsidRPr="00F77C1B">
        <w:rPr>
          <w:sz w:val="20"/>
          <w:szCs w:val="20"/>
        </w:rPr>
        <w:t>All Applications under “/Operational Environment/Application/Application/CMS” should have “Yes” in “Import” column.</w:t>
      </w:r>
    </w:p>
    <w:p w14:paraId="5CCC940D" w14:textId="77777777" w:rsidR="009A5046" w:rsidRPr="00F77C1B" w:rsidRDefault="009A5046" w:rsidP="00AC6AF3">
      <w:pPr>
        <w:pStyle w:val="ListParagraph"/>
        <w:numPr>
          <w:ilvl w:val="0"/>
          <w:numId w:val="45"/>
        </w:numPr>
        <w:rPr>
          <w:sz w:val="20"/>
          <w:szCs w:val="20"/>
        </w:rPr>
      </w:pPr>
      <w:r w:rsidRPr="00F77C1B">
        <w:rPr>
          <w:sz w:val="20"/>
          <w:szCs w:val="20"/>
        </w:rPr>
        <w:t>All Application under “/Operational Environment/Application/Application/_SystemApps” should have “No” in “Import” column.</w:t>
      </w:r>
    </w:p>
    <w:p w14:paraId="2F588D57" w14:textId="77777777" w:rsidR="009A5046" w:rsidRDefault="009A5046" w:rsidP="00F77C1B">
      <w:pPr>
        <w:pStyle w:val="ListParagraph"/>
        <w:numPr>
          <w:ilvl w:val="0"/>
          <w:numId w:val="0"/>
        </w:numPr>
        <w:ind w:left="720"/>
      </w:pPr>
      <w:r>
        <w:rPr>
          <w:noProof/>
        </w:rPr>
        <w:lastRenderedPageBreak/>
        <w:drawing>
          <wp:inline distT="0" distB="0" distL="0" distR="0" wp14:anchorId="5BBF1796" wp14:editId="4CF8C7FB">
            <wp:extent cx="5478145" cy="4690745"/>
            <wp:effectExtent l="0" t="0" r="8255" b="8255"/>
            <wp:docPr id="22" name="Picture 22" descr="Macintosh HD:private:var:folders:4d:6hn1x10x7lq99qfy_28cgmd80000gn:T:com.skitch.skitch:DMD74967E77-F636-437E-B1D2-EE09F602AEFC: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4d:6hn1x10x7lq99qfy_28cgmd80000gn:T:com.skitch.skitch:DMD74967E77-F636-437E-B1D2-EE09F602AEFC:Cursor_and_Windows_7_x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4690745"/>
                    </a:xfrm>
                    <a:prstGeom prst="rect">
                      <a:avLst/>
                    </a:prstGeom>
                    <a:noFill/>
                    <a:ln>
                      <a:noFill/>
                    </a:ln>
                  </pic:spPr>
                </pic:pic>
              </a:graphicData>
            </a:graphic>
          </wp:inline>
        </w:drawing>
      </w:r>
    </w:p>
    <w:p w14:paraId="73331B8B" w14:textId="77777777" w:rsidR="009A5046" w:rsidRDefault="009A5046" w:rsidP="009A5046">
      <w:r>
        <w:br w:type="page"/>
      </w:r>
    </w:p>
    <w:p w14:paraId="0AB494A4" w14:textId="77777777" w:rsidR="009A5046" w:rsidRDefault="009A5046" w:rsidP="00F77C1B">
      <w:pPr>
        <w:pStyle w:val="ListParagraph"/>
        <w:numPr>
          <w:ilvl w:val="0"/>
          <w:numId w:val="0"/>
        </w:numPr>
        <w:ind w:left="720"/>
      </w:pPr>
    </w:p>
    <w:p w14:paraId="4CB715D8" w14:textId="1F091FE0" w:rsidR="009A5046" w:rsidRDefault="009A5046" w:rsidP="00AC6AF3">
      <w:pPr>
        <w:pStyle w:val="ListParagraph"/>
        <w:numPr>
          <w:ilvl w:val="0"/>
          <w:numId w:val="40"/>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Library/Custom Attribute Template/Base Template”.</w:t>
      </w:r>
    </w:p>
    <w:p w14:paraId="31262C0B" w14:textId="77777777" w:rsidR="00360CE2" w:rsidRPr="00F77C1B" w:rsidRDefault="00360CE2" w:rsidP="00360CE2">
      <w:pPr>
        <w:pStyle w:val="ListParagraph"/>
        <w:numPr>
          <w:ilvl w:val="0"/>
          <w:numId w:val="0"/>
        </w:numPr>
        <w:ind w:left="720"/>
        <w:rPr>
          <w:sz w:val="20"/>
          <w:szCs w:val="20"/>
        </w:rPr>
      </w:pPr>
    </w:p>
    <w:p w14:paraId="26CDD723" w14:textId="2DD6AA24" w:rsidR="009A5046" w:rsidRDefault="00360CE2" w:rsidP="00F77C1B">
      <w:pPr>
        <w:pStyle w:val="ListParagraph"/>
        <w:numPr>
          <w:ilvl w:val="0"/>
          <w:numId w:val="0"/>
        </w:numPr>
        <w:ind w:left="720"/>
      </w:pPr>
      <w:r>
        <w:rPr>
          <w:noProof/>
        </w:rPr>
        <w:drawing>
          <wp:inline distT="0" distB="0" distL="0" distR="0" wp14:anchorId="5BEDDD51" wp14:editId="70CADA50">
            <wp:extent cx="4368800" cy="3739397"/>
            <wp:effectExtent l="0" t="0" r="0" b="0"/>
            <wp:docPr id="30" name="Picture 30" descr="Macintosh HD:private:var:folders:9d:ryd91ph94rzdgtcp85bwg1w00000gp:T:com.skitch.skitch:DMD7D45E56A-4DF2-45ED-84B4-A104C7E544B5:Pasted_Image_3_22_17__9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7D45E56A-4DF2-45ED-84B4-A104C7E544B5:Pasted_Image_3_22_17__9_09_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3739397"/>
                    </a:xfrm>
                    <a:prstGeom prst="rect">
                      <a:avLst/>
                    </a:prstGeom>
                    <a:noFill/>
                    <a:ln>
                      <a:noFill/>
                    </a:ln>
                  </pic:spPr>
                </pic:pic>
              </a:graphicData>
            </a:graphic>
          </wp:inline>
        </w:drawing>
      </w:r>
    </w:p>
    <w:p w14:paraId="4752C717" w14:textId="77777777" w:rsidR="00360CE2" w:rsidRDefault="00360CE2" w:rsidP="00F77C1B">
      <w:pPr>
        <w:pStyle w:val="ListParagraph"/>
        <w:numPr>
          <w:ilvl w:val="0"/>
          <w:numId w:val="0"/>
        </w:numPr>
        <w:ind w:left="720"/>
      </w:pPr>
    </w:p>
    <w:p w14:paraId="41C3211F" w14:textId="77777777" w:rsidR="009A5046" w:rsidRDefault="009A5046" w:rsidP="00F77C1B">
      <w:pPr>
        <w:pStyle w:val="ListParagraph"/>
        <w:numPr>
          <w:ilvl w:val="0"/>
          <w:numId w:val="0"/>
        </w:numPr>
        <w:ind w:left="720"/>
      </w:pPr>
    </w:p>
    <w:p w14:paraId="75DA8012" w14:textId="77777777" w:rsidR="009A5046" w:rsidRPr="00F77C1B" w:rsidRDefault="009A5046" w:rsidP="00AC6AF3">
      <w:pPr>
        <w:pStyle w:val="ListParagraph"/>
        <w:numPr>
          <w:ilvl w:val="0"/>
          <w:numId w:val="40"/>
        </w:numPr>
        <w:rPr>
          <w:sz w:val="20"/>
          <w:szCs w:val="20"/>
        </w:rPr>
      </w:pPr>
      <w:r>
        <w:t xml:space="preserve"> </w:t>
      </w:r>
      <w:r w:rsidRPr="00F77C1B">
        <w:rPr>
          <w:sz w:val="20"/>
          <w:szCs w:val="20"/>
        </w:rPr>
        <w:t>Step 12 - BizCove</w:t>
      </w:r>
    </w:p>
    <w:p w14:paraId="5A701C43" w14:textId="08ACB906" w:rsidR="009A5046" w:rsidRPr="00F77C1B" w:rsidRDefault="009A5046" w:rsidP="00AC6AF3">
      <w:pPr>
        <w:pStyle w:val="ListParagraph"/>
        <w:numPr>
          <w:ilvl w:val="0"/>
          <w:numId w:val="41"/>
        </w:numPr>
        <w:rPr>
          <w:sz w:val="20"/>
          <w:szCs w:val="20"/>
        </w:rPr>
      </w:pPr>
      <w:r w:rsidRPr="00F77C1B">
        <w:rPr>
          <w:sz w:val="20"/>
          <w:szCs w:val="20"/>
        </w:rPr>
        <w:t xml:space="preserve">All BizCoves except “External Report” under “/Operational Environment/BizCove” should </w:t>
      </w:r>
      <w:r w:rsidR="00360CE2">
        <w:rPr>
          <w:sz w:val="20"/>
          <w:szCs w:val="20"/>
        </w:rPr>
        <w:t>be set to</w:t>
      </w:r>
      <w:r w:rsidRPr="00F77C1B">
        <w:rPr>
          <w:sz w:val="20"/>
          <w:szCs w:val="20"/>
        </w:rPr>
        <w:t xml:space="preserve"> “Yes” in Import column.</w:t>
      </w:r>
    </w:p>
    <w:p w14:paraId="19F91B92" w14:textId="3DADEDB4" w:rsidR="009A5046" w:rsidRPr="00F77C1B" w:rsidRDefault="009A5046" w:rsidP="00AC6AF3">
      <w:pPr>
        <w:pStyle w:val="ListParagraph"/>
        <w:numPr>
          <w:ilvl w:val="0"/>
          <w:numId w:val="41"/>
        </w:numPr>
        <w:rPr>
          <w:sz w:val="20"/>
          <w:szCs w:val="20"/>
        </w:rPr>
      </w:pPr>
      <w:r w:rsidRPr="00F77C1B">
        <w:rPr>
          <w:sz w:val="20"/>
          <w:szCs w:val="20"/>
        </w:rPr>
        <w:t>A BizCove under “/Operational Environment/BizCove/External</w:t>
      </w:r>
      <w:r w:rsidR="00360CE2">
        <w:rPr>
          <w:sz w:val="20"/>
          <w:szCs w:val="20"/>
        </w:rPr>
        <w:t xml:space="preserve"> Report” should be set to “Yes</w:t>
      </w:r>
      <w:r w:rsidRPr="00F77C1B">
        <w:rPr>
          <w:sz w:val="20"/>
          <w:szCs w:val="20"/>
        </w:rPr>
        <w:t>” in Import column.</w:t>
      </w:r>
    </w:p>
    <w:p w14:paraId="04A372BB" w14:textId="2B323E05" w:rsidR="009A5046" w:rsidRDefault="00360CE2" w:rsidP="009A5046">
      <w:pPr>
        <w:ind w:left="720"/>
      </w:pPr>
      <w:r>
        <w:rPr>
          <w:noProof/>
        </w:rPr>
        <w:lastRenderedPageBreak/>
        <w:drawing>
          <wp:inline distT="0" distB="0" distL="0" distR="0" wp14:anchorId="4C03590A" wp14:editId="0739AD6A">
            <wp:extent cx="4051300" cy="3450472"/>
            <wp:effectExtent l="0" t="0" r="0" b="4445"/>
            <wp:docPr id="10" name="Picture 10" descr="Macintosh HD:private:var:folders:9d:ryd91ph94rzdgtcp85bwg1w00000gp:T:com.skitch.skitch:DMD6326437C-D339-46D7-B708-B79E00DDECB6:Pasted_Image_3_22_17__9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d:ryd91ph94rzdgtcp85bwg1w00000gp:T:com.skitch.skitch:DMD6326437C-D339-46D7-B708-B79E00DDECB6:Pasted_Image_3_22_17__9_04_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2133" cy="3451181"/>
                    </a:xfrm>
                    <a:prstGeom prst="rect">
                      <a:avLst/>
                    </a:prstGeom>
                    <a:noFill/>
                    <a:ln>
                      <a:noFill/>
                    </a:ln>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AC6AF3">
      <w:pPr>
        <w:pStyle w:val="ListParagraph"/>
        <w:numPr>
          <w:ilvl w:val="0"/>
          <w:numId w:val="40"/>
        </w:numPr>
        <w:rPr>
          <w:sz w:val="20"/>
          <w:szCs w:val="20"/>
        </w:rPr>
      </w:pPr>
      <w:r w:rsidRPr="00F77C1B">
        <w:rPr>
          <w:sz w:val="20"/>
          <w:szCs w:val="20"/>
        </w:rPr>
        <w:t>Step 13 - All BizCove View under “/Operational Environment/BizCove View” should have “Yes” in Import column.</w:t>
      </w:r>
    </w:p>
    <w:p w14:paraId="5FE81B51" w14:textId="4C964231" w:rsidR="009A5046" w:rsidRDefault="00360CE2" w:rsidP="00F77C1B">
      <w:pPr>
        <w:pStyle w:val="ListParagraph"/>
        <w:numPr>
          <w:ilvl w:val="0"/>
          <w:numId w:val="0"/>
        </w:numPr>
        <w:ind w:left="720"/>
      </w:pPr>
      <w:r>
        <w:rPr>
          <w:noProof/>
        </w:rPr>
        <w:drawing>
          <wp:inline distT="0" distB="0" distL="0" distR="0" wp14:anchorId="0E040BCF" wp14:editId="4BB1378C">
            <wp:extent cx="3987800" cy="3379492"/>
            <wp:effectExtent l="0" t="0" r="0" b="0"/>
            <wp:docPr id="29" name="Picture 29" descr="Macintosh HD:private:var:folders:9d:ryd91ph94rzdgtcp85bwg1w00000gp:T:com.skitch.skitch:DMD23EF0571-7F58-4701-8AC0-1211CA7959E7:Pasted_Image_3_22_17__9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9d:ryd91ph94rzdgtcp85bwg1w00000gp:T:com.skitch.skitch:DMD23EF0571-7F58-4701-8AC0-1211CA7959E7:Pasted_Image_3_22_17__9_06_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8427" cy="3380023"/>
                    </a:xfrm>
                    <a:prstGeom prst="rect">
                      <a:avLst/>
                    </a:prstGeom>
                    <a:noFill/>
                    <a:ln>
                      <a:noFill/>
                    </a:ln>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AC6AF3">
      <w:pPr>
        <w:pStyle w:val="ListParagraph"/>
        <w:numPr>
          <w:ilvl w:val="0"/>
          <w:numId w:val="40"/>
        </w:numPr>
        <w:rPr>
          <w:sz w:val="20"/>
          <w:szCs w:val="20"/>
        </w:rPr>
      </w:pPr>
      <w:r w:rsidRPr="00F77C1B">
        <w:rPr>
          <w:sz w:val="20"/>
          <w:szCs w:val="20"/>
        </w:rPr>
        <w:lastRenderedPageBreak/>
        <w:t>Step 14 - All Menu under “/Operational Environment/Menu” should have “Yes” in Import column.</w:t>
      </w:r>
    </w:p>
    <w:p w14:paraId="357D176A" w14:textId="107FA99B" w:rsidR="0068112E" w:rsidRDefault="009A5046" w:rsidP="0068112E">
      <w:pPr>
        <w:pStyle w:val="ListParagraph"/>
        <w:numPr>
          <w:ilvl w:val="0"/>
          <w:numId w:val="0"/>
        </w:numPr>
        <w:ind w:left="720"/>
      </w:pPr>
      <w:r>
        <w:rPr>
          <w:noProof/>
        </w:rPr>
        <w:drawing>
          <wp:inline distT="0" distB="0" distL="0" distR="0" wp14:anchorId="3458B4D2" wp14:editId="4A1D9A2E">
            <wp:extent cx="3751338" cy="3200400"/>
            <wp:effectExtent l="0" t="0" r="8255" b="0"/>
            <wp:docPr id="26" name="Picture 26" descr="Macintosh HD:private:var:folders:4d:6hn1x10x7lq99qfy_28cgmd80000gn:T:com.skitch.skitch:DMD28A8F7FA-C8A4-4773-B457-ADBAA3880B80: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private:var:folders:4d:6hn1x10x7lq99qfy_28cgmd80000gn:T:com.skitch.skitch:DMD28A8F7FA-C8A4-4773-B457-ADBAA3880B80:Cursor_and_Windows_7_x6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1338" cy="3200400"/>
                    </a:xfrm>
                    <a:prstGeom prst="rect">
                      <a:avLst/>
                    </a:prstGeom>
                    <a:noFill/>
                    <a:ln>
                      <a:noFill/>
                    </a:ln>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353FC0D7" w14:textId="5C3C98C4" w:rsidR="009A5046" w:rsidRPr="00F77C1B" w:rsidRDefault="009A5046" w:rsidP="00AC6AF3">
      <w:pPr>
        <w:pStyle w:val="ListParagraph"/>
        <w:numPr>
          <w:ilvl w:val="0"/>
          <w:numId w:val="40"/>
        </w:numPr>
        <w:rPr>
          <w:sz w:val="20"/>
          <w:szCs w:val="20"/>
        </w:rPr>
      </w:pPr>
      <w:r w:rsidRPr="00F77C1B">
        <w:rPr>
          <w:sz w:val="20"/>
          <w:szCs w:val="20"/>
        </w:rPr>
        <w:t>Step 15 - Base Calendar under “/Operational Environment/Base Calendar” should have “Yes” in Import column and then click “Finish” button.</w:t>
      </w:r>
    </w:p>
    <w:p w14:paraId="69D5D397" w14:textId="77777777" w:rsidR="009A5046" w:rsidRDefault="009A5046" w:rsidP="00F77C1B">
      <w:pPr>
        <w:pStyle w:val="ListParagraph"/>
        <w:numPr>
          <w:ilvl w:val="0"/>
          <w:numId w:val="0"/>
        </w:numPr>
        <w:ind w:left="720"/>
      </w:pPr>
      <w:r>
        <w:rPr>
          <w:noProof/>
        </w:rPr>
        <w:drawing>
          <wp:inline distT="0" distB="0" distL="0" distR="0" wp14:anchorId="6CB0B1E5" wp14:editId="51A5A091">
            <wp:extent cx="3724518" cy="3200400"/>
            <wp:effectExtent l="0" t="0" r="9525" b="0"/>
            <wp:docPr id="27" name="Picture 27" descr="Macintosh HD:private:var:folders:4d:6hn1x10x7lq99qfy_28cgmd80000gn:T:com.skitch.skitch:DMD74B446D1-CC82-4180-BAFB-7002E68E6CC4: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private:var:folders:4d:6hn1x10x7lq99qfy_28cgmd80000gn:T:com.skitch.skitch:DMD74B446D1-CC82-4180-BAFB-7002E68E6CC4:Cursor_and_Windows_7_x6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518" cy="3200400"/>
                    </a:xfrm>
                    <a:prstGeom prst="rect">
                      <a:avLst/>
                    </a:prstGeom>
                    <a:noFill/>
                    <a:ln>
                      <a:noFill/>
                    </a:ln>
                  </pic:spPr>
                </pic:pic>
              </a:graphicData>
            </a:graphic>
          </wp:inline>
        </w:drawing>
      </w:r>
    </w:p>
    <w:p w14:paraId="4B233FBE" w14:textId="77777777" w:rsidR="009A5046" w:rsidRDefault="009A5046" w:rsidP="00F77C1B">
      <w:pPr>
        <w:pStyle w:val="ListParagraph"/>
        <w:numPr>
          <w:ilvl w:val="0"/>
          <w:numId w:val="0"/>
        </w:numPr>
        <w:ind w:left="720"/>
      </w:pPr>
    </w:p>
    <w:p w14:paraId="2251277A" w14:textId="1BBD7ADC" w:rsidR="009A5046" w:rsidRPr="00F77C1B" w:rsidRDefault="009A5046" w:rsidP="00AC6AF3">
      <w:pPr>
        <w:pStyle w:val="ListParagraph"/>
        <w:numPr>
          <w:ilvl w:val="0"/>
          <w:numId w:val="40"/>
        </w:numPr>
        <w:rPr>
          <w:sz w:val="20"/>
          <w:szCs w:val="20"/>
        </w:rPr>
      </w:pPr>
      <w:r w:rsidRPr="00F77C1B">
        <w:rPr>
          <w:sz w:val="20"/>
          <w:szCs w:val="20"/>
        </w:rPr>
        <w:t>Step 16 -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AC6AF3">
      <w:pPr>
        <w:pStyle w:val="ListParagraph"/>
        <w:numPr>
          <w:ilvl w:val="0"/>
          <w:numId w:val="40"/>
        </w:numPr>
        <w:rPr>
          <w:sz w:val="20"/>
          <w:szCs w:val="20"/>
        </w:rPr>
      </w:pPr>
      <w:r w:rsidRPr="00F77C1B">
        <w:rPr>
          <w:sz w:val="20"/>
          <w:szCs w:val="20"/>
        </w:rPr>
        <w:t xml:space="preserve">Repeat Step 1 through Step 16 per each </w:t>
      </w:r>
      <w:proofErr w:type="gramStart"/>
      <w:r w:rsidRPr="00F77C1B">
        <w:rPr>
          <w:sz w:val="20"/>
          <w:szCs w:val="20"/>
        </w:rPr>
        <w:t>environments</w:t>
      </w:r>
      <w:proofErr w:type="gramEnd"/>
      <w:r w:rsidRPr="00F77C1B">
        <w:rPr>
          <w:sz w:val="20"/>
          <w:szCs w:val="20"/>
        </w:rPr>
        <w:t xml:space="preserve">.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6F6F15">
      <w:pPr>
        <w:pStyle w:val="Heading2"/>
      </w:pPr>
      <w:bookmarkStart w:id="257" w:name="_Toc393018008"/>
      <w:r>
        <w:t>Report</w:t>
      </w:r>
      <w:r w:rsidRPr="00F77C1B">
        <w:t xml:space="preserve"> </w:t>
      </w:r>
      <w:r>
        <w:t>D</w:t>
      </w:r>
      <w:r w:rsidRPr="00F77C1B">
        <w:t>eployment</w:t>
      </w:r>
      <w:bookmarkEnd w:id="257"/>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6F6F15">
      <w:pPr>
        <w:pStyle w:val="ListParagraph"/>
        <w:numPr>
          <w:ilvl w:val="0"/>
          <w:numId w:val="46"/>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6F6F15">
      <w:pPr>
        <w:pStyle w:val="ListParagraph"/>
        <w:numPr>
          <w:ilvl w:val="0"/>
          <w:numId w:val="46"/>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w:t>
      </w:r>
      <w:proofErr w:type="gramStart"/>
      <w:r>
        <w:rPr>
          <w:rFonts w:cs="Arial"/>
          <w:sz w:val="22"/>
        </w:rPr>
        <w:t>directory</w:t>
      </w:r>
      <w:r w:rsidR="001F7023">
        <w:rPr>
          <w:rFonts w:cs="Arial"/>
          <w:sz w:val="22"/>
        </w:rPr>
        <w:t xml:space="preserve"> which</w:t>
      </w:r>
      <w:proofErr w:type="gramEnd"/>
      <w:r w:rsidR="001F7023">
        <w:rPr>
          <w:rFonts w:cs="Arial"/>
          <w:sz w:val="22"/>
        </w:rPr>
        <w:t xml:space="preserve">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6F6F15">
      <w:pPr>
        <w:pStyle w:val="ListParagraph"/>
        <w:numPr>
          <w:ilvl w:val="0"/>
          <w:numId w:val="46"/>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w:t>
      </w:r>
      <w:proofErr w:type="gramStart"/>
      <w:r>
        <w:rPr>
          <w:rFonts w:cs="Arial"/>
          <w:sz w:val="22"/>
        </w:rPr>
        <w:t>environment’s</w:t>
      </w:r>
      <w:proofErr w:type="gramEnd"/>
      <w:r>
        <w:rPr>
          <w:rFonts w:cs="Arial"/>
          <w:sz w:val="22"/>
        </w:rPr>
        <w:t xml:space="preserve">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w:t>
      </w:r>
      <w:proofErr w:type="gramStart"/>
      <w:r w:rsidR="004B3D65">
        <w:rPr>
          <w:rFonts w:asciiTheme="minorHAnsi" w:hAnsiTheme="minorHAnsi" w:cs="Courier New"/>
          <w:sz w:val="22"/>
        </w:rPr>
        <w:t>verifying</w:t>
      </w:r>
      <w:proofErr w:type="gramEnd"/>
      <w:r w:rsidR="004B3D65">
        <w:rPr>
          <w:rFonts w:asciiTheme="minorHAnsi" w:hAnsiTheme="minorHAnsi" w:cs="Courier New"/>
          <w:sz w:val="22"/>
        </w:rPr>
        <w:t xml:space="preserve">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color w:val="000000" w:themeColor="text1"/>
          <w:szCs w:val="18"/>
        </w:rPr>
        <w:t>metadata.hibernate.dialect</w:t>
      </w:r>
      <w:proofErr w:type="gramEnd"/>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color w:val="000000" w:themeColor="text1"/>
          <w:szCs w:val="18"/>
        </w:rPr>
        <w:t>metadata.jdbc.driverClassName</w:t>
      </w:r>
      <w:proofErr w:type="gramEnd"/>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szCs w:val="18"/>
        </w:rPr>
        <w:t>metadata.jdbc.url</w:t>
      </w:r>
      <w:proofErr w:type="gramEnd"/>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szCs w:val="18"/>
        </w:rPr>
        <w:t>metadata.jdbc.username</w:t>
      </w:r>
      <w:proofErr w:type="gramEnd"/>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szCs w:val="18"/>
        </w:rPr>
        <w:t>metadata.jdbc.password</w:t>
      </w:r>
      <w:proofErr w:type="gramEnd"/>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szCs w:val="18"/>
        </w:rPr>
        <w:t>propsToEncrypt</w:t>
      </w:r>
      <w:proofErr w:type="gramEnd"/>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proofErr w:type="gramStart"/>
      <w:r w:rsidRPr="00BA667B">
        <w:rPr>
          <w:rFonts w:ascii="Courier New" w:hAnsi="Courier New" w:cs="Courier New"/>
          <w:b/>
          <w:szCs w:val="18"/>
        </w:rPr>
        <w:t>encrypt</w:t>
      </w:r>
      <w:proofErr w:type="gramEnd"/>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6F6F15">
      <w:pPr>
        <w:pStyle w:val="ListParagraph"/>
        <w:numPr>
          <w:ilvl w:val="0"/>
          <w:numId w:val="46"/>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6F6F15">
      <w:pPr>
        <w:pStyle w:val="ListParagraph"/>
        <w:numPr>
          <w:ilvl w:val="0"/>
          <w:numId w:val="46"/>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0DBA4E7F" w:rsidR="00EC150E" w:rsidRDefault="00EC150E" w:rsidP="00BA667B">
      <w:pPr>
        <w:ind w:left="1440"/>
        <w:rPr>
          <w:rFonts w:ascii="Courier New" w:hAnsi="Courier New" w:cs="Courier New"/>
          <w:sz w:val="18"/>
          <w:szCs w:val="18"/>
        </w:rPr>
      </w:pPr>
      <w:proofErr w:type="gramStart"/>
      <w:r w:rsidRPr="00BA667B">
        <w:rPr>
          <w:rFonts w:ascii="Courier New" w:hAnsi="Courier New" w:cs="Courier New"/>
          <w:sz w:val="18"/>
          <w:szCs w:val="18"/>
        </w:rPr>
        <w:t>js</w:t>
      </w:r>
      <w:proofErr w:type="gramEnd"/>
      <w:r w:rsidRPr="00BA667B">
        <w:rPr>
          <w:rFonts w:ascii="Courier New" w:hAnsi="Courier New" w:cs="Courier New"/>
          <w:sz w:val="18"/>
          <w:szCs w:val="18"/>
        </w:rPr>
        <w:t xml:space="preserve">-export.bat --output-zip </w:t>
      </w:r>
      <w:r w:rsidRPr="00BA667B">
        <w:rPr>
          <w:rFonts w:ascii="Courier New" w:hAnsi="Courier New" w:cs="Courier New"/>
          <w:sz w:val="18"/>
          <w:szCs w:val="18"/>
          <w:highlight w:val="yellow"/>
        </w:rPr>
        <w:t>hhscmsreport_datasource_dev.zip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1EA72526" w:rsidR="00EC150E" w:rsidRPr="000B6CE5" w:rsidRDefault="00EC150E" w:rsidP="00EC150E">
      <w:pPr>
        <w:ind w:left="1440"/>
        <w:rPr>
          <w:rFonts w:ascii="Courier New" w:hAnsi="Courier New" w:cs="Courier New"/>
          <w:sz w:val="18"/>
          <w:szCs w:val="18"/>
        </w:rPr>
      </w:pPr>
      <w:proofErr w:type="gramStart"/>
      <w:r w:rsidRPr="000B6CE5">
        <w:rPr>
          <w:rFonts w:ascii="Courier New" w:hAnsi="Courier New" w:cs="Courier New"/>
          <w:sz w:val="18"/>
          <w:szCs w:val="18"/>
        </w:rPr>
        <w:t>js</w:t>
      </w:r>
      <w:proofErr w:type="gramEnd"/>
      <w:r w:rsidRPr="000B6CE5">
        <w:rPr>
          <w:rFonts w:ascii="Courier New" w:hAnsi="Courier New" w:cs="Courier New"/>
          <w:sz w:val="18"/>
          <w:szCs w:val="18"/>
        </w:rPr>
        <w:t xml:space="preserve">-export.bat --output-zip </w:t>
      </w:r>
      <w:r w:rsidRPr="000B6CE5">
        <w:rPr>
          <w:rFonts w:ascii="Courier New" w:hAnsi="Courier New" w:cs="Courier New"/>
          <w:sz w:val="18"/>
          <w:szCs w:val="18"/>
          <w:highlight w:val="yellow"/>
        </w:rPr>
        <w:t>hhscmsreport_datasource_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71DDD941" w:rsidR="00EC150E" w:rsidRPr="000B6CE5" w:rsidRDefault="00EC150E" w:rsidP="00EC150E">
      <w:pPr>
        <w:ind w:left="1440"/>
        <w:rPr>
          <w:rFonts w:ascii="Courier New" w:hAnsi="Courier New" w:cs="Courier New"/>
          <w:sz w:val="18"/>
          <w:szCs w:val="18"/>
        </w:rPr>
      </w:pPr>
      <w:proofErr w:type="gramStart"/>
      <w:r w:rsidRPr="000B6CE5">
        <w:rPr>
          <w:rFonts w:ascii="Courier New" w:hAnsi="Courier New" w:cs="Courier New"/>
          <w:sz w:val="18"/>
          <w:szCs w:val="18"/>
        </w:rPr>
        <w:t>js</w:t>
      </w:r>
      <w:proofErr w:type="gramEnd"/>
      <w:r w:rsidRPr="000B6CE5">
        <w:rPr>
          <w:rFonts w:ascii="Courier New" w:hAnsi="Courier New" w:cs="Courier New"/>
          <w:sz w:val="18"/>
          <w:szCs w:val="18"/>
        </w:rPr>
        <w:t xml:space="preserve">-export.bat --output-zip </w:t>
      </w:r>
      <w:r w:rsidRPr="000B6CE5">
        <w:rPr>
          <w:rFonts w:ascii="Courier New" w:hAnsi="Courier New" w:cs="Courier New"/>
          <w:sz w:val="18"/>
          <w:szCs w:val="18"/>
          <w:highlight w:val="yellow"/>
        </w:rPr>
        <w:t>hhscmsreport_datasource_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6F6F15">
      <w:pPr>
        <w:pStyle w:val="ListParagraph"/>
        <w:numPr>
          <w:ilvl w:val="0"/>
          <w:numId w:val="46"/>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79D0B654" w:rsidR="00683B1E" w:rsidRPr="00D400EA" w:rsidRDefault="00683B1E" w:rsidP="00BA667B">
      <w:pPr>
        <w:pStyle w:val="ListParagraph"/>
        <w:numPr>
          <w:ilvl w:val="0"/>
          <w:numId w:val="0"/>
        </w:numPr>
        <w:ind w:left="1440"/>
        <w:rPr>
          <w:rFonts w:cs="Arial"/>
          <w:sz w:val="22"/>
        </w:rPr>
      </w:pPr>
      <w:proofErr w:type="gramStart"/>
      <w:r>
        <w:rPr>
          <w:rFonts w:ascii="Courier New" w:hAnsi="Courier New" w:cs="Courier New"/>
          <w:szCs w:val="18"/>
        </w:rPr>
        <w:t>c</w:t>
      </w:r>
      <w:r w:rsidR="00E9163D">
        <w:rPr>
          <w:rFonts w:ascii="Courier New" w:hAnsi="Courier New" w:cs="Courier New"/>
          <w:szCs w:val="18"/>
        </w:rPr>
        <w:t>opy</w:t>
      </w:r>
      <w:proofErr w:type="gramEnd"/>
      <w:r w:rsidR="00E9163D">
        <w:rPr>
          <w:rFonts w:ascii="Courier New" w:hAnsi="Courier New" w:cs="Courier New"/>
          <w:szCs w:val="18"/>
        </w:rPr>
        <w:t xml:space="preserve"> </w:t>
      </w:r>
      <w:r w:rsidR="00E9163D" w:rsidRPr="00BA667B">
        <w:rPr>
          <w:rFonts w:ascii="Courier New" w:hAnsi="Courier New" w:cs="Courier New"/>
          <w:i/>
          <w:szCs w:val="18"/>
          <w:highlight w:val="yellow"/>
        </w:rPr>
        <w:t>hhscmsreport.zip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6F6F15">
      <w:pPr>
        <w:pStyle w:val="ListParagraph"/>
        <w:numPr>
          <w:ilvl w:val="0"/>
          <w:numId w:val="46"/>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4706DB9" w:rsidR="00683B1E" w:rsidRPr="00BA667B" w:rsidRDefault="00683B1E" w:rsidP="00BA667B">
      <w:pPr>
        <w:ind w:left="1440"/>
        <w:rPr>
          <w:rFonts w:ascii="Courier New" w:hAnsi="Courier New" w:cs="Courier New"/>
          <w:sz w:val="18"/>
          <w:szCs w:val="18"/>
        </w:rPr>
      </w:pPr>
      <w:proofErr w:type="gramStart"/>
      <w:r w:rsidRPr="00BA667B">
        <w:rPr>
          <w:rFonts w:ascii="Courier New" w:hAnsi="Courier New" w:cs="Courier New"/>
          <w:sz w:val="18"/>
          <w:szCs w:val="18"/>
        </w:rPr>
        <w:t>js</w:t>
      </w:r>
      <w:proofErr w:type="gramEnd"/>
      <w:r w:rsidRPr="00BA667B">
        <w:rPr>
          <w:rFonts w:ascii="Courier New" w:hAnsi="Courier New" w:cs="Courier New"/>
          <w:sz w:val="18"/>
          <w:szCs w:val="18"/>
        </w:rPr>
        <w:t xml:space="preserve">-import --update --skip-user-update --input-zip </w:t>
      </w:r>
      <w:r w:rsidRPr="00BA667B">
        <w:rPr>
          <w:rFonts w:ascii="Courier New" w:hAnsi="Courier New" w:cs="Courier New"/>
          <w:i/>
          <w:sz w:val="18"/>
          <w:szCs w:val="18"/>
          <w:highlight w:val="yellow"/>
        </w:rPr>
        <w:t>hhscmsreport.zip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6F6F15">
      <w:pPr>
        <w:pStyle w:val="ListParagraph"/>
        <w:numPr>
          <w:ilvl w:val="0"/>
          <w:numId w:val="46"/>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5FE88883" w:rsidR="00683B1E" w:rsidRPr="000B6CE5" w:rsidRDefault="00683B1E" w:rsidP="00BA667B">
      <w:pPr>
        <w:ind w:left="1440"/>
        <w:rPr>
          <w:rFonts w:ascii="Courier New" w:hAnsi="Courier New" w:cs="Courier New"/>
          <w:sz w:val="18"/>
          <w:szCs w:val="18"/>
        </w:rPr>
      </w:pPr>
      <w:proofErr w:type="gramStart"/>
      <w:r w:rsidRPr="000B6CE5">
        <w:rPr>
          <w:rFonts w:ascii="Courier New" w:hAnsi="Courier New" w:cs="Courier New"/>
          <w:sz w:val="18"/>
          <w:szCs w:val="18"/>
        </w:rPr>
        <w:t>js</w:t>
      </w:r>
      <w:proofErr w:type="gramEnd"/>
      <w:r w:rsidRPr="000B6CE5">
        <w:rPr>
          <w:rFonts w:ascii="Courier New" w:hAnsi="Courier New" w:cs="Courier New"/>
          <w:sz w:val="18"/>
          <w:szCs w:val="18"/>
        </w:rPr>
        <w:t xml:space="preserve">-import --update --skip-user-update --input-zip </w:t>
      </w:r>
      <w:r w:rsidRPr="00BA667B">
        <w:rPr>
          <w:rFonts w:ascii="Courier New" w:hAnsi="Courier New" w:cs="Courier New"/>
          <w:i/>
          <w:sz w:val="18"/>
          <w:szCs w:val="18"/>
          <w:highlight w:val="yellow"/>
        </w:rPr>
        <w:t>hhscmsreport_datasource_dev.zip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31713593" w14:textId="405208C0" w:rsidR="006D1D0B" w:rsidRPr="00F77C1B" w:rsidRDefault="006D1D0B" w:rsidP="006D1D0B">
      <w:pPr>
        <w:pStyle w:val="Heading2"/>
      </w:pPr>
      <w:bookmarkStart w:id="258" w:name="_Toc393018009"/>
      <w:r>
        <w:t>Java Module Build</w:t>
      </w:r>
      <w:bookmarkEnd w:id="258"/>
    </w:p>
    <w:p w14:paraId="2EB55AE7" w14:textId="56626E88" w:rsidR="006D1D0B" w:rsidRDefault="006D1D0B" w:rsidP="00377B17">
      <w:pPr>
        <w:pStyle w:val="Heading3"/>
      </w:pPr>
      <w:bookmarkStart w:id="259" w:name="_Toc393018010"/>
      <w:r>
        <w:t>CMS PDF Module</w:t>
      </w:r>
      <w:bookmarkEnd w:id="259"/>
      <w:r>
        <w:t xml:space="preserve"> </w:t>
      </w:r>
    </w:p>
    <w:p w14:paraId="5F21259D" w14:textId="53347029" w:rsidR="006D1D0B" w:rsidRPr="00F77C1B" w:rsidRDefault="006D1D0B" w:rsidP="006D1D0B">
      <w:pPr>
        <w:rPr>
          <w:rFonts w:cs="Arial"/>
          <w:sz w:val="22"/>
        </w:rPr>
      </w:pPr>
      <w:r>
        <w:rPr>
          <w:rFonts w:cs="Arial"/>
          <w:sz w:val="22"/>
        </w:rPr>
        <w:t xml:space="preserve">CMS PDF module is used to generate PDF document attachment in BizFlow work item handler.  It </w:t>
      </w:r>
      <w:r w:rsidR="00661B8B">
        <w:rPr>
          <w:rFonts w:cs="Arial"/>
          <w:sz w:val="22"/>
        </w:rPr>
        <w:t>is</w:t>
      </w:r>
      <w:r>
        <w:rPr>
          <w:rFonts w:cs="Arial"/>
          <w:sz w:val="22"/>
        </w:rPr>
        <w:t xml:space="preserve"> built using Java.  Apache ANT build script is used to generate the JAR file.  The module requires dependent library files and configuration files.  It will be deployed to WebMaker server directory.</w:t>
      </w:r>
    </w:p>
    <w:p w14:paraId="15ACD061" w14:textId="77777777" w:rsidR="006D1D0B" w:rsidRDefault="006D1D0B" w:rsidP="006D1D0B">
      <w:pPr>
        <w:rPr>
          <w:rFonts w:cs="Arial"/>
          <w:sz w:val="22"/>
        </w:rPr>
      </w:pPr>
    </w:p>
    <w:p w14:paraId="4E5BD8BF" w14:textId="77777777" w:rsidR="006D1D0B" w:rsidRPr="006D1D0B" w:rsidRDefault="006D1D0B" w:rsidP="00377B17">
      <w:pPr>
        <w:pStyle w:val="Heading4"/>
      </w:pPr>
      <w:bookmarkStart w:id="260" w:name="_Toc393018011"/>
      <w:r w:rsidRPr="006D1D0B">
        <w:t>Pre-requisite:</w:t>
      </w:r>
      <w:bookmarkEnd w:id="260"/>
    </w:p>
    <w:p w14:paraId="3496EB62" w14:textId="2E5764D3" w:rsidR="006D1D0B" w:rsidRPr="00377B17" w:rsidRDefault="006D1D0B" w:rsidP="00377B17">
      <w:pPr>
        <w:pStyle w:val="ListParagraph"/>
        <w:numPr>
          <w:ilvl w:val="0"/>
          <w:numId w:val="66"/>
        </w:numPr>
        <w:rPr>
          <w:rFonts w:cs="Arial"/>
          <w:sz w:val="22"/>
        </w:rPr>
      </w:pPr>
      <w:r w:rsidRPr="00377B17">
        <w:rPr>
          <w:rFonts w:cs="Arial"/>
          <w:sz w:val="22"/>
        </w:rPr>
        <w:t>JDK 1.7</w:t>
      </w:r>
    </w:p>
    <w:p w14:paraId="1CD0D9D5" w14:textId="139ABCB6" w:rsidR="006D1D0B" w:rsidRPr="00377B17" w:rsidRDefault="006D1D0B" w:rsidP="00377B17">
      <w:pPr>
        <w:pStyle w:val="ListParagraph"/>
        <w:numPr>
          <w:ilvl w:val="0"/>
          <w:numId w:val="66"/>
        </w:numPr>
        <w:rPr>
          <w:rFonts w:cs="Arial"/>
          <w:sz w:val="22"/>
        </w:rPr>
      </w:pPr>
      <w:r w:rsidRPr="00377B17">
        <w:rPr>
          <w:rFonts w:cs="Arial"/>
          <w:sz w:val="22"/>
        </w:rPr>
        <w:t>Apache Ant 1.9.x or later</w:t>
      </w:r>
    </w:p>
    <w:p w14:paraId="134181F2" w14:textId="77777777" w:rsidR="006D1D0B" w:rsidRPr="006D1D0B" w:rsidRDefault="006D1D0B" w:rsidP="006D1D0B">
      <w:pPr>
        <w:rPr>
          <w:rFonts w:cs="Arial"/>
          <w:sz w:val="22"/>
        </w:rPr>
      </w:pPr>
    </w:p>
    <w:p w14:paraId="5322D1EB" w14:textId="043635AA" w:rsidR="006D1D0B" w:rsidRPr="006D1D0B" w:rsidRDefault="006D1D0B" w:rsidP="00377B17">
      <w:pPr>
        <w:pStyle w:val="Heading4"/>
      </w:pPr>
      <w:bookmarkStart w:id="261" w:name="_Toc393018012"/>
      <w:r w:rsidRPr="006D1D0B">
        <w:t>Build Steps</w:t>
      </w:r>
      <w:bookmarkEnd w:id="261"/>
    </w:p>
    <w:p w14:paraId="79DBF644" w14:textId="1C99E75C" w:rsidR="006D1D0B" w:rsidRDefault="006D1D0B" w:rsidP="00377B17">
      <w:pPr>
        <w:pStyle w:val="ListParagraph"/>
        <w:numPr>
          <w:ilvl w:val="0"/>
          <w:numId w:val="67"/>
        </w:numPr>
        <w:ind w:left="709" w:hanging="425"/>
        <w:rPr>
          <w:rFonts w:cs="Arial"/>
          <w:sz w:val="22"/>
        </w:rPr>
      </w:pPr>
      <w:r w:rsidRPr="00377B17">
        <w:rPr>
          <w:rFonts w:cs="Arial"/>
          <w:sz w:val="22"/>
        </w:rPr>
        <w:t>Open command line interface, and change directory to the cmspdf module directory.</w:t>
      </w:r>
    </w:p>
    <w:p w14:paraId="16644F7D" w14:textId="77777777" w:rsidR="00A946AA" w:rsidRDefault="00A946AA" w:rsidP="009C1920">
      <w:pPr>
        <w:ind w:left="709" w:hanging="425"/>
        <w:rPr>
          <w:rFonts w:cs="Arial"/>
          <w:sz w:val="22"/>
        </w:rPr>
      </w:pPr>
    </w:p>
    <w:p w14:paraId="5090D63A" w14:textId="77777777" w:rsidR="00A946AA" w:rsidRPr="00377B17" w:rsidRDefault="00A946AA" w:rsidP="00377B17">
      <w:pPr>
        <w:ind w:left="1134" w:hanging="425"/>
        <w:rPr>
          <w:rFonts w:ascii="Courier New" w:hAnsi="Courier New" w:cs="Courier New"/>
          <w:sz w:val="18"/>
          <w:szCs w:val="18"/>
        </w:rPr>
      </w:pPr>
      <w:r w:rsidRPr="00377B17">
        <w:rPr>
          <w:rFonts w:ascii="Courier New" w:hAnsi="Courier New" w:cs="Courier New"/>
          <w:sz w:val="18"/>
          <w:szCs w:val="18"/>
        </w:rPr>
        <w:t>cd java/cmspdf</w:t>
      </w:r>
    </w:p>
    <w:p w14:paraId="55DA21CA" w14:textId="77777777" w:rsidR="00A946AA" w:rsidRPr="00377B17" w:rsidRDefault="00A946AA" w:rsidP="009C1920">
      <w:pPr>
        <w:ind w:left="709" w:hanging="425"/>
        <w:rPr>
          <w:rFonts w:cs="Arial"/>
          <w:sz w:val="22"/>
        </w:rPr>
      </w:pPr>
    </w:p>
    <w:p w14:paraId="5DDA591F" w14:textId="0DDF9F52" w:rsidR="00A946AA" w:rsidRDefault="00A946AA" w:rsidP="00377B17">
      <w:pPr>
        <w:pStyle w:val="ListParagraph"/>
        <w:numPr>
          <w:ilvl w:val="0"/>
          <w:numId w:val="67"/>
        </w:numPr>
        <w:ind w:left="709" w:hanging="425"/>
        <w:rPr>
          <w:rFonts w:cs="Arial"/>
          <w:sz w:val="22"/>
        </w:rPr>
      </w:pPr>
      <w:r w:rsidRPr="006D1D0B">
        <w:rPr>
          <w:rFonts w:cs="Arial"/>
          <w:sz w:val="22"/>
        </w:rPr>
        <w:t xml:space="preserve">Using a text editor, modify </w:t>
      </w:r>
      <w:r w:rsidRPr="00377B17">
        <w:rPr>
          <w:rFonts w:ascii="Courier New" w:hAnsi="Courier New" w:cs="Courier New"/>
          <w:sz w:val="22"/>
        </w:rPr>
        <w:t>cmspdf.properties</w:t>
      </w:r>
      <w:r w:rsidRPr="006D1D0B">
        <w:rPr>
          <w:rFonts w:cs="Arial"/>
          <w:sz w:val="22"/>
        </w:rPr>
        <w:t xml:space="preserve"> file in the cmspdf directory for the JDK location in the build machine.</w:t>
      </w:r>
    </w:p>
    <w:p w14:paraId="7D8D0141" w14:textId="77777777" w:rsidR="00A946AA" w:rsidRDefault="00A946AA" w:rsidP="009C1920">
      <w:pPr>
        <w:ind w:left="709" w:hanging="425"/>
        <w:rPr>
          <w:rFonts w:cs="Arial"/>
          <w:sz w:val="22"/>
        </w:rPr>
      </w:pPr>
    </w:p>
    <w:p w14:paraId="5EA538CF" w14:textId="10CCF96D" w:rsidR="00A946AA" w:rsidRPr="00377B17" w:rsidRDefault="00A946AA" w:rsidP="00377B17">
      <w:pPr>
        <w:ind w:left="1134" w:hanging="425"/>
        <w:rPr>
          <w:rFonts w:ascii="Courier New" w:hAnsi="Courier New" w:cs="Courier New"/>
          <w:sz w:val="18"/>
          <w:szCs w:val="18"/>
        </w:rPr>
      </w:pPr>
      <w:proofErr w:type="gramStart"/>
      <w:r w:rsidRPr="00377B17">
        <w:rPr>
          <w:rFonts w:ascii="Courier New" w:hAnsi="Courier New" w:cs="Courier New"/>
          <w:b/>
          <w:sz w:val="18"/>
          <w:szCs w:val="18"/>
        </w:rPr>
        <w:t>jdk.home.1.7</w:t>
      </w:r>
      <w:proofErr w:type="gramEnd"/>
      <w:r w:rsidRPr="00377B17">
        <w:rPr>
          <w:rFonts w:ascii="Courier New" w:hAnsi="Courier New" w:cs="Courier New"/>
          <w:sz w:val="18"/>
          <w:szCs w:val="18"/>
        </w:rPr>
        <w:t>=</w:t>
      </w:r>
      <w:r w:rsidRPr="00377B17">
        <w:rPr>
          <w:rFonts w:ascii="Courier New" w:hAnsi="Courier New" w:cs="Courier New"/>
          <w:i/>
          <w:sz w:val="18"/>
          <w:szCs w:val="18"/>
        </w:rPr>
        <w:t>&lt;full_path_to_jdk_1.7_home&gt;</w:t>
      </w:r>
    </w:p>
    <w:p w14:paraId="038141FB" w14:textId="77777777" w:rsidR="00A946AA" w:rsidRPr="00377B17" w:rsidRDefault="00A946AA" w:rsidP="009C1920">
      <w:pPr>
        <w:ind w:left="709" w:hanging="425"/>
        <w:rPr>
          <w:rFonts w:cs="Arial"/>
          <w:sz w:val="22"/>
        </w:rPr>
      </w:pPr>
    </w:p>
    <w:p w14:paraId="580D6EE6" w14:textId="3D85699A" w:rsidR="00A946AA" w:rsidRDefault="00A946AA" w:rsidP="00377B17">
      <w:pPr>
        <w:pStyle w:val="ListParagraph"/>
        <w:numPr>
          <w:ilvl w:val="0"/>
          <w:numId w:val="67"/>
        </w:numPr>
        <w:ind w:left="709" w:hanging="425"/>
        <w:rPr>
          <w:rFonts w:cs="Arial"/>
          <w:sz w:val="22"/>
        </w:rPr>
      </w:pPr>
      <w:r w:rsidRPr="006D1D0B">
        <w:rPr>
          <w:rFonts w:cs="Arial"/>
          <w:sz w:val="22"/>
        </w:rPr>
        <w:t>Run ANT script.</w:t>
      </w:r>
    </w:p>
    <w:p w14:paraId="545E21F2" w14:textId="77777777" w:rsidR="00A946AA" w:rsidRDefault="00A946AA" w:rsidP="009C1920">
      <w:pPr>
        <w:ind w:left="709" w:hanging="425"/>
        <w:rPr>
          <w:rFonts w:cs="Arial"/>
          <w:sz w:val="22"/>
        </w:rPr>
      </w:pPr>
    </w:p>
    <w:p w14:paraId="35F95DF7" w14:textId="25668877" w:rsidR="00A946AA" w:rsidRPr="00377B17" w:rsidRDefault="00A946AA" w:rsidP="00377B17">
      <w:pPr>
        <w:ind w:left="1134" w:hanging="425"/>
        <w:rPr>
          <w:rFonts w:ascii="Courier New" w:hAnsi="Courier New" w:cs="Courier New"/>
          <w:sz w:val="18"/>
          <w:szCs w:val="18"/>
        </w:rPr>
      </w:pPr>
      <w:proofErr w:type="gramStart"/>
      <w:r w:rsidRPr="00377B17">
        <w:rPr>
          <w:rFonts w:ascii="Courier New" w:hAnsi="Courier New" w:cs="Courier New"/>
          <w:sz w:val="18"/>
          <w:szCs w:val="18"/>
        </w:rPr>
        <w:t>ant</w:t>
      </w:r>
      <w:proofErr w:type="gramEnd"/>
      <w:r w:rsidRPr="00377B17">
        <w:rPr>
          <w:rFonts w:ascii="Courier New" w:hAnsi="Courier New" w:cs="Courier New"/>
          <w:sz w:val="18"/>
          <w:szCs w:val="18"/>
        </w:rPr>
        <w:t xml:space="preserve"> -f cmspdf.xml</w:t>
      </w:r>
    </w:p>
    <w:p w14:paraId="6DA73DD6" w14:textId="77777777" w:rsidR="00A946AA" w:rsidRPr="00377B17" w:rsidRDefault="00A946AA" w:rsidP="009C1920">
      <w:pPr>
        <w:ind w:left="709" w:hanging="425"/>
        <w:rPr>
          <w:rFonts w:cs="Arial"/>
          <w:sz w:val="22"/>
        </w:rPr>
      </w:pPr>
    </w:p>
    <w:p w14:paraId="42311EC6" w14:textId="609296CA" w:rsidR="00A946AA" w:rsidRDefault="00A946AA" w:rsidP="00377B17">
      <w:pPr>
        <w:pStyle w:val="ListParagraph"/>
        <w:numPr>
          <w:ilvl w:val="0"/>
          <w:numId w:val="67"/>
        </w:numPr>
        <w:ind w:left="709" w:hanging="425"/>
        <w:rPr>
          <w:rFonts w:cs="Arial"/>
          <w:sz w:val="22"/>
        </w:rPr>
      </w:pPr>
      <w:r w:rsidRPr="006D1D0B">
        <w:rPr>
          <w:rFonts w:cs="Arial"/>
          <w:sz w:val="22"/>
        </w:rPr>
        <w:t>Capture the generated jar file.</w:t>
      </w:r>
    </w:p>
    <w:p w14:paraId="09C57F16" w14:textId="77777777" w:rsidR="00A946AA" w:rsidRDefault="00A946AA" w:rsidP="009C1920">
      <w:pPr>
        <w:ind w:left="709" w:hanging="425"/>
        <w:rPr>
          <w:rFonts w:cs="Arial"/>
          <w:sz w:val="22"/>
        </w:rPr>
      </w:pPr>
    </w:p>
    <w:p w14:paraId="3A968F0B" w14:textId="6DDFDF65" w:rsidR="00A946AA" w:rsidRPr="00377B17" w:rsidRDefault="00A946AA" w:rsidP="00377B17">
      <w:pPr>
        <w:ind w:left="1134" w:hanging="425"/>
        <w:rPr>
          <w:rFonts w:ascii="Courier New" w:hAnsi="Courier New" w:cs="Courier New"/>
          <w:sz w:val="18"/>
          <w:szCs w:val="18"/>
        </w:rPr>
      </w:pPr>
      <w:proofErr w:type="gramStart"/>
      <w:r w:rsidRPr="00377B17">
        <w:rPr>
          <w:rFonts w:ascii="Courier New" w:hAnsi="Courier New" w:cs="Courier New"/>
          <w:sz w:val="18"/>
          <w:szCs w:val="18"/>
        </w:rPr>
        <w:t>out</w:t>
      </w:r>
      <w:proofErr w:type="gramEnd"/>
      <w:r w:rsidRPr="00377B17">
        <w:rPr>
          <w:rFonts w:ascii="Courier New" w:hAnsi="Courier New" w:cs="Courier New"/>
          <w:sz w:val="18"/>
          <w:szCs w:val="18"/>
        </w:rPr>
        <w:t>/artifacts/lib/cmspdf.jar</w:t>
      </w:r>
    </w:p>
    <w:p w14:paraId="3CFA6952" w14:textId="77777777" w:rsidR="00A946AA" w:rsidRPr="00377B17" w:rsidRDefault="00A946AA" w:rsidP="009C1920">
      <w:pPr>
        <w:ind w:left="709" w:hanging="425"/>
        <w:rPr>
          <w:rFonts w:cs="Arial"/>
          <w:sz w:val="22"/>
        </w:rPr>
      </w:pPr>
    </w:p>
    <w:p w14:paraId="72AFA9F5" w14:textId="651C4D11" w:rsidR="00A946AA" w:rsidRPr="00377B17" w:rsidRDefault="00A946AA" w:rsidP="00377B17">
      <w:pPr>
        <w:pStyle w:val="ListParagraph"/>
        <w:numPr>
          <w:ilvl w:val="0"/>
          <w:numId w:val="67"/>
        </w:numPr>
        <w:ind w:left="709" w:hanging="425"/>
        <w:rPr>
          <w:rFonts w:cs="Arial"/>
          <w:sz w:val="22"/>
        </w:rPr>
      </w:pPr>
      <w:r w:rsidRPr="006D1D0B">
        <w:rPr>
          <w:rFonts w:cs="Arial"/>
          <w:sz w:val="22"/>
        </w:rPr>
        <w:t>Deploy the jar file onto the target tomcat location.</w:t>
      </w:r>
    </w:p>
    <w:p w14:paraId="62E3DFA0" w14:textId="77777777" w:rsidR="00A946AA" w:rsidRDefault="00A946AA" w:rsidP="00377B17">
      <w:pPr>
        <w:ind w:left="709" w:hanging="425"/>
        <w:rPr>
          <w:rFonts w:cs="Arial"/>
          <w:sz w:val="22"/>
        </w:rPr>
      </w:pPr>
    </w:p>
    <w:p w14:paraId="7F63D947" w14:textId="09B08381" w:rsidR="006D1D0B" w:rsidRPr="00377B17" w:rsidRDefault="006D1D0B" w:rsidP="00377B17">
      <w:pPr>
        <w:ind w:left="1134" w:hanging="425"/>
        <w:rPr>
          <w:rFonts w:ascii="Courier New" w:hAnsi="Courier New" w:cs="Courier New"/>
          <w:sz w:val="18"/>
          <w:szCs w:val="18"/>
        </w:rPr>
      </w:pPr>
      <w:r w:rsidRPr="00377B17">
        <w:rPr>
          <w:rFonts w:ascii="Courier New" w:hAnsi="Courier New" w:cs="Courier New"/>
          <w:i/>
          <w:sz w:val="18"/>
          <w:szCs w:val="18"/>
        </w:rPr>
        <w:t>&lt;</w:t>
      </w:r>
      <w:proofErr w:type="gramStart"/>
      <w:r w:rsidRPr="00377B17">
        <w:rPr>
          <w:rFonts w:ascii="Courier New" w:hAnsi="Courier New" w:cs="Courier New"/>
          <w:i/>
          <w:sz w:val="18"/>
          <w:szCs w:val="18"/>
        </w:rPr>
        <w:t>tomcat</w:t>
      </w:r>
      <w:proofErr w:type="gramEnd"/>
      <w:r w:rsidRPr="00377B17">
        <w:rPr>
          <w:rFonts w:ascii="Courier New" w:hAnsi="Courier New" w:cs="Courier New"/>
          <w:i/>
          <w:sz w:val="18"/>
          <w:szCs w:val="18"/>
        </w:rPr>
        <w:t>_dir&gt;</w:t>
      </w:r>
      <w:r w:rsidRPr="00377B17">
        <w:rPr>
          <w:rFonts w:ascii="Courier New" w:hAnsi="Courier New" w:cs="Courier New"/>
          <w:sz w:val="18"/>
          <w:szCs w:val="18"/>
        </w:rPr>
        <w:t>/webapps/bizflowwebmaker/WEB-INT/lib/</w:t>
      </w:r>
    </w:p>
    <w:p w14:paraId="34938369" w14:textId="77777777" w:rsidR="006D1D0B" w:rsidRPr="006D1D0B" w:rsidRDefault="006D1D0B" w:rsidP="009C1920">
      <w:pPr>
        <w:ind w:left="851" w:hanging="567"/>
        <w:rPr>
          <w:rFonts w:cs="Arial"/>
          <w:sz w:val="22"/>
        </w:rPr>
      </w:pPr>
    </w:p>
    <w:p w14:paraId="5B06EB45" w14:textId="77777777" w:rsidR="00A946AA" w:rsidRDefault="00A946AA" w:rsidP="006D1D0B">
      <w:pPr>
        <w:rPr>
          <w:rFonts w:cs="Arial"/>
          <w:sz w:val="22"/>
        </w:rPr>
      </w:pPr>
    </w:p>
    <w:p w14:paraId="1A252E7C" w14:textId="497EA963" w:rsidR="006D1D0B" w:rsidRPr="006D1D0B" w:rsidRDefault="006D1D0B" w:rsidP="00377B17">
      <w:pPr>
        <w:pStyle w:val="Heading4"/>
      </w:pPr>
      <w:bookmarkStart w:id="262" w:name="_Toc393018013"/>
      <w:r w:rsidRPr="006D1D0B">
        <w:t>Static Files for the Initial Deployment</w:t>
      </w:r>
      <w:bookmarkEnd w:id="262"/>
    </w:p>
    <w:p w14:paraId="1F750EA2" w14:textId="77777777" w:rsidR="006D1D0B" w:rsidRPr="006D1D0B" w:rsidRDefault="006D1D0B" w:rsidP="006D1D0B">
      <w:pPr>
        <w:rPr>
          <w:rFonts w:cs="Arial"/>
          <w:sz w:val="22"/>
        </w:rPr>
      </w:pPr>
      <w:r w:rsidRPr="006D1D0B">
        <w:rPr>
          <w:rFonts w:cs="Arial"/>
          <w:sz w:val="22"/>
        </w:rPr>
        <w:t xml:space="preserve">The following instructions are to deploy the dependent library files and configuration files for the cmspdf module.  They should be copied onto the target tomcat location along with the freshly built </w:t>
      </w:r>
      <w:r w:rsidRPr="00377B17">
        <w:rPr>
          <w:rFonts w:ascii="Courier New" w:hAnsi="Courier New" w:cs="Courier New"/>
          <w:sz w:val="22"/>
        </w:rPr>
        <w:t>cmspdf.jar</w:t>
      </w:r>
      <w:r w:rsidRPr="006D1D0B">
        <w:rPr>
          <w:rFonts w:cs="Arial"/>
          <w:sz w:val="22"/>
        </w:rPr>
        <w:t xml:space="preserve"> file.</w:t>
      </w:r>
    </w:p>
    <w:p w14:paraId="68BF308B" w14:textId="77777777" w:rsidR="006D1D0B" w:rsidRPr="006D1D0B" w:rsidRDefault="006D1D0B" w:rsidP="006D1D0B">
      <w:pPr>
        <w:rPr>
          <w:rFonts w:cs="Arial"/>
          <w:sz w:val="22"/>
        </w:rPr>
      </w:pPr>
    </w:p>
    <w:p w14:paraId="09B64095" w14:textId="77777777" w:rsidR="006D1D0B" w:rsidRPr="006D1D0B" w:rsidRDefault="006D1D0B" w:rsidP="006D1D0B">
      <w:pPr>
        <w:rPr>
          <w:rFonts w:cs="Arial"/>
          <w:sz w:val="22"/>
        </w:rPr>
      </w:pPr>
      <w:r w:rsidRPr="006D1D0B">
        <w:rPr>
          <w:rFonts w:cs="Arial"/>
          <w:sz w:val="22"/>
        </w:rPr>
        <w:t>Normally, the library files and configuration files will only need to be deployed once per environment.  Any subsequent code change to the module will require the rebuild and redeploy of the cmspdf.jar file only under normal circumstances.  If there is library change or configuration change, you need to refresh the changed files using the following steps.</w:t>
      </w:r>
    </w:p>
    <w:p w14:paraId="2FD83FD0" w14:textId="77777777" w:rsidR="006D1D0B" w:rsidRPr="006D1D0B" w:rsidRDefault="006D1D0B" w:rsidP="006D1D0B">
      <w:pPr>
        <w:rPr>
          <w:rFonts w:cs="Arial"/>
          <w:sz w:val="22"/>
        </w:rPr>
      </w:pPr>
    </w:p>
    <w:p w14:paraId="1614E46F" w14:textId="5EC27D63" w:rsidR="006D1D0B" w:rsidRDefault="006D1D0B" w:rsidP="00377B17">
      <w:pPr>
        <w:pStyle w:val="ListParagraph"/>
        <w:numPr>
          <w:ilvl w:val="0"/>
          <w:numId w:val="68"/>
        </w:numPr>
        <w:rPr>
          <w:rFonts w:cs="Arial"/>
          <w:sz w:val="22"/>
        </w:rPr>
      </w:pPr>
      <w:r w:rsidRPr="00377B17">
        <w:rPr>
          <w:rFonts w:cs="Arial"/>
          <w:sz w:val="22"/>
        </w:rPr>
        <w:t>Create PDF_Configuration directory onto the target tomcat location.</w:t>
      </w:r>
    </w:p>
    <w:p w14:paraId="0CCEBBE1" w14:textId="77777777" w:rsidR="00EF4A44" w:rsidRDefault="00EF4A44" w:rsidP="00EF4A44">
      <w:pPr>
        <w:rPr>
          <w:rFonts w:cs="Arial"/>
          <w:sz w:val="22"/>
        </w:rPr>
      </w:pPr>
    </w:p>
    <w:p w14:paraId="1A6FB59C" w14:textId="77777777" w:rsidR="00EF4A44" w:rsidRPr="006D1D0B" w:rsidRDefault="00EF4A44" w:rsidP="00EF4A44">
      <w:pPr>
        <w:rPr>
          <w:rFonts w:cs="Arial"/>
          <w:sz w:val="22"/>
        </w:rPr>
      </w:pPr>
      <w:proofErr w:type="gramStart"/>
      <w:r w:rsidRPr="006D1D0B">
        <w:rPr>
          <w:rFonts w:cs="Arial"/>
          <w:sz w:val="22"/>
        </w:rPr>
        <w:t>mkdir</w:t>
      </w:r>
      <w:proofErr w:type="gramEnd"/>
      <w:r w:rsidRPr="006D1D0B">
        <w:rPr>
          <w:rFonts w:cs="Arial"/>
          <w:sz w:val="22"/>
        </w:rPr>
        <w:t xml:space="preserve"> &lt;tomcat_dir&gt;/webapps/bizflowwebmaker/WEB-INF/PDF_Configuration/</w:t>
      </w:r>
    </w:p>
    <w:p w14:paraId="3679D6DB" w14:textId="77777777" w:rsidR="00EF4A44" w:rsidRPr="00377B17" w:rsidRDefault="00EF4A44" w:rsidP="00EF4A44">
      <w:pPr>
        <w:rPr>
          <w:rFonts w:cs="Arial"/>
          <w:sz w:val="22"/>
        </w:rPr>
      </w:pPr>
    </w:p>
    <w:p w14:paraId="35D59BB0" w14:textId="1CA38E13" w:rsidR="00EF4A44" w:rsidRDefault="00EF4A44" w:rsidP="00377B17">
      <w:pPr>
        <w:pStyle w:val="ListParagraph"/>
        <w:numPr>
          <w:ilvl w:val="0"/>
          <w:numId w:val="68"/>
        </w:numPr>
        <w:rPr>
          <w:rFonts w:cs="Arial"/>
          <w:sz w:val="22"/>
        </w:rPr>
      </w:pPr>
      <w:r w:rsidRPr="006D1D0B">
        <w:rPr>
          <w:rFonts w:cs="Arial"/>
          <w:sz w:val="22"/>
        </w:rPr>
        <w:t>Copy the generated configuration files to the target location.</w:t>
      </w:r>
    </w:p>
    <w:p w14:paraId="71729F3D" w14:textId="77777777" w:rsidR="00EF4A44" w:rsidRDefault="00EF4A44" w:rsidP="00EF4A44">
      <w:pPr>
        <w:rPr>
          <w:rFonts w:cs="Arial"/>
          <w:sz w:val="22"/>
        </w:rPr>
      </w:pPr>
    </w:p>
    <w:p w14:paraId="78E6E39B" w14:textId="3B78583D" w:rsidR="00EF4A44" w:rsidRPr="00377B17" w:rsidRDefault="00EF4A44" w:rsidP="00377B17">
      <w:pPr>
        <w:pStyle w:val="ListParagraph"/>
        <w:numPr>
          <w:ilvl w:val="0"/>
          <w:numId w:val="69"/>
        </w:numPr>
        <w:ind w:left="1080"/>
        <w:rPr>
          <w:rFonts w:cs="Arial"/>
          <w:sz w:val="22"/>
        </w:rPr>
      </w:pPr>
      <w:r w:rsidRPr="00377B17">
        <w:rPr>
          <w:rFonts w:cs="Arial"/>
          <w:sz w:val="22"/>
        </w:rPr>
        <w:t>From (source repository):</w:t>
      </w:r>
    </w:p>
    <w:p w14:paraId="4CB6A0BA" w14:textId="1ADC1DD3" w:rsidR="00EF4A44" w:rsidRPr="00377B17" w:rsidRDefault="00EF4A44" w:rsidP="00377B17">
      <w:pPr>
        <w:ind w:left="1800"/>
        <w:rPr>
          <w:rFonts w:ascii="Courier New" w:hAnsi="Courier New" w:cs="Courier New"/>
          <w:sz w:val="18"/>
          <w:szCs w:val="18"/>
        </w:rPr>
      </w:pPr>
      <w:proofErr w:type="gramStart"/>
      <w:r w:rsidRPr="00377B17">
        <w:rPr>
          <w:rFonts w:ascii="Courier New" w:hAnsi="Courier New" w:cs="Courier New"/>
          <w:sz w:val="18"/>
          <w:szCs w:val="18"/>
        </w:rPr>
        <w:t>out</w:t>
      </w:r>
      <w:proofErr w:type="gramEnd"/>
      <w:r w:rsidRPr="00377B17">
        <w:rPr>
          <w:rFonts w:ascii="Courier New" w:hAnsi="Courier New" w:cs="Courier New"/>
          <w:sz w:val="18"/>
          <w:szCs w:val="18"/>
        </w:rPr>
        <w:t>/artifacts/conf/*</w:t>
      </w:r>
    </w:p>
    <w:p w14:paraId="1540DD4F" w14:textId="4B453916" w:rsidR="00EF4A44" w:rsidRPr="00377B17" w:rsidRDefault="00EF4A44" w:rsidP="00377B17">
      <w:pPr>
        <w:pStyle w:val="ListParagraph"/>
        <w:numPr>
          <w:ilvl w:val="0"/>
          <w:numId w:val="69"/>
        </w:numPr>
        <w:ind w:left="1080"/>
        <w:rPr>
          <w:rFonts w:cs="Arial"/>
          <w:sz w:val="22"/>
        </w:rPr>
      </w:pPr>
      <w:r w:rsidRPr="00377B17">
        <w:rPr>
          <w:rFonts w:cs="Arial"/>
          <w:sz w:val="22"/>
        </w:rPr>
        <w:t>To (target environment):</w:t>
      </w:r>
    </w:p>
    <w:p w14:paraId="7476DC17" w14:textId="5FB48EFE" w:rsidR="00EF4A44" w:rsidRPr="00377B17" w:rsidRDefault="00EF4A44" w:rsidP="00377B17">
      <w:pPr>
        <w:ind w:left="2160" w:hanging="360"/>
        <w:rPr>
          <w:rFonts w:ascii="Courier New" w:hAnsi="Courier New" w:cs="Courier New"/>
          <w:sz w:val="18"/>
          <w:szCs w:val="18"/>
        </w:rPr>
      </w:pPr>
      <w:r w:rsidRPr="00377B17">
        <w:rPr>
          <w:rFonts w:ascii="Courier New" w:hAnsi="Courier New" w:cs="Courier New"/>
          <w:i/>
          <w:sz w:val="18"/>
          <w:szCs w:val="18"/>
        </w:rPr>
        <w:t>&lt;</w:t>
      </w:r>
      <w:proofErr w:type="gramStart"/>
      <w:r w:rsidRPr="00377B17">
        <w:rPr>
          <w:rFonts w:ascii="Courier New" w:hAnsi="Courier New" w:cs="Courier New"/>
          <w:i/>
          <w:sz w:val="18"/>
          <w:szCs w:val="18"/>
        </w:rPr>
        <w:t>tomcat</w:t>
      </w:r>
      <w:proofErr w:type="gramEnd"/>
      <w:r w:rsidRPr="00377B17">
        <w:rPr>
          <w:rFonts w:ascii="Courier New" w:hAnsi="Courier New" w:cs="Courier New"/>
          <w:i/>
          <w:sz w:val="18"/>
          <w:szCs w:val="18"/>
        </w:rPr>
        <w:t>_dir&gt;</w:t>
      </w:r>
      <w:r w:rsidRPr="00377B17">
        <w:rPr>
          <w:rFonts w:ascii="Courier New" w:hAnsi="Courier New" w:cs="Courier New"/>
          <w:sz w:val="18"/>
          <w:szCs w:val="18"/>
        </w:rPr>
        <w:t>/webapps/bizflowwebmaker/WEB-INF/PDF_Configuration/</w:t>
      </w:r>
    </w:p>
    <w:p w14:paraId="0EE647A2" w14:textId="77777777" w:rsidR="00EF4A44" w:rsidRPr="006D1D0B" w:rsidRDefault="00EF4A44" w:rsidP="00EF4A44">
      <w:pPr>
        <w:rPr>
          <w:rFonts w:cs="Arial"/>
          <w:sz w:val="22"/>
        </w:rPr>
      </w:pPr>
    </w:p>
    <w:p w14:paraId="2B1C1311" w14:textId="77777777" w:rsidR="00EF4A44" w:rsidRDefault="00EF4A44" w:rsidP="00EF4A44">
      <w:pPr>
        <w:rPr>
          <w:rFonts w:cs="Arial"/>
          <w:sz w:val="22"/>
        </w:rPr>
      </w:pPr>
    </w:p>
    <w:p w14:paraId="271E4174" w14:textId="77777777" w:rsidR="00EF4A44" w:rsidRPr="00377B17" w:rsidRDefault="00EF4A44" w:rsidP="00EF4A44">
      <w:pPr>
        <w:rPr>
          <w:rFonts w:cs="Arial"/>
          <w:sz w:val="22"/>
        </w:rPr>
      </w:pPr>
    </w:p>
    <w:p w14:paraId="498E4179" w14:textId="4EBB61C7" w:rsidR="00EF4A44" w:rsidRDefault="00EF4A44" w:rsidP="00377B17">
      <w:pPr>
        <w:pStyle w:val="ListParagraph"/>
        <w:numPr>
          <w:ilvl w:val="0"/>
          <w:numId w:val="68"/>
        </w:numPr>
        <w:rPr>
          <w:rFonts w:cs="Arial"/>
          <w:sz w:val="22"/>
        </w:rPr>
      </w:pPr>
      <w:r w:rsidRPr="006D1D0B">
        <w:rPr>
          <w:rFonts w:cs="Arial"/>
          <w:sz w:val="22"/>
        </w:rPr>
        <w:lastRenderedPageBreak/>
        <w:t>Copy the generated configuration files to the target location.</w:t>
      </w:r>
    </w:p>
    <w:p w14:paraId="730A1AAD" w14:textId="77777777" w:rsidR="00EF4A44" w:rsidRDefault="00EF4A44" w:rsidP="00EF4A44">
      <w:pPr>
        <w:rPr>
          <w:rFonts w:cs="Arial"/>
          <w:sz w:val="22"/>
        </w:rPr>
      </w:pPr>
    </w:p>
    <w:p w14:paraId="117CF629" w14:textId="77777777" w:rsidR="00EF4A44" w:rsidRPr="006D1D0B" w:rsidRDefault="00EF4A44" w:rsidP="00EF4A44">
      <w:pPr>
        <w:rPr>
          <w:rFonts w:cs="Arial"/>
          <w:sz w:val="22"/>
        </w:rPr>
      </w:pPr>
    </w:p>
    <w:p w14:paraId="01FC479C" w14:textId="21DF96CC" w:rsidR="00EF4A44" w:rsidRPr="00377B17" w:rsidRDefault="00EF4A44" w:rsidP="00377B17">
      <w:pPr>
        <w:pStyle w:val="ListParagraph"/>
        <w:numPr>
          <w:ilvl w:val="0"/>
          <w:numId w:val="69"/>
        </w:numPr>
        <w:ind w:left="1080"/>
        <w:rPr>
          <w:rFonts w:cs="Arial"/>
          <w:sz w:val="22"/>
        </w:rPr>
      </w:pPr>
      <w:r w:rsidRPr="00377B17">
        <w:rPr>
          <w:rFonts w:cs="Arial"/>
          <w:sz w:val="22"/>
        </w:rPr>
        <w:t>From (source repository):</w:t>
      </w:r>
    </w:p>
    <w:p w14:paraId="4653CE70" w14:textId="0C17EF24" w:rsidR="00EF4A44" w:rsidRPr="00377B17" w:rsidRDefault="00EF4A44" w:rsidP="00377B17">
      <w:pPr>
        <w:ind w:left="1800"/>
        <w:rPr>
          <w:rFonts w:ascii="Courier New" w:hAnsi="Courier New" w:cs="Courier New"/>
          <w:sz w:val="18"/>
          <w:szCs w:val="18"/>
        </w:rPr>
      </w:pPr>
      <w:proofErr w:type="gramStart"/>
      <w:r w:rsidRPr="00377B17">
        <w:rPr>
          <w:rFonts w:ascii="Courier New" w:hAnsi="Courier New" w:cs="Courier New"/>
          <w:sz w:val="18"/>
          <w:szCs w:val="18"/>
        </w:rPr>
        <w:t>out</w:t>
      </w:r>
      <w:proofErr w:type="gramEnd"/>
      <w:r w:rsidRPr="00377B17">
        <w:rPr>
          <w:rFonts w:ascii="Courier New" w:hAnsi="Courier New" w:cs="Courier New"/>
          <w:sz w:val="18"/>
          <w:szCs w:val="18"/>
        </w:rPr>
        <w:t>/artifacts/conf/HWSessionFactory.properties</w:t>
      </w:r>
    </w:p>
    <w:p w14:paraId="18238352" w14:textId="7927D4F7" w:rsidR="00EF4A44" w:rsidRPr="00377B17" w:rsidRDefault="00EF4A44" w:rsidP="00377B17">
      <w:pPr>
        <w:ind w:left="1800"/>
        <w:rPr>
          <w:rFonts w:ascii="Courier New" w:hAnsi="Courier New" w:cs="Courier New"/>
          <w:sz w:val="18"/>
          <w:szCs w:val="18"/>
        </w:rPr>
      </w:pPr>
      <w:proofErr w:type="gramStart"/>
      <w:r w:rsidRPr="00377B17">
        <w:rPr>
          <w:rFonts w:ascii="Courier New" w:hAnsi="Courier New" w:cs="Courier New"/>
          <w:sz w:val="18"/>
          <w:szCs w:val="18"/>
        </w:rPr>
        <w:t>out</w:t>
      </w:r>
      <w:proofErr w:type="gramEnd"/>
      <w:r w:rsidRPr="00377B17">
        <w:rPr>
          <w:rFonts w:ascii="Courier New" w:hAnsi="Courier New" w:cs="Courier New"/>
          <w:sz w:val="18"/>
          <w:szCs w:val="18"/>
        </w:rPr>
        <w:t>/artifacts/conf/log4j.properties</w:t>
      </w:r>
    </w:p>
    <w:p w14:paraId="2571A919" w14:textId="43C99B29" w:rsidR="00EF4A44" w:rsidRPr="00377B17" w:rsidRDefault="00EF4A44" w:rsidP="00377B17">
      <w:pPr>
        <w:pStyle w:val="ListParagraph"/>
        <w:numPr>
          <w:ilvl w:val="0"/>
          <w:numId w:val="69"/>
        </w:numPr>
        <w:ind w:left="1080"/>
        <w:rPr>
          <w:rFonts w:cs="Arial"/>
          <w:sz w:val="22"/>
        </w:rPr>
      </w:pPr>
      <w:r w:rsidRPr="00377B17">
        <w:rPr>
          <w:rFonts w:cs="Arial"/>
          <w:sz w:val="22"/>
        </w:rPr>
        <w:t>To (target environment):</w:t>
      </w:r>
    </w:p>
    <w:p w14:paraId="1470E26D" w14:textId="2AFB9EB0" w:rsidR="00EF4A44" w:rsidRPr="00377B17" w:rsidRDefault="00EF4A44" w:rsidP="00377B17">
      <w:pPr>
        <w:ind w:left="1800"/>
        <w:rPr>
          <w:rFonts w:ascii="Courier New" w:hAnsi="Courier New" w:cs="Courier New"/>
          <w:sz w:val="18"/>
          <w:szCs w:val="18"/>
        </w:rPr>
      </w:pPr>
      <w:r w:rsidRPr="00377B17">
        <w:rPr>
          <w:rFonts w:ascii="Courier New" w:hAnsi="Courier New" w:cs="Courier New"/>
          <w:sz w:val="18"/>
          <w:szCs w:val="18"/>
        </w:rPr>
        <w:t>&lt;</w:t>
      </w:r>
      <w:proofErr w:type="gramStart"/>
      <w:r w:rsidRPr="00377B17">
        <w:rPr>
          <w:rFonts w:ascii="Courier New" w:hAnsi="Courier New" w:cs="Courier New"/>
          <w:sz w:val="18"/>
          <w:szCs w:val="18"/>
        </w:rPr>
        <w:t>tomcat</w:t>
      </w:r>
      <w:proofErr w:type="gramEnd"/>
      <w:r w:rsidRPr="00377B17">
        <w:rPr>
          <w:rFonts w:ascii="Courier New" w:hAnsi="Courier New" w:cs="Courier New"/>
          <w:sz w:val="18"/>
          <w:szCs w:val="18"/>
        </w:rPr>
        <w:t>_dir&gt;/webapps/bizflowwebmaker/WEB-INF/classes/</w:t>
      </w:r>
    </w:p>
    <w:p w14:paraId="168751F3" w14:textId="77777777" w:rsidR="00EF4A44" w:rsidRDefault="00EF4A44" w:rsidP="00EF4A44">
      <w:pPr>
        <w:rPr>
          <w:rFonts w:cs="Arial"/>
          <w:sz w:val="22"/>
        </w:rPr>
      </w:pPr>
    </w:p>
    <w:p w14:paraId="605F8ECC" w14:textId="77777777" w:rsidR="00EF4A44" w:rsidRPr="00377B17" w:rsidRDefault="00EF4A44" w:rsidP="00EF4A44">
      <w:pPr>
        <w:rPr>
          <w:rFonts w:cs="Arial"/>
          <w:sz w:val="22"/>
        </w:rPr>
      </w:pPr>
    </w:p>
    <w:p w14:paraId="05A2F127" w14:textId="4E760B85" w:rsidR="00EF4A44" w:rsidRDefault="00EF4A44" w:rsidP="00377B17">
      <w:pPr>
        <w:pStyle w:val="ListParagraph"/>
        <w:numPr>
          <w:ilvl w:val="0"/>
          <w:numId w:val="68"/>
        </w:numPr>
        <w:rPr>
          <w:rFonts w:cs="Arial"/>
          <w:sz w:val="22"/>
        </w:rPr>
      </w:pPr>
      <w:r w:rsidRPr="006D1D0B">
        <w:rPr>
          <w:rFonts w:cs="Arial"/>
          <w:sz w:val="22"/>
        </w:rPr>
        <w:t>Copy the library files to the target location.</w:t>
      </w:r>
    </w:p>
    <w:p w14:paraId="1719D193" w14:textId="77777777" w:rsidR="00EF4A44" w:rsidRDefault="00EF4A44" w:rsidP="00EF4A44">
      <w:pPr>
        <w:rPr>
          <w:rFonts w:cs="Arial"/>
          <w:sz w:val="22"/>
        </w:rPr>
      </w:pPr>
    </w:p>
    <w:p w14:paraId="6B4D54FE" w14:textId="126AC928" w:rsidR="009C1920" w:rsidRPr="00377B17" w:rsidRDefault="009C1920" w:rsidP="00377B17">
      <w:pPr>
        <w:pStyle w:val="ListParagraph"/>
        <w:numPr>
          <w:ilvl w:val="0"/>
          <w:numId w:val="69"/>
        </w:numPr>
        <w:ind w:left="1080"/>
        <w:rPr>
          <w:rFonts w:cs="Arial"/>
          <w:sz w:val="22"/>
        </w:rPr>
      </w:pPr>
      <w:r w:rsidRPr="00377B17">
        <w:rPr>
          <w:rFonts w:cs="Arial"/>
          <w:sz w:val="22"/>
        </w:rPr>
        <w:t>From (source repository):</w:t>
      </w:r>
    </w:p>
    <w:p w14:paraId="10C279CE" w14:textId="0A5FB7E6"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/activation-1.1.jar</w:t>
      </w:r>
    </w:p>
    <w:p w14:paraId="0FC78C1C" w14:textId="700D2240"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/bcmail-jdk15on-1.54.jar</w:t>
      </w:r>
    </w:p>
    <w:p w14:paraId="7556D174" w14:textId="59F919B0"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/bcpkix-jdk15on-1.54.jar</w:t>
      </w:r>
    </w:p>
    <w:p w14:paraId="1EAE53B1" w14:textId="17DABA5B"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/bcprov-jdk15on-1.54.jar</w:t>
      </w:r>
    </w:p>
    <w:p w14:paraId="20CD6D38" w14:textId="0E8FCF2F"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/commons-collections-3.2.1-LICENSE.txt</w:t>
      </w:r>
    </w:p>
    <w:p w14:paraId="03E3AE80" w14:textId="1E3B0BF7"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/commons-collections-3.2.1.jar</w:t>
      </w:r>
    </w:p>
    <w:p w14:paraId="50AA1DF8" w14:textId="5D2487BD"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/commons-logging-1.2.jar</w:t>
      </w:r>
    </w:p>
    <w:p w14:paraId="294C9926" w14:textId="53AC17AE"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/fontbox-2.0.4.jar</w:t>
      </w:r>
    </w:p>
    <w:p w14:paraId="7A9C096A" w14:textId="1112A913"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/hsfrmwk.jar</w:t>
      </w:r>
    </w:p>
    <w:p w14:paraId="4F2213B4" w14:textId="6712BB52"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/hwjo.jar</w:t>
      </w:r>
    </w:p>
    <w:p w14:paraId="695AC551" w14:textId="2A71F9FB"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/hwjsp.jar</w:t>
      </w:r>
    </w:p>
    <w:p w14:paraId="5A50A7F7" w14:textId="3ED8D693"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/mail-1.4.jar</w:t>
      </w:r>
    </w:p>
    <w:p w14:paraId="63488C04" w14:textId="5EAC4630"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/pdfbox-2.0.4.jar</w:t>
      </w:r>
    </w:p>
    <w:p w14:paraId="713054C2" w14:textId="6CBFF81B"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/pdfbox-app-2.0.4-sources.jar</w:t>
      </w:r>
    </w:p>
    <w:p w14:paraId="6630987A" w14:textId="0DC170AB"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/pdfbox-app-2.0.4.jar</w:t>
      </w:r>
    </w:p>
    <w:p w14:paraId="71565FDA" w14:textId="0F02A76B"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/pdfbox-debugger-2.0.4.jar</w:t>
      </w:r>
    </w:p>
    <w:p w14:paraId="19A81EBE" w14:textId="2618A423"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/pdfbox-tools-2.0.4.jar</w:t>
      </w:r>
    </w:p>
    <w:p w14:paraId="61B00BE7" w14:textId="636D22A1" w:rsidR="009C1920" w:rsidRPr="00377B17" w:rsidRDefault="009C1920" w:rsidP="00377B17">
      <w:pPr>
        <w:ind w:left="1800"/>
        <w:rPr>
          <w:rFonts w:ascii="Courier New" w:hAnsi="Courier New" w:cs="Courier New"/>
          <w:sz w:val="18"/>
          <w:szCs w:val="18"/>
        </w:rPr>
      </w:pPr>
      <w:proofErr w:type="gramStart"/>
      <w:r w:rsidRPr="00377B17">
        <w:rPr>
          <w:rFonts w:ascii="Courier New" w:hAnsi="Courier New" w:cs="Courier New"/>
          <w:sz w:val="18"/>
          <w:szCs w:val="18"/>
        </w:rPr>
        <w:t>lib</w:t>
      </w:r>
      <w:proofErr w:type="gramEnd"/>
      <w:r w:rsidRPr="00377B17">
        <w:rPr>
          <w:rFonts w:ascii="Courier New" w:hAnsi="Courier New" w:cs="Courier New"/>
          <w:sz w:val="18"/>
          <w:szCs w:val="18"/>
        </w:rPr>
        <w:t>/rijndael-api.jar</w:t>
      </w:r>
    </w:p>
    <w:p w14:paraId="39C5958E" w14:textId="77777777" w:rsidR="009C1920" w:rsidRPr="006D1D0B" w:rsidRDefault="009C1920" w:rsidP="00377B17">
      <w:pPr>
        <w:ind w:left="360"/>
        <w:rPr>
          <w:rFonts w:cs="Arial"/>
          <w:sz w:val="22"/>
        </w:rPr>
      </w:pPr>
    </w:p>
    <w:p w14:paraId="6C072CFE" w14:textId="662622D5" w:rsidR="009C1920" w:rsidRPr="00377B17" w:rsidRDefault="009C1920" w:rsidP="00377B17">
      <w:pPr>
        <w:pStyle w:val="ListParagraph"/>
        <w:numPr>
          <w:ilvl w:val="0"/>
          <w:numId w:val="69"/>
        </w:numPr>
        <w:ind w:left="1080"/>
        <w:rPr>
          <w:rFonts w:cs="Arial"/>
          <w:sz w:val="22"/>
        </w:rPr>
      </w:pPr>
      <w:r w:rsidRPr="00377B17">
        <w:rPr>
          <w:rFonts w:cs="Arial"/>
          <w:sz w:val="22"/>
        </w:rPr>
        <w:t>To (target environment):</w:t>
      </w:r>
    </w:p>
    <w:p w14:paraId="6A560641" w14:textId="5B6ED3C0"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&lt;</w:t>
      </w:r>
      <w:proofErr w:type="gramStart"/>
      <w:r w:rsidRPr="00377B17">
        <w:rPr>
          <w:rFonts w:ascii="Courier New" w:hAnsi="Courier New" w:cs="Courier New"/>
          <w:sz w:val="18"/>
          <w:szCs w:val="18"/>
        </w:rPr>
        <w:t>tomcat</w:t>
      </w:r>
      <w:proofErr w:type="gramEnd"/>
      <w:r w:rsidRPr="00377B17">
        <w:rPr>
          <w:rFonts w:ascii="Courier New" w:hAnsi="Courier New" w:cs="Courier New"/>
          <w:sz w:val="18"/>
          <w:szCs w:val="18"/>
        </w:rPr>
        <w:t>_dir&gt;/webapps/bizflowwebmaker/WEB-INF/lib/</w:t>
      </w:r>
    </w:p>
    <w:p w14:paraId="013AE0BB" w14:textId="77777777" w:rsidR="009C1920" w:rsidRPr="00F77C1B" w:rsidRDefault="009C1920" w:rsidP="009C1920">
      <w:pPr>
        <w:rPr>
          <w:rFonts w:cs="Arial"/>
          <w:sz w:val="22"/>
        </w:rPr>
      </w:pPr>
    </w:p>
    <w:p w14:paraId="7A640CD6" w14:textId="77777777" w:rsidR="009C1920" w:rsidRDefault="009C1920" w:rsidP="00EF4A44">
      <w:pPr>
        <w:rPr>
          <w:rFonts w:cs="Arial"/>
          <w:sz w:val="22"/>
        </w:rPr>
      </w:pPr>
    </w:p>
    <w:p w14:paraId="6383AFC6" w14:textId="4B74E680" w:rsidR="00B82A01" w:rsidRDefault="00B82A01" w:rsidP="00B82A01">
      <w:pPr>
        <w:pStyle w:val="Heading2"/>
        <w:rPr>
          <w:rFonts w:cs="Arial"/>
          <w:sz w:val="22"/>
        </w:rPr>
      </w:pPr>
      <w:bookmarkStart w:id="263" w:name="_Toc393018014"/>
      <w:r w:rsidRPr="00B82A01">
        <w:rPr>
          <w:rFonts w:cs="Arial"/>
          <w:sz w:val="22"/>
        </w:rPr>
        <w:t>UI Module Packaging</w:t>
      </w:r>
      <w:bookmarkEnd w:id="263"/>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B82A01">
      <w:pPr>
        <w:pStyle w:val="Heading3"/>
      </w:pPr>
      <w:bookmarkStart w:id="264" w:name="_Toc393018015"/>
      <w:r w:rsidRPr="00B82A01">
        <w:rPr>
          <w:rFonts w:cs="Arial"/>
          <w:sz w:val="22"/>
        </w:rPr>
        <w:t>Pre-requisite on DEV Server</w:t>
      </w:r>
      <w:bookmarkEnd w:id="264"/>
      <w:r>
        <w:t xml:space="preserve"> </w:t>
      </w:r>
    </w:p>
    <w:p w14:paraId="0A346C07" w14:textId="77777777" w:rsidR="00B82A01" w:rsidRPr="00377B17" w:rsidRDefault="00B82A01" w:rsidP="00377B17">
      <w:pPr>
        <w:pStyle w:val="ListParagraph"/>
        <w:numPr>
          <w:ilvl w:val="0"/>
          <w:numId w:val="69"/>
        </w:numPr>
        <w:rPr>
          <w:rFonts w:cs="Arial"/>
          <w:sz w:val="22"/>
        </w:rPr>
      </w:pPr>
      <w:r w:rsidRPr="00377B17">
        <w:rPr>
          <w:rFonts w:cs="Arial"/>
          <w:sz w:val="22"/>
        </w:rPr>
        <w:t>JDK/JRE 1.7</w:t>
      </w:r>
    </w:p>
    <w:p w14:paraId="1820F641" w14:textId="3E3361BD" w:rsidR="00B82A01" w:rsidRPr="00377B17" w:rsidRDefault="00B82A01" w:rsidP="00377B17">
      <w:pPr>
        <w:pStyle w:val="ListParagraph"/>
        <w:numPr>
          <w:ilvl w:val="0"/>
          <w:numId w:val="69"/>
        </w:numPr>
        <w:rPr>
          <w:rFonts w:cs="Arial"/>
          <w:sz w:val="22"/>
        </w:rPr>
      </w:pPr>
      <w:r w:rsidRPr="00377B17">
        <w:rPr>
          <w:rFonts w:cs="Arial"/>
          <w:sz w:val="22"/>
        </w:rPr>
        <w:t>Apache Ant 1.9.x or later</w:t>
      </w:r>
    </w:p>
    <w:p w14:paraId="4393C772" w14:textId="37B6DA83" w:rsidR="00B82A01" w:rsidRPr="00377B17" w:rsidRDefault="00B82A01" w:rsidP="00377B17">
      <w:pPr>
        <w:pStyle w:val="ListParagraph"/>
        <w:numPr>
          <w:ilvl w:val="0"/>
          <w:numId w:val="69"/>
        </w:numPr>
        <w:rPr>
          <w:rFonts w:cs="Arial"/>
          <w:sz w:val="22"/>
        </w:rPr>
      </w:pPr>
      <w:r w:rsidRPr="00377B17">
        <w:rPr>
          <w:rFonts w:cs="Arial"/>
          <w:sz w:val="22"/>
        </w:rPr>
        <w:t>Administrator (or sudo) access to DEV server machine</w:t>
      </w:r>
    </w:p>
    <w:p w14:paraId="17574439" w14:textId="2A0899A5" w:rsidR="00B82A01" w:rsidRPr="00377B17" w:rsidRDefault="00B82A01" w:rsidP="00377B17">
      <w:pPr>
        <w:pStyle w:val="ListParagraph"/>
        <w:numPr>
          <w:ilvl w:val="0"/>
          <w:numId w:val="69"/>
        </w:numPr>
        <w:rPr>
          <w:rFonts w:cs="Arial"/>
          <w:sz w:val="22"/>
        </w:rPr>
      </w:pPr>
      <w:r w:rsidRPr="00377B17">
        <w:rPr>
          <w:rFonts w:cs="Arial"/>
          <w:sz w:val="22"/>
        </w:rPr>
        <w:lastRenderedPageBreak/>
        <w:t>UI modules are deployed and tested in DEV server, and ready for promotion to higher environments (e.g. QA and PROD)</w:t>
      </w:r>
    </w:p>
    <w:p w14:paraId="09E0F017" w14:textId="748CE626" w:rsidR="00B82A01" w:rsidRPr="00377B17" w:rsidRDefault="00B82A01" w:rsidP="00377B17">
      <w:pPr>
        <w:pStyle w:val="ListParagraph"/>
        <w:numPr>
          <w:ilvl w:val="1"/>
          <w:numId w:val="69"/>
        </w:numPr>
        <w:rPr>
          <w:rFonts w:cs="Arial"/>
          <w:sz w:val="22"/>
        </w:rPr>
      </w:pPr>
      <w:r w:rsidRPr="00377B17">
        <w:rPr>
          <w:rFonts w:cs="Arial"/>
          <w:sz w:val="22"/>
        </w:rPr>
        <w:t>WebMaker form runtime files</w:t>
      </w:r>
    </w:p>
    <w:p w14:paraId="394C8B95" w14:textId="77777777" w:rsidR="006649A5" w:rsidRDefault="00B82A01" w:rsidP="00377B17">
      <w:pPr>
        <w:pStyle w:val="ListParagraph"/>
        <w:numPr>
          <w:ilvl w:val="1"/>
          <w:numId w:val="69"/>
        </w:numPr>
        <w:rPr>
          <w:rFonts w:cs="Arial"/>
          <w:sz w:val="22"/>
        </w:rPr>
      </w:pPr>
      <w:proofErr w:type="gramStart"/>
      <w:r w:rsidRPr="00377B17">
        <w:rPr>
          <w:rFonts w:cs="Arial"/>
          <w:sz w:val="22"/>
        </w:rPr>
        <w:t>cmspdf</w:t>
      </w:r>
      <w:proofErr w:type="gramEnd"/>
      <w:r w:rsidRPr="00377B17">
        <w:rPr>
          <w:rFonts w:cs="Arial"/>
          <w:sz w:val="22"/>
        </w:rPr>
        <w:t xml:space="preserve"> files</w:t>
      </w:r>
    </w:p>
    <w:p w14:paraId="369CD1D7" w14:textId="4893B8A8" w:rsidR="00B82A01" w:rsidRPr="006649A5" w:rsidRDefault="00B82A01" w:rsidP="00377B17">
      <w:pPr>
        <w:pStyle w:val="ListParagraph"/>
        <w:numPr>
          <w:ilvl w:val="1"/>
          <w:numId w:val="69"/>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307F8ABB" w:rsidR="00B82A01" w:rsidRPr="00B82A01" w:rsidRDefault="00B82A01" w:rsidP="00377B17">
      <w:pPr>
        <w:pStyle w:val="Heading3"/>
      </w:pPr>
      <w:bookmarkStart w:id="265" w:name="_Toc393018016"/>
      <w:r w:rsidRPr="00B82A01">
        <w:t>Packaging Steps</w:t>
      </w:r>
      <w:bookmarkEnd w:id="265"/>
    </w:p>
    <w:p w14:paraId="5EFB3193" w14:textId="3A0CCC81" w:rsidR="006649A5" w:rsidRDefault="00B82A01" w:rsidP="00377B17">
      <w:pPr>
        <w:pStyle w:val="ListParagraph"/>
        <w:numPr>
          <w:ilvl w:val="0"/>
          <w:numId w:val="70"/>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377B17">
      <w:pPr>
        <w:pStyle w:val="ListParagraph"/>
        <w:numPr>
          <w:ilvl w:val="0"/>
          <w:numId w:val="70"/>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proofErr w:type="gramStart"/>
      <w:r w:rsidRPr="00377B17">
        <w:rPr>
          <w:rFonts w:ascii="Courier New" w:hAnsi="Courier New" w:cs="Courier New"/>
          <w:sz w:val="18"/>
          <w:szCs w:val="18"/>
        </w:rPr>
        <w:t>mkdir</w:t>
      </w:r>
      <w:proofErr w:type="gramEnd"/>
      <w:r w:rsidRPr="00377B17">
        <w:rPr>
          <w:rFonts w:ascii="Courier New" w:hAnsi="Courier New" w:cs="Courier New"/>
          <w:sz w:val="18"/>
          <w:szCs w:val="18"/>
        </w:rPr>
        <w:t xml:space="preserve">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377B17">
      <w:pPr>
        <w:pStyle w:val="ListParagraph"/>
        <w:numPr>
          <w:ilvl w:val="0"/>
          <w:numId w:val="70"/>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377B17">
      <w:pPr>
        <w:pStyle w:val="ListParagraph"/>
        <w:numPr>
          <w:ilvl w:val="0"/>
          <w:numId w:val="71"/>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proofErr w:type="gramStart"/>
      <w:r w:rsidRPr="00377B17">
        <w:rPr>
          <w:rFonts w:ascii="Courier New" w:hAnsi="Courier New" w:cs="Courier New"/>
          <w:szCs w:val="18"/>
        </w:rPr>
        <w:t>deploy</w:t>
      </w:r>
      <w:proofErr w:type="gramEnd"/>
      <w:r w:rsidRPr="00377B17">
        <w:rPr>
          <w:rFonts w:ascii="Courier New" w:hAnsi="Courier New" w:cs="Courier New"/>
          <w:szCs w:val="18"/>
        </w:rPr>
        <w:t>/build.xml</w:t>
      </w:r>
    </w:p>
    <w:p w14:paraId="7A6FEC90" w14:textId="41CD7EF9" w:rsidR="008F7F28" w:rsidRPr="00377B17" w:rsidRDefault="008F7F28" w:rsidP="00377B17">
      <w:pPr>
        <w:pStyle w:val="ListParagraph"/>
        <w:numPr>
          <w:ilvl w:val="0"/>
          <w:numId w:val="71"/>
        </w:numPr>
        <w:rPr>
          <w:rFonts w:cs="Arial"/>
          <w:sz w:val="22"/>
        </w:rPr>
      </w:pPr>
      <w:r w:rsidRPr="00377B17">
        <w:rPr>
          <w:rFonts w:cs="Arial"/>
          <w:sz w:val="22"/>
        </w:rPr>
        <w:t>To (target environment):</w:t>
      </w:r>
    </w:p>
    <w:p w14:paraId="32D34BF2" w14:textId="4732C1DD"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8F7F28">
      <w:pPr>
        <w:pStyle w:val="ListParagraph"/>
        <w:numPr>
          <w:ilvl w:val="0"/>
          <w:numId w:val="70"/>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w:t>
      </w:r>
      <w:proofErr w:type="gramStart"/>
      <w:r w:rsidRPr="00844456">
        <w:rPr>
          <w:rFonts w:ascii="Courier New" w:hAnsi="Courier New" w:cs="Courier New"/>
          <w:sz w:val="18"/>
          <w:szCs w:val="18"/>
        </w:rPr>
        <w:t>property</w:t>
      </w:r>
      <w:proofErr w:type="gramEnd"/>
      <w:r w:rsidRPr="00844456">
        <w:rPr>
          <w:rFonts w:ascii="Courier New" w:hAnsi="Courier New" w:cs="Courier New"/>
          <w:sz w:val="18"/>
          <w:szCs w:val="18"/>
        </w:rPr>
        <w:t xml:space="preserve"> name="</w:t>
      </w:r>
      <w:r w:rsidRPr="00844456">
        <w:rPr>
          <w:rFonts w:ascii="Courier New" w:hAnsi="Courier New" w:cs="Courier New"/>
          <w:b/>
          <w:sz w:val="18"/>
          <w:szCs w:val="18"/>
        </w:rPr>
        <w:t>webserver.dir</w:t>
      </w:r>
      <w:r w:rsidRPr="00844456">
        <w:rPr>
          <w:rFonts w:ascii="Courier New" w:hAnsi="Courier New" w:cs="Courier New"/>
          <w:sz w:val="18"/>
          <w:szCs w:val="18"/>
        </w:rPr>
        <w:t>" value="</w:t>
      </w:r>
      <w:r w:rsidRPr="00844456">
        <w:rPr>
          <w:rFonts w:ascii="Courier New" w:hAnsi="Courier New" w:cs="Courier New"/>
          <w:i/>
          <w:sz w:val="18"/>
          <w:szCs w:val="18"/>
        </w:rPr>
        <w:t>full_path_to_tomcat_directory</w:t>
      </w:r>
      <w:r w:rsidRPr="00844456">
        <w:rPr>
          <w:rFonts w:ascii="Courier New" w:hAnsi="Courier New" w:cs="Courier New"/>
          <w:sz w:val="18"/>
          <w:szCs w:val="18"/>
        </w:rPr>
        <w:t>" /&gt;</w:t>
      </w:r>
    </w:p>
    <w:p w14:paraId="0A164A3C" w14:textId="77777777" w:rsidR="008F7F28" w:rsidRDefault="008F7F28" w:rsidP="00377B17">
      <w:pPr>
        <w:rPr>
          <w:rFonts w:cs="Arial"/>
          <w:sz w:val="22"/>
        </w:rPr>
      </w:pPr>
    </w:p>
    <w:p w14:paraId="7F3624C6" w14:textId="086E0C5D" w:rsidR="008F7F28" w:rsidRDefault="008F7F28" w:rsidP="008F7F28">
      <w:pPr>
        <w:pStyle w:val="ListParagraph"/>
        <w:numPr>
          <w:ilvl w:val="0"/>
          <w:numId w:val="70"/>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proofErr w:type="gramStart"/>
      <w:r w:rsidRPr="00377B17">
        <w:rPr>
          <w:rFonts w:ascii="Courier New" w:hAnsi="Courier New" w:cs="Courier New"/>
          <w:sz w:val="18"/>
          <w:szCs w:val="18"/>
        </w:rPr>
        <w:t>ant</w:t>
      </w:r>
      <w:proofErr w:type="gramEnd"/>
    </w:p>
    <w:p w14:paraId="7039A86E" w14:textId="77777777" w:rsidR="008F7F28" w:rsidRPr="00377B17" w:rsidRDefault="008F7F28" w:rsidP="00377B17">
      <w:pPr>
        <w:rPr>
          <w:rFonts w:cs="Arial"/>
          <w:sz w:val="22"/>
        </w:rPr>
      </w:pPr>
    </w:p>
    <w:p w14:paraId="07BB2762" w14:textId="7A2FDA44" w:rsidR="008F7F28" w:rsidRDefault="008F7F28" w:rsidP="008F7F28">
      <w:pPr>
        <w:pStyle w:val="ListParagraph"/>
        <w:numPr>
          <w:ilvl w:val="0"/>
          <w:numId w:val="70"/>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3FDE3314"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20180201_132525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377B17">
      <w:pPr>
        <w:pStyle w:val="Heading2"/>
      </w:pPr>
      <w:bookmarkStart w:id="266" w:name="_Toc393018017"/>
      <w:r>
        <w:t>Web Application (UI Module) Deployment</w:t>
      </w:r>
      <w:bookmarkEnd w:id="266"/>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77777777" w:rsidR="00B82A01" w:rsidRPr="00B82A01" w:rsidRDefault="00B82A01" w:rsidP="00B82A01">
      <w:pPr>
        <w:rPr>
          <w:rFonts w:cs="Arial"/>
          <w:sz w:val="22"/>
        </w:rPr>
      </w:pPr>
      <w:r w:rsidRPr="00B82A01">
        <w:rPr>
          <w:rFonts w:cs="Arial"/>
          <w:sz w:val="22"/>
        </w:rPr>
        <w:lastRenderedPageBreak/>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377B17">
      <w:pPr>
        <w:pStyle w:val="ListParagraph"/>
        <w:numPr>
          <w:ilvl w:val="0"/>
          <w:numId w:val="7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377B17">
      <w:pPr>
        <w:pStyle w:val="ListParagraph"/>
        <w:numPr>
          <w:ilvl w:val="0"/>
          <w:numId w:val="7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proofErr w:type="gramStart"/>
      <w:r w:rsidRPr="00377B17">
        <w:rPr>
          <w:rFonts w:ascii="Courier New" w:hAnsi="Courier New" w:cs="Courier New"/>
          <w:sz w:val="18"/>
          <w:szCs w:val="18"/>
        </w:rPr>
        <w:t>mkdir</w:t>
      </w:r>
      <w:proofErr w:type="gramEnd"/>
      <w:r w:rsidRPr="00377B17">
        <w:rPr>
          <w:rFonts w:ascii="Courier New" w:hAnsi="Courier New" w:cs="Courier New"/>
          <w:sz w:val="18"/>
          <w:szCs w:val="18"/>
        </w:rPr>
        <w:t xml:space="preserve">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377B17">
      <w:pPr>
        <w:pStyle w:val="ListParagraph"/>
        <w:numPr>
          <w:ilvl w:val="0"/>
          <w:numId w:val="7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377B17">
      <w:pPr>
        <w:pStyle w:val="ListParagraph"/>
        <w:numPr>
          <w:ilvl w:val="0"/>
          <w:numId w:val="71"/>
        </w:numPr>
        <w:rPr>
          <w:rFonts w:cs="Arial"/>
          <w:sz w:val="22"/>
        </w:rPr>
      </w:pPr>
      <w:r w:rsidRPr="00377B17">
        <w:rPr>
          <w:rFonts w:cs="Arial"/>
          <w:sz w:val="22"/>
        </w:rPr>
        <w:t>From (source repository):</w:t>
      </w:r>
    </w:p>
    <w:p w14:paraId="2AE0037A" w14:textId="0829B7E2" w:rsidR="00106225" w:rsidRPr="00377B17" w:rsidRDefault="00106225" w:rsidP="00377B17">
      <w:pPr>
        <w:ind w:left="1440"/>
        <w:rPr>
          <w:rFonts w:ascii="Courier New" w:hAnsi="Courier New" w:cs="Courier New"/>
          <w:sz w:val="18"/>
          <w:szCs w:val="18"/>
        </w:rPr>
      </w:pPr>
      <w:proofErr w:type="gramStart"/>
      <w:r w:rsidRPr="00377B17">
        <w:rPr>
          <w:rFonts w:ascii="Courier New" w:hAnsi="Courier New" w:cs="Courier New"/>
          <w:sz w:val="18"/>
          <w:szCs w:val="18"/>
        </w:rPr>
        <w:t>deploy</w:t>
      </w:r>
      <w:proofErr w:type="gramEnd"/>
      <w:r w:rsidRPr="00377B17">
        <w:rPr>
          <w:rFonts w:ascii="Courier New" w:hAnsi="Courier New" w:cs="Courier New"/>
          <w:sz w:val="18"/>
          <w:szCs w:val="18"/>
        </w:rPr>
        <w:t>/deploy_ui_qa.sh</w:t>
      </w:r>
    </w:p>
    <w:p w14:paraId="6EF236FC" w14:textId="76FBE90E" w:rsidR="00106225" w:rsidRPr="00377B17" w:rsidRDefault="00106225" w:rsidP="00377B17">
      <w:pPr>
        <w:pStyle w:val="ListParagraph"/>
        <w:numPr>
          <w:ilvl w:val="0"/>
          <w:numId w:val="71"/>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565BC7B5" w:rsidR="00106225" w:rsidRDefault="00106225" w:rsidP="00377B17">
      <w:pPr>
        <w:pStyle w:val="ListParagraph"/>
        <w:numPr>
          <w:ilvl w:val="0"/>
          <w:numId w:val="73"/>
        </w:numPr>
        <w:rPr>
          <w:rFonts w:cs="Arial"/>
          <w:sz w:val="22"/>
        </w:rPr>
      </w:pPr>
      <w:r w:rsidRPr="00B82A01">
        <w:rPr>
          <w:rFonts w:cs="Arial"/>
          <w:sz w:val="22"/>
        </w:rPr>
        <w:t xml:space="preserve">Using a text editor, modify the following property value in the </w:t>
      </w:r>
      <w:r w:rsidR="002324C7" w:rsidRPr="00981CD2">
        <w:rPr>
          <w:rFonts w:ascii="Courier New" w:hAnsi="Courier New" w:cs="Courier New"/>
          <w:sz w:val="22"/>
        </w:rPr>
        <w:t>deploy_ui_</w:t>
      </w:r>
      <w:r w:rsidR="00981CD2" w:rsidRPr="00981CD2">
        <w:rPr>
          <w:rFonts w:ascii="Courier New" w:hAnsi="Courier New" w:cs="Courier New"/>
          <w:i/>
          <w:sz w:val="22"/>
        </w:rPr>
        <w:t>qa</w:t>
      </w:r>
      <w:r w:rsidR="002324C7" w:rsidRPr="00981CD2">
        <w:rPr>
          <w:rFonts w:ascii="Courier New" w:hAnsi="Courier New" w:cs="Courier New"/>
          <w:sz w:val="22"/>
        </w:rPr>
        <w:t>.sh</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24C593F5" w14:textId="77777777" w:rsidR="00106225" w:rsidRPr="00377B17" w:rsidRDefault="00106225" w:rsidP="00377B17">
      <w:pPr>
        <w:ind w:left="1440"/>
        <w:rPr>
          <w:rFonts w:ascii="Courier New" w:hAnsi="Courier New" w:cs="Courier New"/>
          <w:sz w:val="18"/>
          <w:szCs w:val="18"/>
        </w:rPr>
      </w:pPr>
      <w:r w:rsidRPr="00377B17">
        <w:rPr>
          <w:rFonts w:ascii="Courier New" w:hAnsi="Courier New" w:cs="Courier New"/>
          <w:b/>
          <w:sz w:val="18"/>
          <w:szCs w:val="18"/>
        </w:rPr>
        <w:t>DIR_DEPLOY</w:t>
      </w:r>
      <w:r w:rsidRPr="00377B17">
        <w:rPr>
          <w:rFonts w:ascii="Courier New" w:hAnsi="Courier New" w:cs="Courier New"/>
          <w:sz w:val="18"/>
          <w:szCs w:val="18"/>
        </w:rPr>
        <w:t>=</w:t>
      </w:r>
      <w:r w:rsidRPr="00377B17">
        <w:rPr>
          <w:rFonts w:ascii="Courier New" w:hAnsi="Courier New" w:cs="Courier New"/>
          <w:i/>
          <w:sz w:val="18"/>
          <w:szCs w:val="18"/>
        </w:rPr>
        <w:t>&lt;full_path_to_deploy_baseline_directory_above&gt;</w:t>
      </w:r>
    </w:p>
    <w:p w14:paraId="4AC9F093" w14:textId="03DC7E14" w:rsidR="00106225" w:rsidRPr="00377B17" w:rsidRDefault="00106225" w:rsidP="00377B17">
      <w:pPr>
        <w:ind w:left="1440"/>
        <w:rPr>
          <w:rFonts w:ascii="Courier New" w:hAnsi="Courier New" w:cs="Courier New"/>
          <w:sz w:val="18"/>
          <w:szCs w:val="18"/>
        </w:rPr>
      </w:pPr>
      <w:r w:rsidRPr="00377B17">
        <w:rPr>
          <w:rFonts w:ascii="Courier New" w:hAnsi="Courier New" w:cs="Courier New"/>
          <w:b/>
          <w:sz w:val="18"/>
          <w:szCs w:val="18"/>
        </w:rPr>
        <w:t>DIR_TOMCAT</w:t>
      </w:r>
      <w:r w:rsidRPr="00377B17">
        <w:rPr>
          <w:rFonts w:ascii="Courier New" w:hAnsi="Courier New" w:cs="Courier New"/>
          <w:sz w:val="18"/>
          <w:szCs w:val="18"/>
        </w:rPr>
        <w:t>=</w:t>
      </w:r>
      <w:r w:rsidRPr="00377B17">
        <w:rPr>
          <w:rFonts w:ascii="Courier New" w:hAnsi="Courier New" w:cs="Courier New"/>
          <w:i/>
          <w:sz w:val="18"/>
          <w:szCs w:val="18"/>
        </w:rPr>
        <w:t>&lt;full_path_to_tomcat_directory&gt;</w:t>
      </w:r>
    </w:p>
    <w:p w14:paraId="36BA5116" w14:textId="77777777" w:rsidR="00106225" w:rsidRPr="00377B17" w:rsidRDefault="00106225" w:rsidP="00377B17">
      <w:pPr>
        <w:rPr>
          <w:rFonts w:cs="Arial"/>
          <w:sz w:val="22"/>
        </w:rPr>
      </w:pPr>
    </w:p>
    <w:p w14:paraId="72289DDF" w14:textId="758740E8" w:rsidR="00106225" w:rsidRDefault="00106225" w:rsidP="00377B17">
      <w:pPr>
        <w:pStyle w:val="ListParagraph"/>
        <w:numPr>
          <w:ilvl w:val="0"/>
          <w:numId w:val="7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05468E30" w:rsidR="00106225" w:rsidRPr="00377B17" w:rsidRDefault="00106225" w:rsidP="00377B17">
      <w:pPr>
        <w:ind w:left="1440"/>
        <w:rPr>
          <w:rFonts w:ascii="Courier New" w:hAnsi="Courier New" w:cs="Courier New"/>
          <w:sz w:val="18"/>
          <w:szCs w:val="18"/>
        </w:rPr>
      </w:pPr>
      <w:proofErr w:type="gramStart"/>
      <w:r w:rsidRPr="00377B17">
        <w:rPr>
          <w:rFonts w:ascii="Courier New" w:hAnsi="Courier New" w:cs="Courier New"/>
          <w:sz w:val="18"/>
          <w:szCs w:val="18"/>
        </w:rPr>
        <w:t>chomod</w:t>
      </w:r>
      <w:proofErr w:type="gramEnd"/>
      <w:r w:rsidRPr="00377B17">
        <w:rPr>
          <w:rFonts w:ascii="Courier New" w:hAnsi="Courier New" w:cs="Courier New"/>
          <w:sz w:val="18"/>
          <w:szCs w:val="18"/>
        </w:rPr>
        <w:t xml:space="preserve"> 744 deploy_ui_qa.sh</w:t>
      </w:r>
    </w:p>
    <w:p w14:paraId="02104B98" w14:textId="77777777" w:rsidR="00106225" w:rsidRPr="00377B17" w:rsidRDefault="00106225" w:rsidP="00106225">
      <w:pPr>
        <w:rPr>
          <w:rFonts w:cs="Arial"/>
          <w:sz w:val="22"/>
        </w:rPr>
      </w:pPr>
    </w:p>
    <w:p w14:paraId="09FD401B" w14:textId="0F647571" w:rsidR="00106225" w:rsidRDefault="00106225" w:rsidP="00377B17">
      <w:pPr>
        <w:pStyle w:val="ListParagraph"/>
        <w:numPr>
          <w:ilvl w:val="0"/>
          <w:numId w:val="7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377B17">
      <w:pPr>
        <w:pStyle w:val="ListParagraph"/>
        <w:numPr>
          <w:ilvl w:val="0"/>
          <w:numId w:val="71"/>
        </w:numPr>
        <w:rPr>
          <w:rFonts w:cs="Arial"/>
          <w:sz w:val="22"/>
        </w:rPr>
      </w:pPr>
      <w:r w:rsidRPr="00377B17">
        <w:rPr>
          <w:rFonts w:cs="Arial"/>
          <w:sz w:val="22"/>
        </w:rPr>
        <w:t>From (source repository):</w:t>
      </w:r>
    </w:p>
    <w:p w14:paraId="05A30256" w14:textId="5D4B7BCD" w:rsidR="00106225" w:rsidRPr="00377B17" w:rsidRDefault="00106225" w:rsidP="00377B17">
      <w:pPr>
        <w:ind w:left="1440"/>
        <w:rPr>
          <w:rFonts w:ascii="Courier New" w:hAnsi="Courier New" w:cs="Courier New"/>
          <w:sz w:val="18"/>
          <w:szCs w:val="18"/>
        </w:rPr>
      </w:pPr>
      <w:proofErr w:type="gramStart"/>
      <w:r w:rsidRPr="00377B17">
        <w:rPr>
          <w:rFonts w:ascii="Courier New" w:hAnsi="Courier New" w:cs="Courier New"/>
          <w:sz w:val="18"/>
          <w:szCs w:val="18"/>
        </w:rPr>
        <w:t>runtime</w:t>
      </w:r>
      <w:proofErr w:type="gramEnd"/>
      <w:r w:rsidRPr="00377B17">
        <w:rPr>
          <w:rFonts w:ascii="Courier New" w:hAnsi="Courier New" w:cs="Courier New"/>
          <w:sz w:val="18"/>
          <w:szCs w:val="18"/>
        </w:rPr>
        <w:t>_20180201_132525.zip</w:t>
      </w:r>
    </w:p>
    <w:p w14:paraId="599D53DD" w14:textId="7E0C1DAC" w:rsidR="00106225" w:rsidRPr="00377B17" w:rsidRDefault="00106225" w:rsidP="00377B17">
      <w:pPr>
        <w:pStyle w:val="ListParagraph"/>
        <w:numPr>
          <w:ilvl w:val="0"/>
          <w:numId w:val="71"/>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377B17">
      <w:pPr>
        <w:pStyle w:val="ListParagraph"/>
        <w:numPr>
          <w:ilvl w:val="0"/>
          <w:numId w:val="7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proofErr w:type="gramStart"/>
      <w:r w:rsidRPr="00377B17">
        <w:rPr>
          <w:rFonts w:ascii="Courier New" w:hAnsi="Courier New" w:cs="Courier New"/>
          <w:sz w:val="18"/>
          <w:szCs w:val="18"/>
        </w:rPr>
        <w:t>rm</w:t>
      </w:r>
      <w:proofErr w:type="gramEnd"/>
      <w:r w:rsidRPr="00377B17">
        <w:rPr>
          <w:rFonts w:ascii="Courier New" w:hAnsi="Courier New" w:cs="Courier New"/>
          <w:sz w:val="18"/>
          <w:szCs w:val="18"/>
        </w:rPr>
        <w:t xml:space="preserve"> -rf runtime</w:t>
      </w:r>
    </w:p>
    <w:p w14:paraId="25AACBAD" w14:textId="5C9DBFEF" w:rsidR="004B792D" w:rsidRPr="00B82A01" w:rsidRDefault="004B792D" w:rsidP="00377B17">
      <w:pPr>
        <w:ind w:left="1440"/>
        <w:rPr>
          <w:rFonts w:cs="Arial"/>
          <w:sz w:val="22"/>
        </w:rPr>
      </w:pPr>
      <w:proofErr w:type="gramStart"/>
      <w:r w:rsidRPr="00377B17">
        <w:rPr>
          <w:rFonts w:ascii="Courier New" w:hAnsi="Courier New" w:cs="Courier New"/>
          <w:sz w:val="18"/>
          <w:szCs w:val="18"/>
        </w:rPr>
        <w:t>unzip</w:t>
      </w:r>
      <w:proofErr w:type="gramEnd"/>
      <w:r w:rsidRPr="00377B17">
        <w:rPr>
          <w:rFonts w:ascii="Courier New" w:hAnsi="Courier New" w:cs="Courier New"/>
          <w:sz w:val="18"/>
          <w:szCs w:val="18"/>
        </w:rPr>
        <w:t xml:space="preserve"> runtime_</w:t>
      </w:r>
      <w:r w:rsidRPr="00377B17">
        <w:rPr>
          <w:rFonts w:ascii="Courier New" w:hAnsi="Courier New" w:cs="Courier New"/>
          <w:i/>
          <w:sz w:val="18"/>
          <w:szCs w:val="18"/>
        </w:rPr>
        <w:t>20180201_132525</w:t>
      </w:r>
      <w:r w:rsidRPr="00377B17">
        <w:rPr>
          <w:rFonts w:ascii="Courier New" w:hAnsi="Courier New" w:cs="Courier New"/>
          <w:sz w:val="18"/>
          <w:szCs w:val="18"/>
        </w:rPr>
        <w:t>.zip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377B17">
      <w:pPr>
        <w:pStyle w:val="ListParagraph"/>
        <w:numPr>
          <w:ilvl w:val="0"/>
          <w:numId w:val="7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259F6584" w:rsidR="004B792D" w:rsidRPr="00377B17" w:rsidRDefault="004B792D" w:rsidP="00377B17">
      <w:pPr>
        <w:ind w:left="1440"/>
        <w:rPr>
          <w:rFonts w:ascii="Courier New" w:hAnsi="Courier New" w:cs="Courier New"/>
          <w:sz w:val="18"/>
          <w:szCs w:val="18"/>
        </w:rPr>
      </w:pPr>
      <w:proofErr w:type="gramStart"/>
      <w:r w:rsidRPr="00377B17">
        <w:rPr>
          <w:rFonts w:ascii="Courier New" w:hAnsi="Courier New" w:cs="Courier New"/>
          <w:sz w:val="18"/>
          <w:szCs w:val="18"/>
        </w:rPr>
        <w:t>./</w:t>
      </w:r>
      <w:proofErr w:type="gramEnd"/>
      <w:r w:rsidRPr="00377B17">
        <w:rPr>
          <w:rFonts w:ascii="Courier New" w:hAnsi="Courier New" w:cs="Courier New"/>
          <w:sz w:val="18"/>
          <w:szCs w:val="18"/>
        </w:rPr>
        <w:t>deploy_ui_qa.sh -nodebug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"-nodebug" option, a dummy script should be placed in the deployment directory.  Make sure the dummy script mode is executable.</w:t>
      </w:r>
    </w:p>
    <w:p w14:paraId="38E875F8" w14:textId="77777777" w:rsidR="004B792D" w:rsidRPr="00B82A01" w:rsidRDefault="004B792D" w:rsidP="00377B17">
      <w:pPr>
        <w:ind w:left="720"/>
        <w:rPr>
          <w:rFonts w:cs="Arial"/>
          <w:sz w:val="22"/>
        </w:rPr>
      </w:pPr>
    </w:p>
    <w:p w14:paraId="49027CEA" w14:textId="6F065004" w:rsidR="004B792D" w:rsidRPr="00B82A01" w:rsidRDefault="004B792D" w:rsidP="00377B17">
      <w:pPr>
        <w:ind w:left="720"/>
        <w:rPr>
          <w:rFonts w:cs="Arial"/>
          <w:sz w:val="22"/>
        </w:rPr>
      </w:pPr>
      <w:r w:rsidRPr="00B82A01">
        <w:rPr>
          <w:rFonts w:cs="Arial"/>
          <w:sz w:val="22"/>
        </w:rPr>
        <w:t>For example:</w:t>
      </w:r>
    </w:p>
    <w:p w14:paraId="7F7F0455" w14:textId="3947B9EF" w:rsidR="004B792D" w:rsidRPr="00377B17" w:rsidRDefault="004B792D" w:rsidP="00377B17">
      <w:pPr>
        <w:pStyle w:val="ListParagraph"/>
        <w:numPr>
          <w:ilvl w:val="0"/>
          <w:numId w:val="71"/>
        </w:numPr>
        <w:rPr>
          <w:rFonts w:cs="Arial"/>
          <w:sz w:val="22"/>
        </w:rPr>
      </w:pPr>
      <w:r w:rsidRPr="00377B17">
        <w:rPr>
          <w:rFonts w:cs="Arial"/>
          <w:sz w:val="22"/>
        </w:rPr>
        <w:t>From (source repository):</w:t>
      </w:r>
    </w:p>
    <w:p w14:paraId="46D61D3A" w14:textId="40A3E1CF" w:rsidR="004B792D" w:rsidRPr="00377B17" w:rsidRDefault="004B792D" w:rsidP="00377B17">
      <w:pPr>
        <w:ind w:left="1440"/>
        <w:rPr>
          <w:rFonts w:ascii="Courier New" w:hAnsi="Courier New" w:cs="Courier New"/>
          <w:sz w:val="18"/>
          <w:szCs w:val="18"/>
        </w:rPr>
      </w:pPr>
      <w:proofErr w:type="gramStart"/>
      <w:r w:rsidRPr="00377B17">
        <w:rPr>
          <w:rFonts w:ascii="Courier New" w:hAnsi="Courier New" w:cs="Courier New"/>
          <w:sz w:val="18"/>
          <w:szCs w:val="18"/>
        </w:rPr>
        <w:t>deploy</w:t>
      </w:r>
      <w:proofErr w:type="gramEnd"/>
      <w:r w:rsidRPr="00377B17">
        <w:rPr>
          <w:rFonts w:ascii="Courier New" w:hAnsi="Courier New" w:cs="Courier New"/>
          <w:sz w:val="18"/>
          <w:szCs w:val="18"/>
        </w:rPr>
        <w:t>/script1.sh</w:t>
      </w:r>
    </w:p>
    <w:p w14:paraId="1F2C06B9" w14:textId="1A4AF9AC" w:rsidR="004B792D" w:rsidRPr="00377B17" w:rsidRDefault="004B792D" w:rsidP="00377B17">
      <w:pPr>
        <w:pStyle w:val="ListParagraph"/>
        <w:numPr>
          <w:ilvl w:val="0"/>
          <w:numId w:val="71"/>
        </w:numPr>
        <w:rPr>
          <w:rFonts w:cs="Arial"/>
          <w:sz w:val="22"/>
        </w:rPr>
      </w:pPr>
      <w:r w:rsidRPr="00377B17">
        <w:rPr>
          <w:rFonts w:cs="Arial"/>
          <w:sz w:val="22"/>
        </w:rPr>
        <w:t>To (target environment):</w:t>
      </w:r>
    </w:p>
    <w:p w14:paraId="770ABA13" w14:textId="310B7D78" w:rsidR="004B792D" w:rsidRPr="00377B17" w:rsidRDefault="004B792D"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w:t>
      </w:r>
    </w:p>
    <w:p w14:paraId="6026B4A2" w14:textId="77777777" w:rsidR="004B792D" w:rsidRDefault="004B792D" w:rsidP="00377B17">
      <w:pPr>
        <w:ind w:left="720"/>
        <w:rPr>
          <w:rFonts w:cs="Arial"/>
          <w:sz w:val="22"/>
        </w:rPr>
      </w:pPr>
    </w:p>
    <w:p w14:paraId="269689CE" w14:textId="77777777" w:rsidR="005D1C73" w:rsidRDefault="005D1C73" w:rsidP="00377B17">
      <w:pPr>
        <w:ind w:left="720"/>
        <w:rPr>
          <w:rFonts w:cs="Arial"/>
          <w:sz w:val="22"/>
        </w:rPr>
      </w:pPr>
    </w:p>
    <w:p w14:paraId="48E492F9" w14:textId="7C53DD10" w:rsidR="004C622C" w:rsidRDefault="004C622C" w:rsidP="00377B17">
      <w:pPr>
        <w:ind w:left="1440"/>
        <w:rPr>
          <w:rFonts w:ascii="Courier New" w:hAnsi="Courier New" w:cs="Courier New"/>
          <w:sz w:val="18"/>
          <w:szCs w:val="18"/>
        </w:rPr>
      </w:pPr>
      <w:r>
        <w:rPr>
          <w:rFonts w:ascii="Courier New" w:hAnsi="Courier New" w:cs="Courier New"/>
          <w:sz w:val="18"/>
          <w:szCs w:val="18"/>
        </w:rPr>
        <w:t xml:space="preserve">cd </w:t>
      </w:r>
      <w:r w:rsidRPr="00BA005D">
        <w:rPr>
          <w:rFonts w:ascii="Courier New" w:hAnsi="Courier New" w:cs="Courier New"/>
          <w:sz w:val="18"/>
          <w:szCs w:val="18"/>
        </w:rPr>
        <w:t>&lt;DEV_server_dir&gt;/work/deploy</w:t>
      </w:r>
    </w:p>
    <w:p w14:paraId="722B8389" w14:textId="59ADD4D2" w:rsidR="004B792D" w:rsidRDefault="004B792D" w:rsidP="00377B17">
      <w:pPr>
        <w:ind w:left="1440"/>
        <w:rPr>
          <w:rFonts w:ascii="Courier New" w:hAnsi="Courier New" w:cs="Courier New"/>
          <w:sz w:val="18"/>
          <w:szCs w:val="18"/>
        </w:rPr>
      </w:pPr>
      <w:proofErr w:type="gramStart"/>
      <w:r w:rsidRPr="00377B17">
        <w:rPr>
          <w:rFonts w:ascii="Courier New" w:hAnsi="Courier New" w:cs="Courier New"/>
          <w:sz w:val="18"/>
          <w:szCs w:val="18"/>
        </w:rPr>
        <w:t>chomod</w:t>
      </w:r>
      <w:proofErr w:type="gramEnd"/>
      <w:r w:rsidRPr="00377B17">
        <w:rPr>
          <w:rFonts w:ascii="Courier New" w:hAnsi="Courier New" w:cs="Courier New"/>
          <w:sz w:val="18"/>
          <w:szCs w:val="18"/>
        </w:rPr>
        <w:t xml:space="preserve"> 744 script1.sh</w:t>
      </w:r>
    </w:p>
    <w:p w14:paraId="6C129361" w14:textId="449FFE1E" w:rsidR="004C622C" w:rsidRPr="00377B17" w:rsidRDefault="004C622C" w:rsidP="00377B17">
      <w:pPr>
        <w:ind w:left="1440"/>
        <w:rPr>
          <w:rFonts w:ascii="Courier New" w:hAnsi="Courier New" w:cs="Courier New"/>
          <w:sz w:val="18"/>
          <w:szCs w:val="18"/>
        </w:rPr>
      </w:pPr>
      <w:proofErr w:type="gramStart"/>
      <w:r w:rsidRPr="00BA005D">
        <w:rPr>
          <w:rFonts w:ascii="Courier New" w:hAnsi="Courier New" w:cs="Courier New"/>
          <w:sz w:val="18"/>
          <w:szCs w:val="18"/>
        </w:rPr>
        <w:t>./</w:t>
      </w:r>
      <w:proofErr w:type="gramEnd"/>
      <w:r w:rsidRPr="00BA005D">
        <w:rPr>
          <w:rFonts w:ascii="Courier New" w:hAnsi="Courier New" w:cs="Courier New"/>
          <w:sz w:val="18"/>
          <w:szCs w:val="18"/>
        </w:rPr>
        <w:t>deploy_ui_qa.sh</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2FFF9369" w14:textId="77777777" w:rsidR="00B71FDD" w:rsidRDefault="00B71FDD" w:rsidP="00C03530">
      <w:pPr>
        <w:rPr>
          <w:rFonts w:cs="Arial"/>
          <w:sz w:val="22"/>
        </w:rPr>
      </w:pPr>
    </w:p>
    <w:p w14:paraId="3A1F1ACE" w14:textId="77777777" w:rsidR="00F77C1B" w:rsidRPr="00F77C1B" w:rsidRDefault="00F77C1B" w:rsidP="00F77C1B">
      <w:pPr>
        <w:pStyle w:val="Heading2"/>
      </w:pPr>
      <w:bookmarkStart w:id="267" w:name="_Toc393018018"/>
      <w:r w:rsidRPr="00F77C1B">
        <w:t>Configuration</w:t>
      </w:r>
      <w:bookmarkEnd w:id="267"/>
    </w:p>
    <w:p w14:paraId="01D4277B" w14:textId="77777777" w:rsidR="002A5D3B" w:rsidRDefault="00F77C1B" w:rsidP="00F77C1B">
      <w:pPr>
        <w:rPr>
          <w:rFonts w:cs="Arial"/>
          <w:sz w:val="22"/>
        </w:rPr>
      </w:pPr>
      <w:r w:rsidRPr="00F77C1B">
        <w:rPr>
          <w:rFonts w:cs="Arial"/>
          <w:sz w:val="22"/>
        </w:rPr>
        <w:t>After deploying web application runtime files, we need to make changes to the configuration</w:t>
      </w:r>
      <w:r w:rsidR="002A5D3B">
        <w:rPr>
          <w:rFonts w:cs="Arial"/>
          <w:sz w:val="22"/>
        </w:rPr>
        <w:t>.</w:t>
      </w:r>
    </w:p>
    <w:p w14:paraId="3DAF30DD" w14:textId="77777777" w:rsidR="002A5D3B" w:rsidRDefault="002A5D3B" w:rsidP="00F77C1B">
      <w:pPr>
        <w:rPr>
          <w:rFonts w:cs="Arial"/>
          <w:sz w:val="22"/>
        </w:rPr>
      </w:pPr>
    </w:p>
    <w:p w14:paraId="62735FA4" w14:textId="27A5C06F" w:rsidR="00DF662C" w:rsidRDefault="00DF662C" w:rsidP="00DF662C">
      <w:pPr>
        <w:pStyle w:val="Heading3"/>
      </w:pPr>
      <w:bookmarkStart w:id="268" w:name="_Toc393018019"/>
      <w:proofErr w:type="gramStart"/>
      <w:r>
        <w:t>BizFlow Server Configuration</w:t>
      </w:r>
      <w:r w:rsidRPr="00F77C1B">
        <w:t xml:space="preserve"> files.</w:t>
      </w:r>
      <w:bookmarkEnd w:id="268"/>
      <w:proofErr w:type="gramEnd"/>
    </w:p>
    <w:p w14:paraId="7F2901CC" w14:textId="41F4CF3A" w:rsidR="00DF662C" w:rsidRPr="00D72716" w:rsidRDefault="00DF662C" w:rsidP="00DF662C">
      <w:pPr>
        <w:pStyle w:val="Heading4"/>
      </w:pPr>
      <w:bookmarkStart w:id="269" w:name="_Toc393018020"/>
      <w:proofErr w:type="gramStart"/>
      <w:r>
        <w:t>server.ini</w:t>
      </w:r>
      <w:proofErr w:type="gramEnd"/>
      <w:r>
        <w:t xml:space="preserve"> Configuration</w:t>
      </w:r>
      <w:bookmarkEnd w:id="269"/>
    </w:p>
    <w:p w14:paraId="67BEB01F" w14:textId="77777777" w:rsidR="00DF662C" w:rsidRDefault="00DF662C" w:rsidP="00EC07A2">
      <w:pPr>
        <w:pStyle w:val="ListParagraph"/>
        <w:numPr>
          <w:ilvl w:val="0"/>
          <w:numId w:val="48"/>
        </w:numPr>
        <w:rPr>
          <w:rFonts w:cs="Arial"/>
          <w:sz w:val="22"/>
        </w:rPr>
      </w:pPr>
      <w:r>
        <w:rPr>
          <w:rFonts w:cs="Arial"/>
          <w:sz w:val="22"/>
        </w:rPr>
        <w:t>Log in to the machine where BizFlow Server is installed.</w:t>
      </w:r>
    </w:p>
    <w:p w14:paraId="577B4D06" w14:textId="79B2C88E" w:rsidR="00DF662C" w:rsidRDefault="00DF662C" w:rsidP="00EC07A2">
      <w:pPr>
        <w:pStyle w:val="ListParagraph"/>
        <w:numPr>
          <w:ilvl w:val="0"/>
          <w:numId w:val="48"/>
        </w:numPr>
        <w:rPr>
          <w:rFonts w:cs="Arial"/>
          <w:sz w:val="22"/>
        </w:rPr>
      </w:pPr>
      <w:r>
        <w:rPr>
          <w:rFonts w:cs="Arial"/>
          <w:sz w:val="22"/>
        </w:rPr>
        <w:t>Open &lt;BIZFLOW_SERVER_DIRECTORY&gt;/bin/server.ini file in a text editor.</w:t>
      </w:r>
    </w:p>
    <w:p w14:paraId="26E6A774" w14:textId="5108035C" w:rsidR="00DF662C" w:rsidRDefault="00DF662C" w:rsidP="00EC07A2">
      <w:pPr>
        <w:pStyle w:val="ListParagraph"/>
        <w:numPr>
          <w:ilvl w:val="0"/>
          <w:numId w:val="48"/>
        </w:numPr>
        <w:rPr>
          <w:rFonts w:cs="Arial"/>
          <w:sz w:val="22"/>
        </w:rPr>
      </w:pPr>
      <w:r>
        <w:rPr>
          <w:rFonts w:cs="Arial"/>
          <w:sz w:val="22"/>
        </w:rPr>
        <w:t xml:space="preserve">Find </w:t>
      </w:r>
      <w:r w:rsidR="006B64F8">
        <w:rPr>
          <w:rFonts w:cs="Arial"/>
          <w:sz w:val="22"/>
        </w:rPr>
        <w:t>and set the following entry.</w:t>
      </w:r>
    </w:p>
    <w:p w14:paraId="262BD146" w14:textId="77777777" w:rsidR="006B64F8" w:rsidRDefault="006B64F8" w:rsidP="00EC07A2">
      <w:pPr>
        <w:ind w:left="720"/>
        <w:rPr>
          <w:rFonts w:ascii="Courier New" w:hAnsi="Courier New" w:cs="Courier New"/>
          <w:sz w:val="18"/>
          <w:szCs w:val="18"/>
        </w:rPr>
      </w:pPr>
    </w:p>
    <w:p w14:paraId="5FA94E86" w14:textId="1F332E41" w:rsidR="006B64F8" w:rsidRDefault="003F6167" w:rsidP="00EC07A2">
      <w:pPr>
        <w:ind w:left="720"/>
        <w:rPr>
          <w:rFonts w:ascii="Courier New" w:hAnsi="Courier New" w:cs="Courier New"/>
          <w:sz w:val="18"/>
          <w:szCs w:val="18"/>
        </w:rPr>
      </w:pPr>
      <w:hyperlink r:id="rId36" w:history="1">
        <w:r w:rsidRPr="000C7CC9">
          <w:rPr>
            <w:rStyle w:val="Hyperlink"/>
            <w:rFonts w:ascii="Courier New" w:hAnsi="Courier New" w:cs="Courier New"/>
            <w:b w:val="0"/>
            <w:sz w:val="18"/>
            <w:szCs w:val="18"/>
          </w:rPr>
          <w:t>DeadlineMailSender</w:t>
        </w:r>
        <w:r w:rsidRPr="009E6F8D">
          <w:rPr>
            <w:rStyle w:val="Hyperlink"/>
            <w:rFonts w:ascii="Courier New" w:hAnsi="Courier New" w:cs="Courier New"/>
            <w:sz w:val="18"/>
            <w:szCs w:val="18"/>
          </w:rPr>
          <w:t>=DoNotReply@hhs.gov</w:t>
        </w:r>
      </w:hyperlink>
    </w:p>
    <w:p w14:paraId="03D59B57" w14:textId="77777777" w:rsidR="003F6167" w:rsidRDefault="003F6167" w:rsidP="00EC07A2">
      <w:pPr>
        <w:ind w:left="720"/>
        <w:rPr>
          <w:rFonts w:ascii="Courier New" w:hAnsi="Courier New" w:cs="Courier New"/>
          <w:sz w:val="18"/>
          <w:szCs w:val="18"/>
        </w:rPr>
      </w:pPr>
    </w:p>
    <w:p w14:paraId="4225296F" w14:textId="4819B728" w:rsidR="003F6167" w:rsidRPr="00EC07A2" w:rsidRDefault="003F6167" w:rsidP="003F6167">
      <w:pPr>
        <w:ind w:left="720"/>
        <w:rPr>
          <w:rFonts w:ascii="Courier New" w:hAnsi="Courier New" w:cs="Courier New"/>
          <w:sz w:val="18"/>
          <w:szCs w:val="18"/>
        </w:rPr>
      </w:pPr>
      <w:r>
        <w:rPr>
          <w:rFonts w:ascii="Courier New" w:hAnsi="Courier New" w:cs="Courier New"/>
          <w:b/>
          <w:sz w:val="18"/>
          <w:szCs w:val="18"/>
        </w:rPr>
        <w:t>FROM_EMAIL</w:t>
      </w:r>
      <w:r w:rsidRPr="00EC07A2">
        <w:rPr>
          <w:rFonts w:ascii="Courier New" w:hAnsi="Courier New" w:cs="Courier New"/>
          <w:sz w:val="18"/>
          <w:szCs w:val="18"/>
        </w:rPr>
        <w:t>=DoNotReply@hhs.gov</w:t>
      </w:r>
    </w:p>
    <w:p w14:paraId="6E3D5650" w14:textId="77777777" w:rsidR="003F6167" w:rsidRPr="00EC07A2" w:rsidRDefault="003F6167" w:rsidP="00EC07A2">
      <w:pPr>
        <w:ind w:left="720"/>
        <w:rPr>
          <w:rFonts w:ascii="Courier New" w:hAnsi="Courier New" w:cs="Courier New"/>
          <w:sz w:val="18"/>
          <w:szCs w:val="18"/>
        </w:rPr>
      </w:pPr>
    </w:p>
    <w:p w14:paraId="042CAFD2" w14:textId="77777777" w:rsidR="006B64F8" w:rsidRPr="00EC07A2" w:rsidRDefault="006B64F8" w:rsidP="00EC07A2">
      <w:pPr>
        <w:rPr>
          <w:rFonts w:cs="Arial"/>
          <w:sz w:val="22"/>
        </w:rPr>
      </w:pPr>
    </w:p>
    <w:p w14:paraId="775712A6" w14:textId="0EC637C8" w:rsidR="00DF662C" w:rsidRDefault="006B64F8" w:rsidP="00EC07A2">
      <w:pPr>
        <w:pStyle w:val="ListParagraph"/>
        <w:numPr>
          <w:ilvl w:val="0"/>
          <w:numId w:val="48"/>
        </w:numPr>
        <w:rPr>
          <w:rFonts w:cs="Arial"/>
          <w:sz w:val="22"/>
        </w:rPr>
      </w:pPr>
      <w:r>
        <w:rPr>
          <w:rFonts w:cs="Arial"/>
          <w:sz w:val="22"/>
        </w:rPr>
        <w:t>This change requires BizFlow Server service restart.  Restart the services after all the other configuration steps are completed.</w:t>
      </w:r>
    </w:p>
    <w:p w14:paraId="55F33712" w14:textId="0ABC4A6B" w:rsidR="000C7CC9" w:rsidRPr="00D72716" w:rsidRDefault="000C7CC9" w:rsidP="000C7CC9">
      <w:pPr>
        <w:pStyle w:val="Heading4"/>
      </w:pPr>
      <w:bookmarkStart w:id="270" w:name="_Toc393018021"/>
      <w:proofErr w:type="gramStart"/>
      <w:r>
        <w:lastRenderedPageBreak/>
        <w:t>hwserver.ini</w:t>
      </w:r>
      <w:proofErr w:type="gramEnd"/>
      <w:r>
        <w:t xml:space="preserve"> Configuration</w:t>
      </w:r>
      <w:bookmarkEnd w:id="270"/>
    </w:p>
    <w:p w14:paraId="6E949516" w14:textId="77777777" w:rsidR="000C7CC9" w:rsidRDefault="000C7CC9" w:rsidP="00A83CA5">
      <w:pPr>
        <w:pStyle w:val="ListParagraph"/>
        <w:numPr>
          <w:ilvl w:val="0"/>
          <w:numId w:val="74"/>
        </w:numPr>
        <w:rPr>
          <w:rFonts w:cs="Arial"/>
          <w:sz w:val="22"/>
        </w:rPr>
      </w:pPr>
      <w:r>
        <w:rPr>
          <w:rFonts w:cs="Arial"/>
          <w:sz w:val="22"/>
        </w:rPr>
        <w:t>Log in to the machine where BizFlow Server is installed.</w:t>
      </w:r>
    </w:p>
    <w:p w14:paraId="55286E3E" w14:textId="2D2DC030" w:rsidR="000C7CC9" w:rsidRDefault="000C7CC9" w:rsidP="00A83CA5">
      <w:pPr>
        <w:pStyle w:val="ListParagraph"/>
        <w:numPr>
          <w:ilvl w:val="0"/>
          <w:numId w:val="74"/>
        </w:numPr>
        <w:rPr>
          <w:rFonts w:cs="Arial"/>
          <w:sz w:val="22"/>
        </w:rPr>
      </w:pPr>
      <w:r>
        <w:rPr>
          <w:rFonts w:cs="Arial"/>
          <w:sz w:val="22"/>
        </w:rPr>
        <w:t>Open &lt;BIZFLOW_SERVER_DIRECTORY&gt;/hwserver/system/hwsystem.ini file in a text editor.</w:t>
      </w:r>
    </w:p>
    <w:p w14:paraId="0B1A271B" w14:textId="0697C6FE" w:rsidR="000C7CC9" w:rsidRDefault="000C7CC9" w:rsidP="00A83CA5">
      <w:pPr>
        <w:pStyle w:val="ListParagraph"/>
        <w:numPr>
          <w:ilvl w:val="0"/>
          <w:numId w:val="74"/>
        </w:numPr>
        <w:rPr>
          <w:rFonts w:cs="Arial"/>
          <w:sz w:val="22"/>
        </w:rPr>
      </w:pPr>
      <w:r>
        <w:rPr>
          <w:rFonts w:cs="Arial"/>
          <w:sz w:val="22"/>
        </w:rPr>
        <w:t>Find and set the following entry</w:t>
      </w:r>
      <w:r w:rsidR="00326AA3">
        <w:rPr>
          <w:rFonts w:cs="Arial"/>
          <w:sz w:val="22"/>
        </w:rPr>
        <w:t xml:space="preserve"> under PROCESSDESIGNER section (If the property does not exist, create one under the section)</w:t>
      </w:r>
      <w:r>
        <w:rPr>
          <w:rFonts w:cs="Arial"/>
          <w:sz w:val="22"/>
        </w:rPr>
        <w:t>.</w:t>
      </w:r>
    </w:p>
    <w:p w14:paraId="055ADD7A" w14:textId="77777777" w:rsidR="000C7CC9" w:rsidRDefault="000C7CC9" w:rsidP="000C7CC9">
      <w:pPr>
        <w:ind w:left="720"/>
        <w:rPr>
          <w:rFonts w:ascii="Courier New" w:hAnsi="Courier New" w:cs="Courier New"/>
          <w:sz w:val="18"/>
          <w:szCs w:val="18"/>
        </w:rPr>
      </w:pPr>
    </w:p>
    <w:p w14:paraId="1845A5DE" w14:textId="698D2DAF" w:rsidR="00326AA3" w:rsidRPr="00A83CA5" w:rsidRDefault="00326AA3" w:rsidP="000C7CC9">
      <w:pPr>
        <w:ind w:left="720"/>
        <w:rPr>
          <w:rFonts w:ascii="Courier New" w:hAnsi="Courier New" w:cs="Courier New"/>
          <w:sz w:val="18"/>
          <w:szCs w:val="18"/>
        </w:rPr>
      </w:pPr>
      <w:r w:rsidRPr="00A83CA5">
        <w:rPr>
          <w:rFonts w:ascii="Courier New" w:hAnsi="Courier New" w:cs="Courier New"/>
          <w:sz w:val="18"/>
          <w:szCs w:val="18"/>
        </w:rPr>
        <w:t>[PROCESSDESIGNER]</w:t>
      </w:r>
    </w:p>
    <w:p w14:paraId="681E8BA8" w14:textId="5624CE5F" w:rsidR="00326AA3" w:rsidRDefault="00326AA3" w:rsidP="000C7CC9">
      <w:pPr>
        <w:ind w:left="720"/>
        <w:rPr>
          <w:rFonts w:ascii="Courier New" w:hAnsi="Courier New" w:cs="Courier New"/>
          <w:b/>
          <w:sz w:val="18"/>
          <w:szCs w:val="18"/>
        </w:rPr>
      </w:pPr>
      <w:r>
        <w:rPr>
          <w:rFonts w:ascii="Courier New" w:hAnsi="Courier New" w:cs="Courier New"/>
          <w:b/>
          <w:sz w:val="18"/>
          <w:szCs w:val="18"/>
        </w:rPr>
        <w:t>…</w:t>
      </w:r>
    </w:p>
    <w:p w14:paraId="4A2E445A" w14:textId="175A38CB" w:rsidR="000C7CC9" w:rsidRPr="00EC07A2" w:rsidRDefault="00326AA3" w:rsidP="000C7CC9">
      <w:pPr>
        <w:ind w:left="720"/>
        <w:rPr>
          <w:rFonts w:ascii="Courier New" w:hAnsi="Courier New" w:cs="Courier New"/>
          <w:sz w:val="18"/>
          <w:szCs w:val="18"/>
        </w:rPr>
      </w:pPr>
      <w:r>
        <w:rPr>
          <w:rFonts w:ascii="Courier New" w:hAnsi="Courier New" w:cs="Courier New"/>
          <w:b/>
          <w:sz w:val="18"/>
          <w:szCs w:val="18"/>
        </w:rPr>
        <w:t>WITEM</w:t>
      </w:r>
      <w:r w:rsidR="000C7CC9">
        <w:rPr>
          <w:rFonts w:ascii="Courier New" w:hAnsi="Courier New" w:cs="Courier New"/>
          <w:b/>
          <w:sz w:val="18"/>
          <w:szCs w:val="18"/>
        </w:rPr>
        <w:t>_EMAI</w:t>
      </w:r>
      <w:r>
        <w:rPr>
          <w:rFonts w:ascii="Courier New" w:hAnsi="Courier New" w:cs="Courier New"/>
          <w:b/>
          <w:sz w:val="18"/>
          <w:szCs w:val="18"/>
        </w:rPr>
        <w:t>L_SENDER</w:t>
      </w:r>
      <w:r w:rsidR="000C7CC9" w:rsidRPr="00EC07A2">
        <w:rPr>
          <w:rFonts w:ascii="Courier New" w:hAnsi="Courier New" w:cs="Courier New"/>
          <w:sz w:val="18"/>
          <w:szCs w:val="18"/>
        </w:rPr>
        <w:t>=DoNotReply@hhs.gov</w:t>
      </w:r>
    </w:p>
    <w:p w14:paraId="6C011732" w14:textId="77777777" w:rsidR="000C7CC9" w:rsidRPr="00EC07A2" w:rsidRDefault="000C7CC9" w:rsidP="000C7CC9">
      <w:pPr>
        <w:ind w:left="720"/>
        <w:rPr>
          <w:rFonts w:ascii="Courier New" w:hAnsi="Courier New" w:cs="Courier New"/>
          <w:sz w:val="18"/>
          <w:szCs w:val="18"/>
        </w:rPr>
      </w:pPr>
    </w:p>
    <w:p w14:paraId="00E3C597" w14:textId="77777777" w:rsidR="000C7CC9" w:rsidRPr="00EC07A2" w:rsidRDefault="000C7CC9" w:rsidP="000C7CC9">
      <w:pPr>
        <w:rPr>
          <w:rFonts w:cs="Arial"/>
          <w:sz w:val="22"/>
        </w:rPr>
      </w:pPr>
    </w:p>
    <w:p w14:paraId="3D1FDF0A" w14:textId="77777777" w:rsidR="000C7CC9" w:rsidRPr="00EC07A2" w:rsidRDefault="000C7CC9" w:rsidP="00A83CA5">
      <w:pPr>
        <w:pStyle w:val="ListParagraph"/>
        <w:numPr>
          <w:ilvl w:val="0"/>
          <w:numId w:val="74"/>
        </w:numPr>
        <w:rPr>
          <w:rFonts w:cs="Arial"/>
          <w:sz w:val="22"/>
        </w:rPr>
      </w:pPr>
      <w:r>
        <w:rPr>
          <w:rFonts w:cs="Arial"/>
          <w:sz w:val="22"/>
        </w:rPr>
        <w:t>This change requires BizFlow Server service restart.  Restart the services after all the other configuration steps are completed.</w:t>
      </w:r>
    </w:p>
    <w:p w14:paraId="3C01C553" w14:textId="77777777" w:rsidR="000C7CC9" w:rsidRPr="00A83CA5" w:rsidRDefault="000C7CC9" w:rsidP="00A83CA5">
      <w:pPr>
        <w:rPr>
          <w:rFonts w:cs="Arial"/>
          <w:sz w:val="22"/>
        </w:rPr>
      </w:pPr>
    </w:p>
    <w:p w14:paraId="5654335E" w14:textId="3BB9F693" w:rsidR="00F77C1B" w:rsidRDefault="00D72716" w:rsidP="00B71FDD">
      <w:pPr>
        <w:pStyle w:val="Heading3"/>
      </w:pPr>
      <w:bookmarkStart w:id="271" w:name="_Toc393018022"/>
      <w:r>
        <w:t xml:space="preserve">Web Server </w:t>
      </w:r>
      <w:r w:rsidR="002A5D3B">
        <w:t>Configuration</w:t>
      </w:r>
      <w:r w:rsidR="00F77C1B" w:rsidRPr="00F77C1B">
        <w:t xml:space="preserve"> files.</w:t>
      </w:r>
      <w:bookmarkEnd w:id="271"/>
    </w:p>
    <w:p w14:paraId="683549BB" w14:textId="5F5A6D17" w:rsidR="00D72716" w:rsidRPr="00D72716" w:rsidRDefault="00D72716" w:rsidP="00D72716">
      <w:pPr>
        <w:pStyle w:val="Heading4"/>
      </w:pPr>
      <w:bookmarkStart w:id="272" w:name="_Toc393018023"/>
      <w:r>
        <w:t>JNDI Configuration</w:t>
      </w:r>
      <w:bookmarkEnd w:id="272"/>
    </w:p>
    <w:p w14:paraId="7166C305" w14:textId="77777777" w:rsidR="00F77C1B" w:rsidRPr="00F77C1B" w:rsidRDefault="00F77C1B" w:rsidP="00A83CA5">
      <w:pPr>
        <w:pStyle w:val="ListParagraph"/>
        <w:numPr>
          <w:ilvl w:val="0"/>
          <w:numId w:val="75"/>
        </w:numPr>
        <w:rPr>
          <w:rFonts w:cs="Arial"/>
          <w:sz w:val="22"/>
        </w:rPr>
      </w:pPr>
      <w:r w:rsidRPr="00F77C1B">
        <w:rPr>
          <w:rFonts w:cs="Arial"/>
          <w:sz w:val="22"/>
        </w:rPr>
        <w:t>Continue to use the system administrator login to the server machine that hosts the web server.</w:t>
      </w:r>
    </w:p>
    <w:p w14:paraId="0E549094" w14:textId="77777777" w:rsidR="00F77C1B" w:rsidRPr="00F77C1B" w:rsidRDefault="00F77C1B" w:rsidP="00A83CA5">
      <w:pPr>
        <w:pStyle w:val="ListParagraph"/>
        <w:numPr>
          <w:ilvl w:val="0"/>
          <w:numId w:val="75"/>
        </w:numPr>
        <w:rPr>
          <w:rFonts w:cs="Arial"/>
          <w:sz w:val="22"/>
        </w:rPr>
      </w:pPr>
      <w:r w:rsidRPr="00F77C1B">
        <w:rPr>
          <w:rFonts w:cs="Arial"/>
          <w:sz w:val="22"/>
        </w:rPr>
        <w:t xml:space="preserve">Launch a text editor (e.g., notepad) as an </w:t>
      </w:r>
      <w:proofErr w:type="gramStart"/>
      <w:r w:rsidRPr="00F77C1B">
        <w:rPr>
          <w:rFonts w:cs="Arial"/>
          <w:sz w:val="22"/>
        </w:rPr>
        <w:t>administrator,</w:t>
      </w:r>
      <w:proofErr w:type="gramEnd"/>
      <w:r w:rsidRPr="00F77C1B">
        <w:rPr>
          <w:rFonts w:cs="Arial"/>
          <w:sz w:val="22"/>
        </w:rPr>
        <w:t xml:space="preserve"> open the Tomcat context configuration file.</w:t>
      </w:r>
    </w:p>
    <w:p w14:paraId="5D3B37AF" w14:textId="77777777" w:rsidR="00F77C1B" w:rsidRPr="00F77C1B" w:rsidRDefault="00F77C1B" w:rsidP="00F77C1B">
      <w:pPr>
        <w:rPr>
          <w:rFonts w:cs="Arial"/>
          <w:sz w:val="22"/>
        </w:rPr>
      </w:pPr>
    </w:p>
    <w:p w14:paraId="43D41E13" w14:textId="77777777" w:rsidR="00F77C1B" w:rsidRPr="00F77C1B" w:rsidRDefault="00F77C1B" w:rsidP="00F77C1B">
      <w:pPr>
        <w:ind w:left="709"/>
        <w:rPr>
          <w:rFonts w:cs="Arial"/>
          <w:sz w:val="22"/>
        </w:rPr>
      </w:pPr>
      <w:r w:rsidRPr="00F77C1B">
        <w:rPr>
          <w:rFonts w:cs="Arial"/>
          <w:sz w:val="22"/>
        </w:rPr>
        <w:t>For example:</w:t>
      </w:r>
    </w:p>
    <w:p w14:paraId="3B928F27" w14:textId="77777777" w:rsidR="00F77C1B" w:rsidRPr="00F77C1B" w:rsidRDefault="00F77C1B" w:rsidP="00F77C1B">
      <w:pPr>
        <w:ind w:left="1134"/>
        <w:rPr>
          <w:rFonts w:ascii="Courier New" w:hAnsi="Courier New" w:cs="Courier New"/>
          <w:sz w:val="18"/>
          <w:szCs w:val="18"/>
        </w:rPr>
      </w:pPr>
      <w:r w:rsidRPr="00F77C1B">
        <w:rPr>
          <w:rFonts w:ascii="Courier New" w:hAnsi="Courier New" w:cs="Courier New"/>
          <w:sz w:val="18"/>
          <w:szCs w:val="18"/>
        </w:rPr>
        <w:t>D:\Program Files\Apache Software Foundation\Tomcat7\conf\context.xml</w:t>
      </w:r>
    </w:p>
    <w:p w14:paraId="008A9341" w14:textId="77777777" w:rsidR="00F77C1B" w:rsidRPr="00F77C1B" w:rsidRDefault="00F77C1B" w:rsidP="00F77C1B">
      <w:pPr>
        <w:rPr>
          <w:rFonts w:cs="Arial"/>
          <w:sz w:val="22"/>
        </w:rPr>
      </w:pPr>
    </w:p>
    <w:p w14:paraId="5F3FCE0C" w14:textId="77777777" w:rsidR="00F77C1B" w:rsidRPr="00AC6AF3" w:rsidRDefault="00F77C1B" w:rsidP="00A83CA5">
      <w:pPr>
        <w:pStyle w:val="ListParagraph"/>
        <w:numPr>
          <w:ilvl w:val="0"/>
          <w:numId w:val="75"/>
        </w:numPr>
        <w:rPr>
          <w:rFonts w:cs="Arial"/>
          <w:sz w:val="22"/>
        </w:rPr>
      </w:pPr>
      <w:r w:rsidRPr="00AC6AF3">
        <w:rPr>
          <w:rFonts w:cs="Arial"/>
          <w:sz w:val="22"/>
        </w:rPr>
        <w:t>Near the end of the context.xml file, enter the following content for JNDI configuration.</w:t>
      </w:r>
    </w:p>
    <w:p w14:paraId="4A26ECFA" w14:textId="77777777" w:rsidR="009A5046" w:rsidRDefault="009A5046" w:rsidP="00C03530">
      <w:pPr>
        <w:rPr>
          <w:rFonts w:cs="Arial"/>
          <w:sz w:val="22"/>
        </w:rPr>
      </w:pPr>
    </w:p>
    <w:p w14:paraId="3B1265F7" w14:textId="38E618A1" w:rsidR="00AC6AF3" w:rsidRDefault="00AC6AF3" w:rsidP="00AC6AF3">
      <w:r>
        <w:t>===============================================================================</w:t>
      </w:r>
    </w:p>
    <w:p w14:paraId="4BDE86C7" w14:textId="77777777" w:rsidR="00AC6AF3" w:rsidRDefault="00AC6AF3" w:rsidP="00AC6AF3"/>
    <w:p w14:paraId="32E55629"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14:paraId="232742E1" w14:textId="77777777" w:rsidR="00AC6AF3" w:rsidRPr="00AC6AF3" w:rsidRDefault="00AC6AF3" w:rsidP="00AC6AF3">
      <w:pPr>
        <w:rPr>
          <w:rFonts w:ascii="Courier New" w:hAnsi="Courier New" w:cs="Courier New"/>
          <w:sz w:val="18"/>
          <w:szCs w:val="18"/>
        </w:rPr>
      </w:pPr>
    </w:p>
    <w:p w14:paraId="343D7F5D" w14:textId="6BCBA32B"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w:t>
      </w:r>
      <w:proofErr w:type="gramStart"/>
      <w:r w:rsidRPr="00AC6AF3">
        <w:rPr>
          <w:rFonts w:ascii="Courier New" w:hAnsi="Courier New" w:cs="Courier New"/>
          <w:sz w:val="18"/>
          <w:szCs w:val="18"/>
        </w:rPr>
        <w:t>!-</w:t>
      </w:r>
      <w:proofErr w:type="gramEnd"/>
      <w:r w:rsidRPr="00AC6AF3">
        <w:rPr>
          <w:rFonts w:ascii="Courier New" w:hAnsi="Courier New" w:cs="Courier New"/>
          <w:sz w:val="18"/>
          <w:szCs w:val="18"/>
        </w:rPr>
        <w:t xml:space="preserve">- There may be some existing content.  Make sure you enter the following within the </w:t>
      </w:r>
      <w:r w:rsidR="00A8656F" w:rsidRPr="00AC6AF3">
        <w:rPr>
          <w:rFonts w:ascii="Courier New" w:hAnsi="Courier New" w:cs="Courier New"/>
          <w:sz w:val="18"/>
          <w:szCs w:val="18"/>
        </w:rPr>
        <w:t>"</w:t>
      </w:r>
      <w:r w:rsidRPr="00AC6AF3">
        <w:rPr>
          <w:rFonts w:ascii="Courier New" w:hAnsi="Courier New" w:cs="Courier New"/>
          <w:sz w:val="18"/>
          <w:szCs w:val="18"/>
        </w:rPr>
        <w:t>Context</w:t>
      </w:r>
      <w:r w:rsidR="00A8656F" w:rsidRPr="00AC6AF3">
        <w:rPr>
          <w:rFonts w:ascii="Courier New" w:hAnsi="Courier New" w:cs="Courier New"/>
          <w:sz w:val="18"/>
          <w:szCs w:val="18"/>
        </w:rPr>
        <w:t>"</w:t>
      </w:r>
      <w:r w:rsidRPr="00AC6AF3">
        <w:rPr>
          <w:rFonts w:ascii="Courier New" w:hAnsi="Courier New" w:cs="Courier New"/>
          <w:sz w:val="18"/>
          <w:szCs w:val="18"/>
        </w:rPr>
        <w:t xml:space="preserve"> element. --&gt;</w:t>
      </w:r>
    </w:p>
    <w:p w14:paraId="364BF385" w14:textId="77777777" w:rsidR="00AC6AF3" w:rsidRPr="00AC6AF3" w:rsidRDefault="00AC6AF3" w:rsidP="00AC6AF3">
      <w:pPr>
        <w:rPr>
          <w:rFonts w:ascii="Courier New" w:hAnsi="Courier New" w:cs="Courier New"/>
          <w:sz w:val="18"/>
          <w:szCs w:val="18"/>
        </w:rPr>
      </w:pPr>
    </w:p>
    <w:p w14:paraId="1AC9FBE7"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&lt;Resource</w:t>
      </w:r>
    </w:p>
    <w:p w14:paraId="51D18470"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name</w:t>
      </w:r>
      <w:proofErr w:type="gramEnd"/>
      <w:r w:rsidRPr="00AC6AF3">
        <w:rPr>
          <w:rFonts w:ascii="Courier New" w:hAnsi="Courier New" w:cs="Courier New"/>
          <w:sz w:val="18"/>
          <w:szCs w:val="18"/>
        </w:rPr>
        <w:t>="jdbc/workflowdb"</w:t>
      </w:r>
    </w:p>
    <w:p w14:paraId="6DD2AD61"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auth</w:t>
      </w:r>
      <w:proofErr w:type="gramEnd"/>
      <w:r w:rsidRPr="00AC6AF3">
        <w:rPr>
          <w:rFonts w:ascii="Courier New" w:hAnsi="Courier New" w:cs="Courier New"/>
          <w:sz w:val="18"/>
          <w:szCs w:val="18"/>
        </w:rPr>
        <w:t>="Container"</w:t>
      </w:r>
    </w:p>
    <w:p w14:paraId="46524345"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type</w:t>
      </w:r>
      <w:proofErr w:type="gramEnd"/>
      <w:r w:rsidRPr="00AC6AF3">
        <w:rPr>
          <w:rFonts w:ascii="Courier New" w:hAnsi="Courier New" w:cs="Courier New"/>
          <w:sz w:val="18"/>
          <w:szCs w:val="18"/>
        </w:rPr>
        <w:t>="javax.sql.DataSource"</w:t>
      </w:r>
    </w:p>
    <w:p w14:paraId="5CEB909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initialSize</w:t>
      </w:r>
      <w:proofErr w:type="gramEnd"/>
      <w:r w:rsidRPr="00AC6AF3">
        <w:rPr>
          <w:rFonts w:ascii="Courier New" w:hAnsi="Courier New" w:cs="Courier New"/>
          <w:sz w:val="18"/>
          <w:szCs w:val="18"/>
        </w:rPr>
        <w:t>="2"</w:t>
      </w:r>
    </w:p>
    <w:p w14:paraId="541711F3"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maxActive</w:t>
      </w:r>
      <w:proofErr w:type="gramEnd"/>
      <w:r w:rsidRPr="00AC6AF3">
        <w:rPr>
          <w:rFonts w:ascii="Courier New" w:hAnsi="Courier New" w:cs="Courier New"/>
          <w:sz w:val="18"/>
          <w:szCs w:val="18"/>
        </w:rPr>
        <w:t>="200"</w:t>
      </w:r>
    </w:p>
    <w:p w14:paraId="1418855A"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maxIdle</w:t>
      </w:r>
      <w:proofErr w:type="gramEnd"/>
      <w:r w:rsidRPr="00AC6AF3">
        <w:rPr>
          <w:rFonts w:ascii="Courier New" w:hAnsi="Courier New" w:cs="Courier New"/>
          <w:sz w:val="18"/>
          <w:szCs w:val="18"/>
        </w:rPr>
        <w:t>="30"</w:t>
      </w:r>
    </w:p>
    <w:p w14:paraId="0BC07AA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maxWait</w:t>
      </w:r>
      <w:proofErr w:type="gramEnd"/>
      <w:r w:rsidRPr="00AC6AF3">
        <w:rPr>
          <w:rFonts w:ascii="Courier New" w:hAnsi="Courier New" w:cs="Courier New"/>
          <w:sz w:val="18"/>
          <w:szCs w:val="18"/>
        </w:rPr>
        <w:t>="10000"</w:t>
      </w:r>
    </w:p>
    <w:p w14:paraId="722E31E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driverClassName</w:t>
      </w:r>
      <w:proofErr w:type="gramEnd"/>
      <w:r w:rsidRPr="00AC6AF3">
        <w:rPr>
          <w:rFonts w:ascii="Courier New" w:hAnsi="Courier New" w:cs="Courier New"/>
          <w:sz w:val="18"/>
          <w:szCs w:val="18"/>
        </w:rPr>
        <w:t>="oracle.jdbc.OracleDriver"</w:t>
      </w:r>
    </w:p>
    <w:p w14:paraId="713D77EE"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b/>
          <w:sz w:val="18"/>
          <w:szCs w:val="18"/>
        </w:rPr>
        <w:t>url</w:t>
      </w:r>
      <w:proofErr w:type="gramEnd"/>
      <w:r w:rsidRPr="00AC6AF3">
        <w:rPr>
          <w:rFonts w:ascii="Courier New" w:hAnsi="Courier New" w:cs="Courier New"/>
          <w:sz w:val="18"/>
          <w:szCs w:val="18"/>
        </w:rPr>
        <w:t>="</w:t>
      </w:r>
      <w:r w:rsidRPr="00AC6AF3">
        <w:rPr>
          <w:rFonts w:ascii="Courier New" w:hAnsi="Courier New" w:cs="Courier New"/>
          <w:sz w:val="18"/>
          <w:szCs w:val="18"/>
          <w:highlight w:val="yellow"/>
        </w:rPr>
        <w:t>jdbc:oracle:thin:@example.server.com:1521:orcl</w:t>
      </w:r>
      <w:r w:rsidRPr="00AC6AF3">
        <w:rPr>
          <w:rFonts w:ascii="Courier New" w:hAnsi="Courier New" w:cs="Courier New"/>
          <w:sz w:val="18"/>
          <w:szCs w:val="18"/>
        </w:rPr>
        <w:t>"</w:t>
      </w:r>
    </w:p>
    <w:p w14:paraId="5E2EDFF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b/>
          <w:sz w:val="18"/>
          <w:szCs w:val="18"/>
        </w:rPr>
        <w:t>username</w:t>
      </w:r>
      <w:proofErr w:type="gramEnd"/>
      <w:r w:rsidRPr="00AC6AF3">
        <w:rPr>
          <w:rFonts w:ascii="Courier New" w:hAnsi="Courier New" w:cs="Courier New"/>
          <w:sz w:val="18"/>
          <w:szCs w:val="18"/>
        </w:rPr>
        <w:t>="</w:t>
      </w:r>
      <w:r w:rsidRPr="00D7564A">
        <w:rPr>
          <w:rFonts w:ascii="Courier New" w:hAnsi="Courier New" w:cs="Courier New"/>
          <w:sz w:val="18"/>
          <w:szCs w:val="18"/>
        </w:rPr>
        <w:t>bizflow</w:t>
      </w:r>
      <w:r w:rsidRPr="00AC6AF3">
        <w:rPr>
          <w:rFonts w:ascii="Courier New" w:hAnsi="Courier New" w:cs="Courier New"/>
          <w:sz w:val="18"/>
          <w:szCs w:val="18"/>
        </w:rPr>
        <w:t>"</w:t>
      </w:r>
    </w:p>
    <w:p w14:paraId="47530655"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b/>
          <w:sz w:val="18"/>
          <w:szCs w:val="18"/>
        </w:rPr>
        <w:t>password</w:t>
      </w:r>
      <w:proofErr w:type="gramEnd"/>
      <w:r w:rsidRPr="00AC6AF3">
        <w:rPr>
          <w:rFonts w:ascii="Courier New" w:hAnsi="Courier New" w:cs="Courier New"/>
          <w:sz w:val="18"/>
          <w:szCs w:val="18"/>
        </w:rPr>
        <w:t>="</w:t>
      </w:r>
      <w:r w:rsidRPr="00AC6AF3">
        <w:rPr>
          <w:rFonts w:ascii="Courier New" w:hAnsi="Courier New" w:cs="Courier New"/>
          <w:sz w:val="18"/>
          <w:szCs w:val="18"/>
          <w:highlight w:val="yellow"/>
        </w:rPr>
        <w:t>bizflow_database_password</w:t>
      </w:r>
      <w:r w:rsidRPr="00AC6AF3">
        <w:rPr>
          <w:rFonts w:ascii="Courier New" w:hAnsi="Courier New" w:cs="Courier New"/>
          <w:sz w:val="18"/>
          <w:szCs w:val="18"/>
        </w:rPr>
        <w:t>"</w:t>
      </w:r>
    </w:p>
    <w:p w14:paraId="5726D18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validationQuery</w:t>
      </w:r>
      <w:proofErr w:type="gramEnd"/>
      <w:r w:rsidRPr="00AC6AF3">
        <w:rPr>
          <w:rFonts w:ascii="Courier New" w:hAnsi="Courier New" w:cs="Courier New"/>
          <w:sz w:val="18"/>
          <w:szCs w:val="18"/>
        </w:rPr>
        <w:t>="select 1 from dual"</w:t>
      </w:r>
    </w:p>
    <w:p w14:paraId="0741226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defaultTransactionIsolation</w:t>
      </w:r>
      <w:proofErr w:type="gramEnd"/>
      <w:r w:rsidRPr="00AC6AF3">
        <w:rPr>
          <w:rFonts w:ascii="Courier New" w:hAnsi="Courier New" w:cs="Courier New"/>
          <w:sz w:val="18"/>
          <w:szCs w:val="18"/>
        </w:rPr>
        <w:t>="READ_COMMITTED"</w:t>
      </w:r>
    </w:p>
    <w:p w14:paraId="68D194A5"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proofErr w:type="gramStart"/>
      <w:r w:rsidRPr="00AC6AF3">
        <w:rPr>
          <w:rFonts w:ascii="Courier New" w:hAnsi="Courier New" w:cs="Courier New"/>
          <w:sz w:val="18"/>
          <w:szCs w:val="18"/>
        </w:rPr>
        <w:t>defaultAutoCommit</w:t>
      </w:r>
      <w:proofErr w:type="gramEnd"/>
      <w:r w:rsidRPr="00AC6AF3">
        <w:rPr>
          <w:rFonts w:ascii="Courier New" w:hAnsi="Courier New" w:cs="Courier New"/>
          <w:sz w:val="18"/>
          <w:szCs w:val="18"/>
        </w:rPr>
        <w:t>="true"</w:t>
      </w:r>
    </w:p>
    <w:p w14:paraId="4B4065DE"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/&gt;</w:t>
      </w:r>
    </w:p>
    <w:p w14:paraId="0090CD05" w14:textId="77777777" w:rsidR="00AC6AF3" w:rsidRPr="00AC6AF3" w:rsidRDefault="00AC6AF3" w:rsidP="00AC6AF3">
      <w:pPr>
        <w:rPr>
          <w:rFonts w:ascii="Courier New" w:hAnsi="Courier New" w:cs="Courier New"/>
          <w:sz w:val="18"/>
          <w:szCs w:val="18"/>
        </w:rPr>
      </w:pPr>
    </w:p>
    <w:p w14:paraId="4E15E459"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14:paraId="2D81B516" w14:textId="77777777" w:rsidR="005F2189" w:rsidRDefault="005F2189" w:rsidP="00C03530">
      <w:pPr>
        <w:rPr>
          <w:rFonts w:cs="Arial"/>
          <w:sz w:val="22"/>
        </w:rPr>
      </w:pPr>
    </w:p>
    <w:p w14:paraId="255D1EF3" w14:textId="77777777" w:rsidR="00A8656F" w:rsidRPr="00A8656F" w:rsidRDefault="00A8656F" w:rsidP="00A8656F">
      <w:pPr>
        <w:ind w:left="709"/>
        <w:rPr>
          <w:rFonts w:cs="Arial"/>
          <w:sz w:val="22"/>
        </w:rPr>
      </w:pPr>
      <w:r w:rsidRPr="00A8656F">
        <w:rPr>
          <w:rFonts w:cs="Arial"/>
          <w:sz w:val="22"/>
        </w:rPr>
        <w:t>The only attribute values need updates are the highlighted ones above.</w:t>
      </w:r>
    </w:p>
    <w:p w14:paraId="0079131E" w14:textId="77777777" w:rsidR="00A8656F" w:rsidRPr="00A8656F" w:rsidRDefault="00A8656F" w:rsidP="00A8656F">
      <w:pPr>
        <w:pStyle w:val="ListParagraph"/>
        <w:numPr>
          <w:ilvl w:val="0"/>
          <w:numId w:val="50"/>
        </w:numPr>
        <w:ind w:left="1134"/>
        <w:rPr>
          <w:rFonts w:cs="Arial"/>
          <w:sz w:val="22"/>
        </w:rPr>
      </w:pPr>
      <w:proofErr w:type="gramStart"/>
      <w:r w:rsidRPr="00A8656F">
        <w:rPr>
          <w:rFonts w:cs="Arial"/>
          <w:b/>
          <w:sz w:val="22"/>
        </w:rPr>
        <w:t>url</w:t>
      </w:r>
      <w:proofErr w:type="gramEnd"/>
      <w:r w:rsidRPr="00A8656F">
        <w:rPr>
          <w:rFonts w:cs="Arial"/>
          <w:sz w:val="22"/>
        </w:rPr>
        <w:t xml:space="preserve">: The value should be the standard JDBC connection URL to the database server, which holds the BizFlow core database as well as the HHS CMS BizFlow HR database. </w:t>
      </w:r>
    </w:p>
    <w:p w14:paraId="3FDF1A46" w14:textId="77777777" w:rsidR="00A8656F" w:rsidRPr="00A8656F" w:rsidRDefault="00A8656F" w:rsidP="00A8656F">
      <w:pPr>
        <w:pStyle w:val="ListParagraph"/>
        <w:numPr>
          <w:ilvl w:val="0"/>
          <w:numId w:val="50"/>
        </w:numPr>
        <w:ind w:left="1134"/>
        <w:rPr>
          <w:rFonts w:cs="Arial"/>
          <w:sz w:val="22"/>
        </w:rPr>
      </w:pPr>
      <w:proofErr w:type="gramStart"/>
      <w:r w:rsidRPr="00A8656F">
        <w:rPr>
          <w:rFonts w:cs="Arial"/>
          <w:b/>
          <w:sz w:val="22"/>
        </w:rPr>
        <w:t>username</w:t>
      </w:r>
      <w:proofErr w:type="gramEnd"/>
      <w:r w:rsidRPr="00A8656F">
        <w:rPr>
          <w:rFonts w:cs="Arial"/>
          <w:sz w:val="22"/>
        </w:rPr>
        <w:t>: The value should be the database username used as part of BizFlow Server installation, i.e., the schema name for BizFlow core database.  It is assumed “bizflow” is the database username used.  If not, specify the correct username.</w:t>
      </w:r>
    </w:p>
    <w:p w14:paraId="6CFFC7FE" w14:textId="77777777" w:rsidR="00A8656F" w:rsidRPr="00A8656F" w:rsidRDefault="00A8656F" w:rsidP="00A8656F">
      <w:pPr>
        <w:pStyle w:val="ListParagraph"/>
        <w:numPr>
          <w:ilvl w:val="0"/>
          <w:numId w:val="50"/>
        </w:numPr>
        <w:ind w:left="1134"/>
        <w:rPr>
          <w:rFonts w:cs="Arial"/>
          <w:sz w:val="22"/>
        </w:rPr>
      </w:pPr>
      <w:proofErr w:type="gramStart"/>
      <w:r w:rsidRPr="00A8656F">
        <w:rPr>
          <w:rFonts w:cs="Arial"/>
          <w:b/>
          <w:sz w:val="22"/>
        </w:rPr>
        <w:t>password</w:t>
      </w:r>
      <w:proofErr w:type="gramEnd"/>
      <w:r w:rsidRPr="00A8656F">
        <w:rPr>
          <w:rFonts w:cs="Arial"/>
          <w:sz w:val="22"/>
        </w:rPr>
        <w:t>: The value should be the database password for the username assigned.</w:t>
      </w:r>
    </w:p>
    <w:p w14:paraId="62AD3518" w14:textId="77777777" w:rsidR="005F2189" w:rsidRDefault="005F2189" w:rsidP="00C03530">
      <w:pPr>
        <w:rPr>
          <w:rFonts w:cs="Arial"/>
          <w:sz w:val="22"/>
        </w:rPr>
      </w:pPr>
    </w:p>
    <w:p w14:paraId="0C2DFC92" w14:textId="77777777" w:rsidR="00A8656F" w:rsidRPr="00A8656F" w:rsidRDefault="00A8656F" w:rsidP="00A83CA5">
      <w:pPr>
        <w:pStyle w:val="ListParagraph"/>
        <w:numPr>
          <w:ilvl w:val="0"/>
          <w:numId w:val="75"/>
        </w:numPr>
        <w:rPr>
          <w:rFonts w:cs="Arial"/>
          <w:sz w:val="22"/>
        </w:rPr>
      </w:pPr>
      <w:r w:rsidRPr="00A8656F">
        <w:rPr>
          <w:rFonts w:cs="Arial"/>
          <w:sz w:val="22"/>
        </w:rPr>
        <w:t xml:space="preserve">In the same editor, open each of the </w:t>
      </w:r>
      <w:r w:rsidRPr="00A8656F">
        <w:rPr>
          <w:rFonts w:ascii="Courier New" w:hAnsi="Courier New" w:cs="Courier New"/>
          <w:sz w:val="22"/>
        </w:rPr>
        <w:t>morphyc.xml</w:t>
      </w:r>
      <w:r w:rsidRPr="00A8656F">
        <w:rPr>
          <w:rFonts w:cs="Arial"/>
          <w:sz w:val="22"/>
        </w:rPr>
        <w:t xml:space="preserve"> </w:t>
      </w:r>
      <w:proofErr w:type="gramStart"/>
      <w:r w:rsidRPr="00A8656F">
        <w:rPr>
          <w:rFonts w:cs="Arial"/>
          <w:sz w:val="22"/>
        </w:rPr>
        <w:t>file</w:t>
      </w:r>
      <w:proofErr w:type="gramEnd"/>
      <w:r w:rsidRPr="00A8656F">
        <w:rPr>
          <w:rFonts w:cs="Arial"/>
          <w:sz w:val="22"/>
        </w:rPr>
        <w:t xml:space="preserve"> under webmaker runtime directory, and modify the web server URL to point to the correct one for each environment.</w:t>
      </w:r>
    </w:p>
    <w:p w14:paraId="44BBA974" w14:textId="77777777" w:rsidR="00A8656F" w:rsidRDefault="00A8656F" w:rsidP="00A8656F">
      <w:pPr>
        <w:rPr>
          <w:rFonts w:cs="Arial"/>
          <w:sz w:val="22"/>
        </w:rPr>
      </w:pPr>
    </w:p>
    <w:p w14:paraId="782BA058" w14:textId="6E60AE64" w:rsidR="00A8656F" w:rsidRPr="00A8656F" w:rsidRDefault="00A8656F" w:rsidP="00A8656F">
      <w:pPr>
        <w:ind w:left="709"/>
        <w:rPr>
          <w:rFonts w:cs="Arial"/>
          <w:sz w:val="22"/>
        </w:rPr>
      </w:pPr>
      <w:r w:rsidRPr="00A8656F">
        <w:rPr>
          <w:rFonts w:cs="Arial"/>
          <w:sz w:val="22"/>
        </w:rPr>
        <w:t>For example:</w:t>
      </w:r>
    </w:p>
    <w:p w14:paraId="29DAD7E6" w14:textId="3CB3471B" w:rsidR="005F2189" w:rsidRPr="00A8656F" w:rsidRDefault="00A8656F" w:rsidP="00A8656F">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Foundation\Tomcat7\webapps\bizflowwebmaker\StratConMain\doc\morphyc.xml</w:t>
      </w:r>
    </w:p>
    <w:p w14:paraId="4B9967E6" w14:textId="77777777" w:rsidR="005F2189" w:rsidRDefault="005F2189" w:rsidP="00C03530">
      <w:pPr>
        <w:rPr>
          <w:rFonts w:cs="Arial"/>
          <w:sz w:val="22"/>
        </w:rPr>
      </w:pPr>
    </w:p>
    <w:p w14:paraId="4F726986" w14:textId="7D02D40F" w:rsidR="00A8656F" w:rsidRDefault="00A8656F" w:rsidP="00A8656F">
      <w:r>
        <w:t>==============================================================================</w:t>
      </w:r>
    </w:p>
    <w:p w14:paraId="7347214D" w14:textId="77777777" w:rsidR="00A8656F" w:rsidRDefault="00A8656F" w:rsidP="00A8656F"/>
    <w:p w14:paraId="0AD58F32"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w:t>
      </w:r>
      <w:proofErr w:type="gramStart"/>
      <w:r w:rsidRPr="00B11196">
        <w:rPr>
          <w:rFonts w:ascii="Courier New" w:hAnsi="Courier New" w:cs="Courier New"/>
          <w:sz w:val="18"/>
          <w:szCs w:val="18"/>
        </w:rPr>
        <w:t>?xml</w:t>
      </w:r>
      <w:proofErr w:type="gramEnd"/>
      <w:r w:rsidRPr="00B11196">
        <w:rPr>
          <w:rFonts w:ascii="Courier New" w:hAnsi="Courier New" w:cs="Courier New"/>
          <w:sz w:val="18"/>
          <w:szCs w:val="18"/>
        </w:rPr>
        <w:t xml:space="preserve"> version="1.0" encoding="UTF-8"?&gt;</w:t>
      </w:r>
    </w:p>
    <w:p w14:paraId="3DE32D55"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w:t>
      </w:r>
      <w:proofErr w:type="gramStart"/>
      <w:r w:rsidRPr="00B11196">
        <w:rPr>
          <w:rFonts w:ascii="Courier New" w:hAnsi="Courier New" w:cs="Courier New"/>
          <w:sz w:val="18"/>
          <w:szCs w:val="18"/>
        </w:rPr>
        <w:t>morphyc</w:t>
      </w:r>
      <w:proofErr w:type="gramEnd"/>
      <w:r w:rsidRPr="00B11196">
        <w:rPr>
          <w:rFonts w:ascii="Courier New" w:hAnsi="Courier New" w:cs="Courier New"/>
          <w:sz w:val="18"/>
          <w:szCs w:val="18"/>
        </w:rPr>
        <w:t xml:space="preserve"> xmlns="http://www.hyfinity.com/xfactory"&gt;</w:t>
      </w:r>
    </w:p>
    <w:p w14:paraId="4F4EEA3F"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blueprints</w:t>
      </w:r>
      <w:proofErr w:type="gramEnd"/>
      <w:r w:rsidRPr="00B11196">
        <w:rPr>
          <w:rFonts w:ascii="Courier New" w:hAnsi="Courier New" w:cs="Courier New"/>
          <w:sz w:val="18"/>
          <w:szCs w:val="18"/>
        </w:rPr>
        <w:t>&gt;</w:t>
      </w:r>
    </w:p>
    <w:p w14:paraId="217D60F5"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project</w:t>
      </w:r>
      <w:proofErr w:type="gramEnd"/>
      <w:r w:rsidRPr="00B11196">
        <w:rPr>
          <w:rFonts w:ascii="Courier New" w:hAnsi="Courier New" w:cs="Courier New"/>
          <w:sz w:val="18"/>
          <w:szCs w:val="18"/>
        </w:rPr>
        <w:t xml:space="preserve"> desc="" location="CMS/mvc/" name="mvc-StratConMain" user="CMS" /&gt;</w:t>
      </w:r>
    </w:p>
    <w:p w14:paraId="61FD6A53"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14:paraId="51E4CB64"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xfact:xplatform</w:t>
      </w:r>
      <w:proofErr w:type="gramEnd"/>
      <w:r w:rsidRPr="00B11196">
        <w:rPr>
          <w:rFonts w:ascii="Courier New" w:hAnsi="Courier New" w:cs="Courier New"/>
          <w:sz w:val="18"/>
          <w:szCs w:val="18"/>
        </w:rPr>
        <w:t xml:space="preserve"> xmlns:xfact="http://www.hyfinity.com/xfactory" xmlns:ns1="http://www.hyfinity.com/xfactory" mode="static"&gt;</w:t>
      </w:r>
    </w:p>
    <w:p w14:paraId="515BA1FB"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platform</w:t>
      </w:r>
      <w:proofErr w:type="gramEnd"/>
      <w:r w:rsidRPr="00B11196">
        <w:rPr>
          <w:rFonts w:ascii="Courier New" w:hAnsi="Courier New" w:cs="Courier New"/>
          <w:sz w:val="18"/>
          <w:szCs w:val="18"/>
        </w:rPr>
        <w:t>_cleanup enabled="false" run_interval=""&gt;</w:t>
      </w:r>
    </w:p>
    <w:p w14:paraId="4361EE2E"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engine</w:t>
      </w:r>
      <w:proofErr w:type="gramEnd"/>
      <w:r w:rsidRPr="00B11196">
        <w:rPr>
          <w:rFonts w:ascii="Courier New" w:hAnsi="Courier New" w:cs="Courier New"/>
          <w:sz w:val="18"/>
          <w:szCs w:val="18"/>
        </w:rPr>
        <w:t>_cleardown min_idle_time="" /&gt;</w:t>
      </w:r>
    </w:p>
    <w:p w14:paraId="1EFB25F1"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&lt;/platform_cleanup&gt;</w:t>
      </w:r>
    </w:p>
    <w:p w14:paraId="23EB501D" w14:textId="77777777" w:rsidR="00A8656F" w:rsidRPr="00B11196" w:rsidRDefault="00A8656F" w:rsidP="00A8656F">
      <w:pPr>
        <w:rPr>
          <w:rFonts w:ascii="Courier New" w:hAnsi="Courier New" w:cs="Courier New"/>
          <w:sz w:val="18"/>
          <w:szCs w:val="18"/>
        </w:rPr>
      </w:pPr>
    </w:p>
    <w:p w14:paraId="156D3FE8"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w:t>
      </w:r>
    </w:p>
    <w:p w14:paraId="1B3952D1" w14:textId="77777777" w:rsidR="00A8656F" w:rsidRPr="00B11196" w:rsidRDefault="00A8656F" w:rsidP="00A8656F">
      <w:pPr>
        <w:rPr>
          <w:rFonts w:ascii="Courier New" w:hAnsi="Courier New" w:cs="Courier New"/>
          <w:sz w:val="18"/>
          <w:szCs w:val="18"/>
        </w:rPr>
      </w:pPr>
    </w:p>
    <w:p w14:paraId="012AE3DC"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_configuration&gt;</w:t>
      </w:r>
    </w:p>
    <w:p w14:paraId="657430C8" w14:textId="38DF845E"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agent_id="mvc-StratConMain-HWActivityService_Proxy-HWActivity"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/bizflow/webservice/HWActivity.hws" protocol="http" type="soap_service" /&gt;</w:t>
      </w:r>
    </w:p>
    <w:p w14:paraId="35805BE6" w14:textId="5D221735"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agent_id="mvc-StratConMain-HWApplicationsService_Proxy-HWApplications"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/bizflow/webservice/HWApplications.hws" protocol="http" type="soap_service" /&gt;</w:t>
      </w:r>
    </w:p>
    <w:p w14:paraId="1852536F" w14:textId="101A065A"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agent_id="mvc-StratConMain-HWProcessService_Proxy-HWProcess"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/bizflow/webservice/HWProcess.hws" protocol="http" type="soap_service" /&gt;</w:t>
      </w:r>
    </w:p>
    <w:p w14:paraId="29578ABD" w14:textId="2823CDFB"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agent_id="mvc-StratConMain-HWProcessDefinitionService_Proxy-HWProcessDefinition"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/bizflow/webservice/HWProcessDefinition.hws" protocol="http" type="soap_service" /&gt;</w:t>
      </w:r>
    </w:p>
    <w:p w14:paraId="1E723E18" w14:textId="58324D3F"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agent_id="mvc-StratConMain-HWSessionService_Proxy-HWSession"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/bizflow/webservice/HWSession.hws" protocol="http" type="soap_service" /&gt;</w:t>
      </w:r>
    </w:p>
    <w:p w14:paraId="1FC4D27F" w14:textId="716B561F"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agent_id="mvc-StratConMain-HWUserService_Proxy-HWUser"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/bizflow/webservice/HWUser.hws" protocol="http" type="soap_service" /&gt;</w:t>
      </w:r>
    </w:p>
    <w:p w14:paraId="5CCC1951" w14:textId="7C4186A1"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lastRenderedPageBreak/>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agent_id="mvc-StratConMain-HWWorkitemService_Proxy-HWWorkitem"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/bizflow/webservice/HWWorkitem.hws" protocol="http" type="soap_service" /&gt;</w:t>
      </w:r>
    </w:p>
    <w:p w14:paraId="1CF427B2" w14:textId="20C9AFE4"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agent_id="mvc-StratConMain-HWWorkitemDataService_Proxy-HWWorkitemData"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/bizflow/webservice/HWWorkitemData.hws" protocol="http" type="soap_service" /&gt;</w:t>
      </w:r>
    </w:p>
    <w:p w14:paraId="5DA3A763"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w:t>
      </w:r>
      <w:proofErr w:type="gramStart"/>
      <w:r w:rsidRPr="00B11196">
        <w:rPr>
          <w:rFonts w:ascii="Courier New" w:hAnsi="Courier New" w:cs="Courier New"/>
          <w:sz w:val="18"/>
          <w:szCs w:val="18"/>
        </w:rPr>
        <w:t>xfact:agent</w:t>
      </w:r>
      <w:proofErr w:type="gramEnd"/>
      <w:r w:rsidRPr="00B11196">
        <w:rPr>
          <w:rFonts w:ascii="Courier New" w:hAnsi="Courier New" w:cs="Courier New"/>
          <w:sz w:val="18"/>
          <w:szCs w:val="18"/>
        </w:rPr>
        <w:t xml:space="preserve"> agent_id="mvc-StratConMain-workflowdb-Database" driver="" instance="jdbc/workflowdb" isolation_level="TRANSACTION_READ_COMMITTED" protocol="jndi" pwd="" type="rdbms" uid="" /&gt;</w:t>
      </w:r>
    </w:p>
    <w:p w14:paraId="6A5964FE"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w:t>
      </w:r>
      <w:proofErr w:type="gramStart"/>
      <w:r w:rsidRPr="00B11196">
        <w:rPr>
          <w:rFonts w:ascii="Courier New" w:hAnsi="Courier New" w:cs="Courier New"/>
          <w:sz w:val="18"/>
          <w:szCs w:val="18"/>
        </w:rPr>
        <w:t>:agent</w:t>
      </w:r>
      <w:proofErr w:type="gramEnd"/>
      <w:r w:rsidRPr="00B11196">
        <w:rPr>
          <w:rFonts w:ascii="Courier New" w:hAnsi="Courier New" w:cs="Courier New"/>
          <w:sz w:val="18"/>
          <w:szCs w:val="18"/>
        </w:rPr>
        <w:t>_configuration&gt;</w:t>
      </w:r>
    </w:p>
    <w:p w14:paraId="028450EC"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w:t>
      </w:r>
      <w:proofErr w:type="gramStart"/>
      <w:r w:rsidRPr="00B11196">
        <w:rPr>
          <w:rFonts w:ascii="Courier New" w:hAnsi="Courier New" w:cs="Courier New"/>
          <w:sz w:val="18"/>
          <w:szCs w:val="18"/>
        </w:rPr>
        <w:t>:xplatform</w:t>
      </w:r>
      <w:proofErr w:type="gramEnd"/>
      <w:r w:rsidRPr="00B11196">
        <w:rPr>
          <w:rFonts w:ascii="Courier New" w:hAnsi="Courier New" w:cs="Courier New"/>
          <w:sz w:val="18"/>
          <w:szCs w:val="18"/>
        </w:rPr>
        <w:t>&gt;</w:t>
      </w:r>
    </w:p>
    <w:p w14:paraId="29212FBF"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&lt;/morphyc&gt;</w:t>
      </w:r>
    </w:p>
    <w:p w14:paraId="79318D33" w14:textId="77777777" w:rsidR="00A8656F" w:rsidRDefault="00A8656F" w:rsidP="00A8656F"/>
    <w:p w14:paraId="5733B81F" w14:textId="77777777" w:rsidR="005F2189" w:rsidRDefault="005F2189" w:rsidP="00C03530">
      <w:pPr>
        <w:rPr>
          <w:rFonts w:cs="Arial"/>
          <w:sz w:val="22"/>
        </w:rPr>
      </w:pPr>
    </w:p>
    <w:p w14:paraId="1B4CDBA2" w14:textId="77777777"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You only need to modify the beginning portion of the URL to BizFlow Web Service per environment.</w:t>
      </w:r>
    </w:p>
    <w:p w14:paraId="6E928401" w14:textId="77777777" w:rsidR="00B11196" w:rsidRPr="00B11196" w:rsidRDefault="00B11196" w:rsidP="00B11196">
      <w:pPr>
        <w:ind w:left="709"/>
        <w:rPr>
          <w:rFonts w:asciiTheme="minorHAnsi" w:hAnsiTheme="minorHAnsi" w:cstheme="minorHAnsi"/>
          <w:sz w:val="22"/>
          <w:szCs w:val="22"/>
        </w:rPr>
      </w:pPr>
    </w:p>
    <w:p w14:paraId="2761E6F8" w14:textId="268C4468"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example, for DEV environment, it may be </w:t>
      </w:r>
      <w:r w:rsidR="00BA667B">
        <w:rPr>
          <w:rFonts w:ascii="Courier New" w:hAnsi="Courier New" w:cs="Courier New"/>
          <w:i/>
          <w:sz w:val="22"/>
          <w:szCs w:val="22"/>
        </w:rPr>
        <w:t>dev</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14:paraId="343A3DDA" w14:textId="369112C0"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w:t>
      </w:r>
      <w:r w:rsidR="00DF6D63">
        <w:rPr>
          <w:rFonts w:asciiTheme="minorHAnsi" w:hAnsiTheme="minorHAnsi" w:cstheme="minorHAnsi"/>
          <w:sz w:val="22"/>
          <w:szCs w:val="22"/>
        </w:rPr>
        <w:t>QA/TEST</w:t>
      </w:r>
      <w:r w:rsidR="00DF6D63" w:rsidRPr="00B11196">
        <w:rPr>
          <w:rFonts w:asciiTheme="minorHAnsi" w:hAnsiTheme="minorHAnsi" w:cstheme="minorHAnsi"/>
          <w:sz w:val="22"/>
          <w:szCs w:val="22"/>
        </w:rPr>
        <w:t xml:space="preserve"> </w:t>
      </w:r>
      <w:r w:rsidRPr="00B11196">
        <w:rPr>
          <w:rFonts w:asciiTheme="minorHAnsi" w:hAnsiTheme="minorHAnsi" w:cstheme="minorHAnsi"/>
          <w:sz w:val="22"/>
          <w:szCs w:val="22"/>
        </w:rPr>
        <w:t xml:space="preserve">environment, it may be </w:t>
      </w:r>
      <w:r w:rsidR="00BA667B">
        <w:rPr>
          <w:rFonts w:ascii="Courier New" w:hAnsi="Courier New" w:cs="Courier New"/>
          <w:i/>
          <w:sz w:val="22"/>
          <w:szCs w:val="22"/>
        </w:rPr>
        <w:t>qa</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14:paraId="05DF1660" w14:textId="07AE504A"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PROD environment, it may be </w:t>
      </w:r>
      <w:r w:rsidR="00BA667B">
        <w:rPr>
          <w:rFonts w:ascii="Courier New" w:hAnsi="Courier New" w:cs="Courier New"/>
          <w:i/>
          <w:sz w:val="22"/>
          <w:szCs w:val="22"/>
        </w:rPr>
        <w:t>prod</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w:t>
      </w:r>
    </w:p>
    <w:p w14:paraId="5A6A05AA" w14:textId="77777777" w:rsidR="00B11196" w:rsidRPr="00B11196" w:rsidRDefault="00B11196" w:rsidP="00B11196">
      <w:pPr>
        <w:ind w:left="709"/>
        <w:rPr>
          <w:rFonts w:asciiTheme="minorHAnsi" w:hAnsiTheme="minorHAnsi" w:cstheme="minorHAnsi"/>
          <w:sz w:val="22"/>
          <w:szCs w:val="22"/>
        </w:rPr>
      </w:pPr>
    </w:p>
    <w:p w14:paraId="30682BB7" w14:textId="63854EA5"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Also, if SSL </w:t>
      </w:r>
      <w:proofErr w:type="gramStart"/>
      <w:r w:rsidRPr="00B11196">
        <w:rPr>
          <w:rFonts w:asciiTheme="minorHAnsi" w:hAnsiTheme="minorHAnsi" w:cstheme="minorHAnsi"/>
          <w:sz w:val="22"/>
          <w:szCs w:val="22"/>
        </w:rPr>
        <w:t>is</w:t>
      </w:r>
      <w:proofErr w:type="gramEnd"/>
      <w:r w:rsidRPr="00B11196">
        <w:rPr>
          <w:rFonts w:asciiTheme="minorHAnsi" w:hAnsiTheme="minorHAnsi" w:cstheme="minorHAnsi"/>
          <w:sz w:val="22"/>
          <w:szCs w:val="22"/>
        </w:rPr>
        <w:t xml:space="preserve"> enabled for the web server, the protocol portion of the URL would be “</w:t>
      </w:r>
      <w:r w:rsidRPr="00B11196">
        <w:rPr>
          <w:rFonts w:ascii="Courier New" w:hAnsi="Courier New" w:cs="Courier New"/>
          <w:sz w:val="22"/>
          <w:szCs w:val="22"/>
        </w:rPr>
        <w:t>http</w:t>
      </w:r>
      <w:r w:rsidRPr="00990E31">
        <w:rPr>
          <w:rFonts w:ascii="Courier New" w:hAnsi="Courier New" w:cs="Courier New"/>
          <w:b/>
          <w:sz w:val="22"/>
          <w:szCs w:val="22"/>
        </w:rPr>
        <w:t>s</w:t>
      </w:r>
      <w:r w:rsidRPr="00B11196">
        <w:rPr>
          <w:rFonts w:ascii="Courier New" w:hAnsi="Courier New" w:cs="Courier New"/>
          <w:sz w:val="22"/>
          <w:szCs w:val="22"/>
        </w:rPr>
        <w:t>://</w:t>
      </w:r>
      <w:r w:rsidRPr="00B11196">
        <w:rPr>
          <w:rFonts w:asciiTheme="minorHAnsi" w:hAnsiTheme="minorHAnsi" w:cstheme="minorHAnsi"/>
          <w:sz w:val="22"/>
          <w:szCs w:val="22"/>
        </w:rPr>
        <w:t>” instead of “</w:t>
      </w:r>
      <w:r w:rsidRPr="00B11196">
        <w:rPr>
          <w:rFonts w:ascii="Courier New" w:hAnsi="Courier New" w:cs="Courier New"/>
          <w:sz w:val="22"/>
          <w:szCs w:val="22"/>
        </w:rPr>
        <w:t>http://</w:t>
      </w:r>
      <w:r w:rsidRPr="00B11196">
        <w:rPr>
          <w:rFonts w:asciiTheme="minorHAnsi" w:hAnsiTheme="minorHAnsi" w:cstheme="minorHAnsi"/>
          <w:sz w:val="22"/>
          <w:szCs w:val="22"/>
        </w:rPr>
        <w:t>”.</w:t>
      </w:r>
      <w:r w:rsidR="00990E31">
        <w:rPr>
          <w:rFonts w:asciiTheme="minorHAnsi" w:hAnsiTheme="minorHAnsi" w:cstheme="minorHAnsi"/>
          <w:sz w:val="22"/>
          <w:szCs w:val="22"/>
        </w:rPr>
        <w:t xml:space="preserve">  For example, </w:t>
      </w:r>
      <w:r w:rsidR="00990E31" w:rsidRPr="00B11196">
        <w:rPr>
          <w:rFonts w:ascii="Courier New" w:hAnsi="Courier New" w:cs="Courier New"/>
          <w:sz w:val="22"/>
          <w:szCs w:val="22"/>
        </w:rPr>
        <w:t>https://</w:t>
      </w:r>
      <w:r w:rsidR="00BA667B">
        <w:rPr>
          <w:rFonts w:ascii="Courier New" w:hAnsi="Courier New" w:cs="Courier New"/>
          <w:i/>
          <w:sz w:val="22"/>
          <w:szCs w:val="22"/>
        </w:rPr>
        <w:t>dev</w:t>
      </w:r>
      <w:r w:rsidR="00990E31" w:rsidRPr="00B11196">
        <w:rPr>
          <w:rFonts w:ascii="Courier New" w:hAnsi="Courier New" w:cs="Courier New"/>
          <w:i/>
          <w:sz w:val="22"/>
          <w:szCs w:val="22"/>
        </w:rPr>
        <w:t>.</w:t>
      </w:r>
      <w:r w:rsidR="00BA667B">
        <w:rPr>
          <w:rFonts w:ascii="Courier New" w:hAnsi="Courier New" w:cs="Courier New"/>
          <w:i/>
          <w:sz w:val="22"/>
          <w:szCs w:val="22"/>
        </w:rPr>
        <w:t>bizflow</w:t>
      </w:r>
      <w:r w:rsidR="00990E31" w:rsidRPr="00B11196">
        <w:rPr>
          <w:rFonts w:ascii="Courier New" w:hAnsi="Courier New" w:cs="Courier New"/>
          <w:i/>
          <w:sz w:val="22"/>
          <w:szCs w:val="22"/>
        </w:rPr>
        <w:t>.hhs.gov</w:t>
      </w:r>
      <w:r w:rsidR="00990E31">
        <w:rPr>
          <w:rFonts w:asciiTheme="minorHAnsi" w:hAnsiTheme="minorHAnsi" w:cstheme="minorHAnsi"/>
          <w:sz w:val="22"/>
          <w:szCs w:val="22"/>
        </w:rPr>
        <w:t xml:space="preserve"> for development environment.</w:t>
      </w:r>
    </w:p>
    <w:p w14:paraId="762B67BB" w14:textId="77777777" w:rsidR="005F2189" w:rsidRDefault="005F2189" w:rsidP="00C03530">
      <w:pPr>
        <w:rPr>
          <w:rFonts w:cs="Arial"/>
          <w:sz w:val="22"/>
        </w:rPr>
      </w:pPr>
    </w:p>
    <w:p w14:paraId="6D79FFD0" w14:textId="13C49FEC" w:rsidR="00974FBB" w:rsidRPr="00974FBB" w:rsidRDefault="00974FBB" w:rsidP="00A83CA5">
      <w:pPr>
        <w:pStyle w:val="ListParagraph"/>
        <w:numPr>
          <w:ilvl w:val="0"/>
          <w:numId w:val="75"/>
        </w:numPr>
        <w:rPr>
          <w:rFonts w:cs="Arial"/>
          <w:sz w:val="22"/>
        </w:rPr>
      </w:pPr>
      <w:r>
        <w:rPr>
          <w:rFonts w:cs="Arial"/>
          <w:sz w:val="22"/>
        </w:rPr>
        <w:t>Restart Tomcat service to reload the changed configuration files</w:t>
      </w:r>
      <w:r w:rsidRPr="00974FBB">
        <w:rPr>
          <w:rFonts w:cs="Arial"/>
          <w:sz w:val="22"/>
        </w:rPr>
        <w:t>.</w:t>
      </w:r>
    </w:p>
    <w:p w14:paraId="7F24FDD0" w14:textId="77777777" w:rsidR="00974FBB" w:rsidRDefault="00974FBB" w:rsidP="00C03530">
      <w:pPr>
        <w:rPr>
          <w:rFonts w:cs="Arial"/>
          <w:sz w:val="22"/>
        </w:rPr>
      </w:pPr>
    </w:p>
    <w:p w14:paraId="16F4A9FA" w14:textId="6E6510B9" w:rsidR="00D72716" w:rsidRDefault="00D72716" w:rsidP="00D72716">
      <w:pPr>
        <w:pStyle w:val="Heading4"/>
      </w:pPr>
      <w:bookmarkStart w:id="273" w:name="_Toc393018024"/>
      <w:r>
        <w:t>WebMaker Server Configuration</w:t>
      </w:r>
      <w:bookmarkEnd w:id="273"/>
    </w:p>
    <w:p w14:paraId="363F861D" w14:textId="0A2137AD" w:rsidR="00D72716" w:rsidRPr="00D72716" w:rsidRDefault="00D72716" w:rsidP="00D72716">
      <w:pPr>
        <w:pStyle w:val="Bodycopy"/>
      </w:pPr>
      <w:r>
        <w:t>HHS CMS client stakeholders requested to set the web session timeout to 10 minutes.  In order to comply, you need to set the timeout to WebMaker web application.</w:t>
      </w:r>
    </w:p>
    <w:p w14:paraId="4329A04E" w14:textId="77777777" w:rsidR="00D72716" w:rsidRDefault="00D72716" w:rsidP="00D72716">
      <w:pPr>
        <w:pStyle w:val="ListParagraph"/>
        <w:numPr>
          <w:ilvl w:val="0"/>
          <w:numId w:val="55"/>
        </w:numPr>
        <w:rPr>
          <w:rFonts w:cs="Arial"/>
          <w:sz w:val="22"/>
        </w:rPr>
      </w:pPr>
      <w:r w:rsidRPr="00F77C1B">
        <w:rPr>
          <w:rFonts w:cs="Arial"/>
          <w:sz w:val="22"/>
        </w:rPr>
        <w:t>Continue to use the system administrator login to the server machine that hosts the web server.</w:t>
      </w:r>
    </w:p>
    <w:p w14:paraId="36556980" w14:textId="7D80F609" w:rsidR="00D72716" w:rsidRDefault="00D72716" w:rsidP="00D72716">
      <w:pPr>
        <w:pStyle w:val="ListParagraph"/>
        <w:numPr>
          <w:ilvl w:val="0"/>
          <w:numId w:val="55"/>
        </w:numPr>
        <w:rPr>
          <w:rFonts w:cs="Arial"/>
          <w:sz w:val="22"/>
        </w:rPr>
      </w:pPr>
      <w:r>
        <w:rPr>
          <w:rFonts w:cs="Arial"/>
          <w:sz w:val="22"/>
        </w:rPr>
        <w:t>Continue to use the editor as administrator to open the WebMaker web application deploymen</w:t>
      </w:r>
      <w:r w:rsidR="00974FBB">
        <w:rPr>
          <w:rFonts w:cs="Arial"/>
          <w:sz w:val="22"/>
        </w:rPr>
        <w:t>t descriptor, i.e. web.xml file and edit.</w:t>
      </w:r>
    </w:p>
    <w:p w14:paraId="39F355CA" w14:textId="77777777" w:rsidR="00D72716" w:rsidRDefault="00D72716" w:rsidP="00D72716">
      <w:pPr>
        <w:rPr>
          <w:rFonts w:cs="Arial"/>
          <w:sz w:val="22"/>
        </w:rPr>
      </w:pPr>
    </w:p>
    <w:p w14:paraId="10F58255" w14:textId="77777777" w:rsidR="00D72716" w:rsidRPr="00A8656F" w:rsidRDefault="00D72716" w:rsidP="00D72716">
      <w:pPr>
        <w:ind w:left="709"/>
        <w:rPr>
          <w:rFonts w:cs="Arial"/>
          <w:sz w:val="22"/>
        </w:rPr>
      </w:pPr>
      <w:r w:rsidRPr="00A8656F">
        <w:rPr>
          <w:rFonts w:cs="Arial"/>
          <w:sz w:val="22"/>
        </w:rPr>
        <w:t>For example:</w:t>
      </w:r>
    </w:p>
    <w:p w14:paraId="3595B046" w14:textId="61D3A4F6" w:rsidR="00D72716" w:rsidRPr="00A8656F" w:rsidRDefault="00D72716" w:rsidP="00D72716">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w:t>
      </w:r>
      <w:r w:rsidR="00974FBB">
        <w:rPr>
          <w:rFonts w:ascii="Courier New" w:hAnsi="Courier New" w:cs="Courier New"/>
          <w:sz w:val="18"/>
          <w:szCs w:val="18"/>
        </w:rPr>
        <w:t>WEB-INF\web</w:t>
      </w:r>
      <w:r w:rsidRPr="00A8656F">
        <w:rPr>
          <w:rFonts w:ascii="Courier New" w:hAnsi="Courier New" w:cs="Courier New"/>
          <w:sz w:val="18"/>
          <w:szCs w:val="18"/>
        </w:rPr>
        <w:t>.xml</w:t>
      </w:r>
    </w:p>
    <w:p w14:paraId="5BEE3F4A" w14:textId="77777777" w:rsidR="00D72716" w:rsidRPr="00D72716" w:rsidRDefault="00D72716" w:rsidP="00D72716">
      <w:pPr>
        <w:ind w:left="720"/>
        <w:rPr>
          <w:rFonts w:cs="Arial"/>
          <w:sz w:val="22"/>
        </w:rPr>
      </w:pPr>
    </w:p>
    <w:p w14:paraId="38DDD650" w14:textId="4A9C0A42" w:rsidR="00D72716" w:rsidRDefault="00974FBB" w:rsidP="00D72716">
      <w:pPr>
        <w:pStyle w:val="ListParagraph"/>
        <w:numPr>
          <w:ilvl w:val="0"/>
          <w:numId w:val="55"/>
        </w:numPr>
        <w:rPr>
          <w:rFonts w:cs="Arial"/>
          <w:sz w:val="22"/>
        </w:rPr>
      </w:pPr>
      <w:r>
        <w:rPr>
          <w:rFonts w:cs="Arial"/>
          <w:sz w:val="22"/>
        </w:rPr>
        <w:t>Set the session timeout value to 10 (unit in minutes).</w:t>
      </w:r>
    </w:p>
    <w:p w14:paraId="384568E1" w14:textId="77777777" w:rsidR="00974FBB" w:rsidRPr="00974FBB" w:rsidRDefault="00974FBB" w:rsidP="00974FBB">
      <w:pPr>
        <w:rPr>
          <w:rFonts w:cs="Arial"/>
          <w:sz w:val="22"/>
        </w:rPr>
      </w:pPr>
    </w:p>
    <w:p w14:paraId="59D554C8" w14:textId="77777777"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w:t>
      </w:r>
      <w:proofErr w:type="gramStart"/>
      <w:r w:rsidRPr="00974FBB">
        <w:rPr>
          <w:rFonts w:ascii="Courier New" w:hAnsi="Courier New" w:cs="Courier New"/>
          <w:sz w:val="18"/>
          <w:szCs w:val="18"/>
        </w:rPr>
        <w:t>session</w:t>
      </w:r>
      <w:proofErr w:type="gramEnd"/>
      <w:r w:rsidRPr="00974FBB">
        <w:rPr>
          <w:rFonts w:ascii="Courier New" w:hAnsi="Courier New" w:cs="Courier New"/>
          <w:sz w:val="18"/>
          <w:szCs w:val="18"/>
        </w:rPr>
        <w:t>-config&gt;</w:t>
      </w:r>
    </w:p>
    <w:p w14:paraId="68225CB6" w14:textId="77777777"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w:t>
      </w:r>
      <w:proofErr w:type="gramStart"/>
      <w:r w:rsidRPr="00974FBB">
        <w:rPr>
          <w:rFonts w:ascii="Courier New" w:hAnsi="Courier New" w:cs="Courier New"/>
          <w:sz w:val="18"/>
          <w:szCs w:val="18"/>
        </w:rPr>
        <w:t>session</w:t>
      </w:r>
      <w:proofErr w:type="gramEnd"/>
      <w:r w:rsidRPr="00974FBB">
        <w:rPr>
          <w:rFonts w:ascii="Courier New" w:hAnsi="Courier New" w:cs="Courier New"/>
          <w:sz w:val="18"/>
          <w:szCs w:val="18"/>
        </w:rPr>
        <w:t>-timeout&gt;10&lt;/session-timeout&gt;</w:t>
      </w:r>
    </w:p>
    <w:p w14:paraId="0F6C58EC" w14:textId="094BAD14"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14:paraId="4217AF75" w14:textId="77777777" w:rsidR="00974FBB" w:rsidRDefault="00974FBB" w:rsidP="00974FBB">
      <w:pPr>
        <w:rPr>
          <w:rFonts w:cs="Arial"/>
          <w:sz w:val="22"/>
        </w:rPr>
      </w:pPr>
    </w:p>
    <w:p w14:paraId="21B2E6F5" w14:textId="77777777" w:rsidR="00974FBB" w:rsidRPr="00974FBB" w:rsidRDefault="00974FBB" w:rsidP="00974FBB">
      <w:pPr>
        <w:pStyle w:val="ListParagraph"/>
        <w:numPr>
          <w:ilvl w:val="0"/>
          <w:numId w:val="55"/>
        </w:numPr>
        <w:rPr>
          <w:rFonts w:cs="Arial"/>
          <w:sz w:val="22"/>
        </w:rPr>
      </w:pPr>
      <w:r>
        <w:rPr>
          <w:rFonts w:cs="Arial"/>
          <w:sz w:val="22"/>
        </w:rPr>
        <w:t>Restart Tomcat service to reload the changed configuration files</w:t>
      </w:r>
      <w:r w:rsidRPr="00974FBB">
        <w:rPr>
          <w:rFonts w:cs="Arial"/>
          <w:sz w:val="22"/>
        </w:rPr>
        <w:t>.</w:t>
      </w:r>
    </w:p>
    <w:p w14:paraId="33BDF932" w14:textId="24C1D793" w:rsidR="00DF662C" w:rsidRDefault="00DF662C" w:rsidP="00DF662C">
      <w:pPr>
        <w:pStyle w:val="Heading4"/>
      </w:pPr>
      <w:bookmarkStart w:id="274" w:name="_Toc393018025"/>
      <w:r>
        <w:lastRenderedPageBreak/>
        <w:t>BizFlow Advanced Reporting (BAR) Configuration</w:t>
      </w:r>
      <w:bookmarkEnd w:id="274"/>
    </w:p>
    <w:p w14:paraId="1A0DD04D" w14:textId="4D2FB8BD" w:rsidR="00DF662C" w:rsidRPr="00D72716" w:rsidRDefault="00DF662C" w:rsidP="00DF662C">
      <w:pPr>
        <w:pStyle w:val="Bodycopy"/>
      </w:pPr>
      <w:r>
        <w:t xml:space="preserve">Linux JVM may not be configured to </w:t>
      </w:r>
      <w:r w:rsidR="00865331">
        <w:t xml:space="preserve">use </w:t>
      </w:r>
      <w:r>
        <w:t xml:space="preserve">AWT headless mode.  </w:t>
      </w:r>
      <w:r w:rsidRPr="00DF662C">
        <w:t>JasperReports Server doesn’t provide a virtual X frame buffer on Linux</w:t>
      </w:r>
      <w:r>
        <w:t xml:space="preserve">, which will cause error regarding </w:t>
      </w:r>
      <w:r w:rsidRPr="00DF662C">
        <w:t>JRStyledTextParser</w:t>
      </w:r>
      <w:r>
        <w:t xml:space="preserve"> when running report.  In order to prevent the error, make the following configuration change.</w:t>
      </w:r>
    </w:p>
    <w:p w14:paraId="65400063" w14:textId="33180E87" w:rsidR="00DF662C" w:rsidRDefault="00DF662C" w:rsidP="00EC07A2">
      <w:pPr>
        <w:pStyle w:val="ListParagraph"/>
        <w:numPr>
          <w:ilvl w:val="0"/>
          <w:numId w:val="60"/>
        </w:numPr>
        <w:rPr>
          <w:rFonts w:cs="Arial"/>
          <w:sz w:val="22"/>
        </w:rPr>
      </w:pPr>
      <w:r>
        <w:rPr>
          <w:rFonts w:cs="Arial"/>
          <w:sz w:val="22"/>
        </w:rPr>
        <w:t>Log in to the machine where web server (i.e. Tomcat)</w:t>
      </w:r>
      <w:r w:rsidR="00954B3E">
        <w:rPr>
          <w:rFonts w:cs="Arial"/>
          <w:sz w:val="22"/>
        </w:rPr>
        <w:t xml:space="preserve"> that hosts BAR web application</w:t>
      </w:r>
      <w:r>
        <w:rPr>
          <w:rFonts w:cs="Arial"/>
          <w:sz w:val="22"/>
        </w:rPr>
        <w:t xml:space="preserve"> is installed.</w:t>
      </w:r>
    </w:p>
    <w:p w14:paraId="1A144CC8" w14:textId="40BEB63D" w:rsidR="00DF662C" w:rsidRDefault="00DF662C" w:rsidP="00EC07A2">
      <w:pPr>
        <w:pStyle w:val="ListParagraph"/>
        <w:numPr>
          <w:ilvl w:val="0"/>
          <w:numId w:val="60"/>
        </w:numPr>
        <w:rPr>
          <w:rFonts w:cs="Arial"/>
          <w:sz w:val="22"/>
        </w:rPr>
      </w:pPr>
      <w:r>
        <w:rPr>
          <w:rFonts w:cs="Arial"/>
          <w:sz w:val="22"/>
        </w:rPr>
        <w:t>Open Tomcat startup script in text editor.</w:t>
      </w:r>
    </w:p>
    <w:p w14:paraId="5F2C4778" w14:textId="1FCDD536" w:rsidR="00DF662C" w:rsidRDefault="00DF662C" w:rsidP="00EC07A2">
      <w:pPr>
        <w:pStyle w:val="ListParagraph"/>
        <w:numPr>
          <w:ilvl w:val="0"/>
          <w:numId w:val="60"/>
        </w:numPr>
        <w:rPr>
          <w:rFonts w:cs="Arial"/>
          <w:sz w:val="22"/>
        </w:rPr>
      </w:pPr>
      <w:r>
        <w:rPr>
          <w:rFonts w:cs="Arial"/>
          <w:sz w:val="22"/>
        </w:rPr>
        <w:t>Add the following to JAVA_OPTS environment variable.</w:t>
      </w:r>
    </w:p>
    <w:p w14:paraId="6F620E5C" w14:textId="77777777" w:rsidR="00DF662C" w:rsidRDefault="00DF662C" w:rsidP="00EC07A2">
      <w:pPr>
        <w:rPr>
          <w:rFonts w:cs="Arial"/>
          <w:sz w:val="22"/>
        </w:rPr>
      </w:pPr>
    </w:p>
    <w:p w14:paraId="27F0FAD1" w14:textId="38B30754" w:rsidR="00DF662C" w:rsidRPr="00A8656F" w:rsidRDefault="00DF662C" w:rsidP="00DF662C">
      <w:pPr>
        <w:ind w:left="1134"/>
        <w:rPr>
          <w:rFonts w:ascii="Courier New" w:hAnsi="Courier New" w:cs="Courier New"/>
          <w:sz w:val="18"/>
          <w:szCs w:val="18"/>
        </w:rPr>
      </w:pPr>
      <w:r w:rsidRPr="00DF662C">
        <w:rPr>
          <w:rFonts w:ascii="Courier New" w:hAnsi="Courier New" w:cs="Courier New"/>
          <w:sz w:val="18"/>
          <w:szCs w:val="18"/>
        </w:rPr>
        <w:t>-Djava.awt.headless=true</w:t>
      </w:r>
    </w:p>
    <w:p w14:paraId="62D2E423" w14:textId="77777777" w:rsidR="00DF662C" w:rsidRPr="00D72716" w:rsidRDefault="00DF662C" w:rsidP="00DF662C">
      <w:pPr>
        <w:ind w:left="720"/>
        <w:rPr>
          <w:rFonts w:cs="Arial"/>
          <w:sz w:val="22"/>
        </w:rPr>
      </w:pPr>
    </w:p>
    <w:p w14:paraId="1FABAB5F" w14:textId="5EAB6D21" w:rsidR="00F95D92" w:rsidRPr="00D97070" w:rsidRDefault="00F95D92" w:rsidP="001B77A6">
      <w:pPr>
        <w:pStyle w:val="ListParagraph"/>
        <w:numPr>
          <w:ilvl w:val="0"/>
          <w:numId w:val="60"/>
        </w:numPr>
        <w:rPr>
          <w:rFonts w:cs="Arial"/>
          <w:sz w:val="22"/>
        </w:rPr>
      </w:pPr>
      <w:r>
        <w:rPr>
          <w:rFonts w:cs="Arial"/>
          <w:sz w:val="22"/>
        </w:rPr>
        <w:t>For email notification for scheduled report the email server information must be configured.</w:t>
      </w:r>
      <w:r w:rsidR="001B77A6">
        <w:rPr>
          <w:rFonts w:cs="Arial"/>
          <w:sz w:val="22"/>
        </w:rPr>
        <w:t xml:space="preserve">  </w:t>
      </w:r>
      <w:r w:rsidRPr="00D97070">
        <w:rPr>
          <w:rFonts w:cs="Arial"/>
          <w:sz w:val="22"/>
        </w:rPr>
        <w:t>In the text editor, open the following file.</w:t>
      </w:r>
    </w:p>
    <w:p w14:paraId="689B6CED" w14:textId="77777777" w:rsidR="00F95D92" w:rsidRDefault="00F95D92" w:rsidP="00F95D92">
      <w:pPr>
        <w:rPr>
          <w:rFonts w:cs="Arial"/>
          <w:sz w:val="22"/>
        </w:rPr>
      </w:pPr>
    </w:p>
    <w:p w14:paraId="2DAEBAFB" w14:textId="0921D964" w:rsidR="00F95D92" w:rsidRPr="00A8656F" w:rsidRDefault="00F95D92" w:rsidP="00F95D92">
      <w:pPr>
        <w:ind w:left="1134"/>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tomcat</w:t>
      </w:r>
      <w:proofErr w:type="gramEnd"/>
      <w:r>
        <w:rPr>
          <w:rFonts w:ascii="Courier New" w:hAnsi="Courier New" w:cs="Courier New"/>
          <w:sz w:val="18"/>
          <w:szCs w:val="18"/>
        </w:rPr>
        <w:t>_dir&gt;/webapps/bizflowadvreport/WEB-INF/js.quartz</w:t>
      </w:r>
      <w:r w:rsidRPr="00DF662C">
        <w:rPr>
          <w:rFonts w:ascii="Courier New" w:hAnsi="Courier New" w:cs="Courier New"/>
          <w:sz w:val="18"/>
          <w:szCs w:val="18"/>
        </w:rPr>
        <w:t>.</w:t>
      </w:r>
      <w:r>
        <w:rPr>
          <w:rFonts w:ascii="Courier New" w:hAnsi="Courier New" w:cs="Courier New"/>
          <w:sz w:val="18"/>
          <w:szCs w:val="18"/>
        </w:rPr>
        <w:t>propertie</w:t>
      </w:r>
      <w:r w:rsidRPr="00DF662C">
        <w:rPr>
          <w:rFonts w:ascii="Courier New" w:hAnsi="Courier New" w:cs="Courier New"/>
          <w:sz w:val="18"/>
          <w:szCs w:val="18"/>
        </w:rPr>
        <w:t>s</w:t>
      </w:r>
    </w:p>
    <w:p w14:paraId="234804D4" w14:textId="77777777" w:rsidR="00F95D92" w:rsidRDefault="00F95D92" w:rsidP="00F95D92">
      <w:pPr>
        <w:ind w:left="720"/>
        <w:rPr>
          <w:rFonts w:cs="Arial"/>
          <w:sz w:val="22"/>
        </w:rPr>
      </w:pPr>
    </w:p>
    <w:p w14:paraId="2B50CE43" w14:textId="77777777" w:rsidR="00E55435" w:rsidRDefault="00F95D92" w:rsidP="00F95D92">
      <w:pPr>
        <w:pStyle w:val="ListParagraph"/>
        <w:numPr>
          <w:ilvl w:val="0"/>
          <w:numId w:val="60"/>
        </w:numPr>
        <w:rPr>
          <w:rFonts w:cs="Arial"/>
          <w:sz w:val="22"/>
        </w:rPr>
      </w:pPr>
      <w:r>
        <w:rPr>
          <w:rFonts w:cs="Arial"/>
          <w:sz w:val="22"/>
        </w:rPr>
        <w:t xml:space="preserve">Specify the email server </w:t>
      </w:r>
      <w:r w:rsidR="00E55435">
        <w:rPr>
          <w:rFonts w:cs="Arial"/>
          <w:sz w:val="22"/>
        </w:rPr>
        <w:t>information</w:t>
      </w:r>
      <w:r>
        <w:rPr>
          <w:rFonts w:cs="Arial"/>
          <w:sz w:val="22"/>
        </w:rPr>
        <w:t>.</w:t>
      </w:r>
      <w:r w:rsidR="00E55435">
        <w:rPr>
          <w:rFonts w:cs="Arial"/>
          <w:sz w:val="22"/>
        </w:rPr>
        <w:t xml:space="preserve">  </w:t>
      </w:r>
    </w:p>
    <w:p w14:paraId="31EFE8F9" w14:textId="77777777" w:rsidR="00E55435" w:rsidRDefault="00E55435" w:rsidP="00D97070">
      <w:pPr>
        <w:pStyle w:val="ListParagraph"/>
        <w:numPr>
          <w:ilvl w:val="0"/>
          <w:numId w:val="0"/>
        </w:numPr>
        <w:ind w:left="720"/>
        <w:rPr>
          <w:rFonts w:cs="Arial"/>
          <w:sz w:val="22"/>
        </w:rPr>
      </w:pPr>
    </w:p>
    <w:p w14:paraId="451D26DF" w14:textId="7ED4BD0F" w:rsidR="00F95D92" w:rsidRDefault="00E55435" w:rsidP="00D97070">
      <w:pPr>
        <w:pStyle w:val="ListParagraph"/>
        <w:numPr>
          <w:ilvl w:val="0"/>
          <w:numId w:val="0"/>
        </w:numPr>
        <w:ind w:left="720"/>
        <w:rPr>
          <w:rFonts w:cs="Arial"/>
          <w:sz w:val="22"/>
        </w:rPr>
      </w:pPr>
      <w:r>
        <w:rPr>
          <w:rFonts w:cs="Arial"/>
          <w:sz w:val="22"/>
        </w:rPr>
        <w:t xml:space="preserve">Note: </w:t>
      </w:r>
      <w:r w:rsidRPr="00D97070">
        <w:rPr>
          <w:rFonts w:cs="Arial"/>
          <w:b/>
          <w:sz w:val="22"/>
        </w:rPr>
        <w:t>username</w:t>
      </w:r>
      <w:r>
        <w:rPr>
          <w:rFonts w:cs="Arial"/>
          <w:sz w:val="22"/>
        </w:rPr>
        <w:t xml:space="preserve"> and </w:t>
      </w:r>
      <w:r w:rsidRPr="00D97070">
        <w:rPr>
          <w:rFonts w:cs="Arial"/>
          <w:b/>
          <w:sz w:val="22"/>
        </w:rPr>
        <w:t>password</w:t>
      </w:r>
      <w:r>
        <w:rPr>
          <w:rFonts w:cs="Arial"/>
          <w:sz w:val="22"/>
        </w:rPr>
        <w:t xml:space="preserve"> may be left blank if email sender authentication is not used.  </w:t>
      </w:r>
      <w:proofErr w:type="gramStart"/>
      <w:r>
        <w:rPr>
          <w:rFonts w:cs="Arial"/>
          <w:sz w:val="22"/>
        </w:rPr>
        <w:t xml:space="preserve">The </w:t>
      </w:r>
      <w:r w:rsidRPr="00D97070">
        <w:rPr>
          <w:rFonts w:cs="Arial"/>
          <w:b/>
          <w:sz w:val="22"/>
        </w:rPr>
        <w:t>from</w:t>
      </w:r>
      <w:proofErr w:type="gramEnd"/>
      <w:r>
        <w:rPr>
          <w:rFonts w:cs="Arial"/>
          <w:sz w:val="22"/>
        </w:rPr>
        <w:t xml:space="preserve"> email address should be set to an appropriate group email for BizFlow Advanced Reporting administrator.  </w:t>
      </w:r>
      <w:proofErr w:type="gramStart"/>
      <w:r>
        <w:rPr>
          <w:rFonts w:cs="Arial"/>
          <w:b/>
          <w:sz w:val="22"/>
        </w:rPr>
        <w:t>p</w:t>
      </w:r>
      <w:r w:rsidRPr="00D97070">
        <w:rPr>
          <w:rFonts w:cs="Arial"/>
          <w:b/>
          <w:sz w:val="22"/>
        </w:rPr>
        <w:t>rotocol</w:t>
      </w:r>
      <w:proofErr w:type="gramEnd"/>
      <w:r>
        <w:rPr>
          <w:rFonts w:cs="Arial"/>
          <w:sz w:val="22"/>
        </w:rPr>
        <w:t xml:space="preserve"> and </w:t>
      </w:r>
      <w:r w:rsidRPr="00D97070">
        <w:rPr>
          <w:rFonts w:cs="Arial"/>
          <w:b/>
          <w:sz w:val="22"/>
        </w:rPr>
        <w:t>port</w:t>
      </w:r>
      <w:r>
        <w:rPr>
          <w:rFonts w:cs="Arial"/>
          <w:sz w:val="22"/>
        </w:rPr>
        <w:t xml:space="preserve"> may be changed as </w:t>
      </w:r>
      <w:r w:rsidR="00477B0A">
        <w:rPr>
          <w:rFonts w:cs="Arial"/>
          <w:sz w:val="22"/>
        </w:rPr>
        <w:t>appropriate if different from the default setting</w:t>
      </w:r>
      <w:r>
        <w:rPr>
          <w:rFonts w:cs="Arial"/>
          <w:sz w:val="22"/>
        </w:rPr>
        <w:t>.</w:t>
      </w:r>
    </w:p>
    <w:p w14:paraId="0A68FFAC" w14:textId="77777777" w:rsidR="00F95D92" w:rsidRDefault="00F95D92" w:rsidP="00F95D92">
      <w:pPr>
        <w:rPr>
          <w:rFonts w:cs="Arial"/>
          <w:sz w:val="22"/>
        </w:rPr>
      </w:pPr>
    </w:p>
    <w:p w14:paraId="792527F9" w14:textId="4FF0D6B1" w:rsidR="00F95D92" w:rsidRDefault="00F95D92" w:rsidP="00F95D92">
      <w:pPr>
        <w:ind w:left="1134"/>
        <w:rPr>
          <w:rFonts w:ascii="Courier New" w:hAnsi="Courier New" w:cs="Courier New"/>
          <w:i/>
          <w:sz w:val="18"/>
          <w:szCs w:val="18"/>
        </w:rPr>
      </w:pPr>
      <w:proofErr w:type="gramStart"/>
      <w:r w:rsidRPr="00F95D92">
        <w:rPr>
          <w:rFonts w:ascii="Courier New" w:hAnsi="Courier New" w:cs="Courier New"/>
          <w:sz w:val="18"/>
          <w:szCs w:val="18"/>
        </w:rPr>
        <w:t>report.scheduler.mail.sender.host</w:t>
      </w:r>
      <w:proofErr w:type="gramEnd"/>
      <w:r w:rsidRPr="00F95D92">
        <w:rPr>
          <w:rFonts w:ascii="Courier New" w:hAnsi="Courier New" w:cs="Courier New"/>
          <w:sz w:val="18"/>
          <w:szCs w:val="18"/>
        </w:rPr>
        <w:t>=</w:t>
      </w:r>
      <w:r w:rsidRPr="00D97070">
        <w:rPr>
          <w:rFonts w:ascii="Courier New" w:hAnsi="Courier New" w:cs="Courier New"/>
          <w:i/>
          <w:sz w:val="18"/>
          <w:szCs w:val="18"/>
        </w:rPr>
        <w:t>&lt;hostname_or_ip_address&gt;</w:t>
      </w:r>
    </w:p>
    <w:p w14:paraId="3F5834CA" w14:textId="4F5791FE" w:rsidR="00E55435" w:rsidRDefault="00E55435" w:rsidP="00F95D92">
      <w:pPr>
        <w:ind w:left="1134"/>
        <w:rPr>
          <w:rFonts w:ascii="Courier New" w:hAnsi="Courier New" w:cs="Courier New"/>
          <w:sz w:val="18"/>
          <w:szCs w:val="18"/>
        </w:rPr>
      </w:pPr>
      <w:proofErr w:type="gramStart"/>
      <w:r w:rsidRPr="00E55435">
        <w:rPr>
          <w:rFonts w:ascii="Courier New" w:hAnsi="Courier New" w:cs="Courier New"/>
          <w:sz w:val="18"/>
          <w:szCs w:val="18"/>
        </w:rPr>
        <w:t>report.scheduler.mail.sender.username</w:t>
      </w:r>
      <w:proofErr w:type="gramEnd"/>
      <w:r w:rsidRPr="00E55435">
        <w:rPr>
          <w:rFonts w:ascii="Courier New" w:hAnsi="Courier New" w:cs="Courier New"/>
          <w:sz w:val="18"/>
          <w:szCs w:val="18"/>
        </w:rPr>
        <w:t>=</w:t>
      </w:r>
      <w:r w:rsidRPr="00D97070">
        <w:rPr>
          <w:rFonts w:ascii="Courier New" w:hAnsi="Courier New" w:cs="Courier New"/>
          <w:i/>
          <w:sz w:val="18"/>
          <w:szCs w:val="18"/>
        </w:rPr>
        <w:t>&lt;email_account_userid&gt;</w:t>
      </w:r>
    </w:p>
    <w:p w14:paraId="0699D7E9" w14:textId="27BF0B70" w:rsidR="00E55435" w:rsidRDefault="00E55435" w:rsidP="00F95D92">
      <w:pPr>
        <w:ind w:left="1134"/>
        <w:rPr>
          <w:rFonts w:ascii="Courier New" w:hAnsi="Courier New" w:cs="Courier New"/>
          <w:sz w:val="18"/>
          <w:szCs w:val="18"/>
        </w:rPr>
      </w:pPr>
      <w:proofErr w:type="gramStart"/>
      <w:r w:rsidRPr="00E55435">
        <w:rPr>
          <w:rFonts w:ascii="Courier New" w:hAnsi="Courier New" w:cs="Courier New"/>
          <w:sz w:val="18"/>
          <w:szCs w:val="18"/>
        </w:rPr>
        <w:t>report.scheduler.mail.sender.password</w:t>
      </w:r>
      <w:proofErr w:type="gramEnd"/>
      <w:r w:rsidRPr="00E55435">
        <w:rPr>
          <w:rFonts w:ascii="Courier New" w:hAnsi="Courier New" w:cs="Courier New"/>
          <w:sz w:val="18"/>
          <w:szCs w:val="18"/>
        </w:rPr>
        <w:t>=</w:t>
      </w:r>
      <w:r w:rsidRPr="00D97070">
        <w:rPr>
          <w:rFonts w:ascii="Courier New" w:hAnsi="Courier New" w:cs="Courier New"/>
          <w:i/>
          <w:sz w:val="18"/>
          <w:szCs w:val="18"/>
        </w:rPr>
        <w:t>&lt;email_account_password&gt;</w:t>
      </w:r>
    </w:p>
    <w:p w14:paraId="36E3DC9E" w14:textId="5C32E66F" w:rsidR="00E55435" w:rsidRDefault="00E55435" w:rsidP="00F95D92">
      <w:pPr>
        <w:ind w:left="1134"/>
        <w:rPr>
          <w:rFonts w:ascii="Courier New" w:hAnsi="Courier New" w:cs="Courier New"/>
          <w:sz w:val="18"/>
          <w:szCs w:val="18"/>
        </w:rPr>
      </w:pPr>
      <w:proofErr w:type="gramStart"/>
      <w:r w:rsidRPr="00E55435">
        <w:rPr>
          <w:rFonts w:ascii="Courier New" w:hAnsi="Courier New" w:cs="Courier New"/>
          <w:sz w:val="18"/>
          <w:szCs w:val="18"/>
        </w:rPr>
        <w:t>report.scheduler.mail.sender.from</w:t>
      </w:r>
      <w:proofErr w:type="gramEnd"/>
      <w:r w:rsidRPr="00E55435">
        <w:rPr>
          <w:rFonts w:ascii="Courier New" w:hAnsi="Courier New" w:cs="Courier New"/>
          <w:sz w:val="18"/>
          <w:szCs w:val="18"/>
        </w:rPr>
        <w:t>=</w:t>
      </w:r>
      <w:r w:rsidRPr="00D97070">
        <w:rPr>
          <w:rFonts w:ascii="Courier New" w:hAnsi="Courier New" w:cs="Courier New"/>
          <w:i/>
          <w:sz w:val="18"/>
          <w:szCs w:val="18"/>
        </w:rPr>
        <w:t>&lt;baradmin@hhs.gov&gt;</w:t>
      </w:r>
    </w:p>
    <w:p w14:paraId="58D5A70C" w14:textId="5A85DB17" w:rsidR="00E55435" w:rsidRDefault="00E55435" w:rsidP="00F95D92">
      <w:pPr>
        <w:ind w:left="1134"/>
        <w:rPr>
          <w:rFonts w:ascii="Courier New" w:hAnsi="Courier New" w:cs="Courier New"/>
          <w:sz w:val="18"/>
          <w:szCs w:val="18"/>
        </w:rPr>
      </w:pPr>
      <w:proofErr w:type="gramStart"/>
      <w:r w:rsidRPr="00E55435">
        <w:rPr>
          <w:rFonts w:ascii="Courier New" w:hAnsi="Courier New" w:cs="Courier New"/>
          <w:sz w:val="18"/>
          <w:szCs w:val="18"/>
        </w:rPr>
        <w:t>report.scheduler.mail.sender.protocol</w:t>
      </w:r>
      <w:proofErr w:type="gramEnd"/>
      <w:r w:rsidRPr="00E55435">
        <w:rPr>
          <w:rFonts w:ascii="Courier New" w:hAnsi="Courier New" w:cs="Courier New"/>
          <w:sz w:val="18"/>
          <w:szCs w:val="18"/>
        </w:rPr>
        <w:t>=smtp</w:t>
      </w:r>
    </w:p>
    <w:p w14:paraId="4E506549" w14:textId="17766369" w:rsidR="00E55435" w:rsidRPr="00E55435" w:rsidRDefault="00E55435" w:rsidP="00F95D92">
      <w:pPr>
        <w:ind w:left="1134"/>
        <w:rPr>
          <w:rFonts w:ascii="Courier New" w:hAnsi="Courier New" w:cs="Courier New"/>
          <w:sz w:val="18"/>
          <w:szCs w:val="18"/>
        </w:rPr>
      </w:pPr>
      <w:proofErr w:type="gramStart"/>
      <w:r w:rsidRPr="00E55435">
        <w:rPr>
          <w:rFonts w:ascii="Courier New" w:hAnsi="Courier New" w:cs="Courier New"/>
          <w:sz w:val="18"/>
          <w:szCs w:val="18"/>
        </w:rPr>
        <w:t>report.scheduler.mail.sender.port</w:t>
      </w:r>
      <w:proofErr w:type="gramEnd"/>
      <w:r w:rsidRPr="00E55435">
        <w:rPr>
          <w:rFonts w:ascii="Courier New" w:hAnsi="Courier New" w:cs="Courier New"/>
          <w:sz w:val="18"/>
          <w:szCs w:val="18"/>
        </w:rPr>
        <w:t>=25</w:t>
      </w:r>
    </w:p>
    <w:p w14:paraId="6F0C476E" w14:textId="77777777" w:rsidR="00F95D92" w:rsidRPr="00D72716" w:rsidRDefault="00F95D92" w:rsidP="00F95D92">
      <w:pPr>
        <w:ind w:left="720"/>
        <w:rPr>
          <w:rFonts w:cs="Arial"/>
          <w:sz w:val="22"/>
        </w:rPr>
      </w:pPr>
    </w:p>
    <w:p w14:paraId="475A89DF" w14:textId="628A53B7" w:rsidR="00954B3E" w:rsidRPr="00954B3E" w:rsidRDefault="00954B3E" w:rsidP="00954B3E">
      <w:pPr>
        <w:pStyle w:val="ListParagraph"/>
        <w:numPr>
          <w:ilvl w:val="0"/>
          <w:numId w:val="60"/>
        </w:numPr>
        <w:rPr>
          <w:rFonts w:cs="Arial"/>
          <w:sz w:val="22"/>
        </w:rPr>
      </w:pPr>
      <w:r w:rsidRPr="00954B3E">
        <w:rPr>
          <w:sz w:val="22"/>
        </w:rPr>
        <w:t>R</w:t>
      </w:r>
      <w:r w:rsidRPr="00A83CA5">
        <w:rPr>
          <w:sz w:val="22"/>
        </w:rPr>
        <w:t>eporting audit may be enabled/disabled using the following steps</w:t>
      </w:r>
      <w:r w:rsidRPr="00954B3E">
        <w:rPr>
          <w:rFonts w:cs="Arial"/>
          <w:sz w:val="22"/>
        </w:rPr>
        <w:t>.  In the text editor, open the following file.</w:t>
      </w:r>
    </w:p>
    <w:p w14:paraId="7768086D" w14:textId="77777777" w:rsidR="00954B3E" w:rsidRDefault="00954B3E" w:rsidP="00954B3E">
      <w:pPr>
        <w:rPr>
          <w:rFonts w:cs="Arial"/>
          <w:sz w:val="22"/>
        </w:rPr>
      </w:pPr>
    </w:p>
    <w:p w14:paraId="6D182452" w14:textId="7663A280" w:rsidR="00954B3E" w:rsidRPr="00A8656F" w:rsidRDefault="00954B3E" w:rsidP="00954B3E">
      <w:pPr>
        <w:ind w:left="1134"/>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tomcat</w:t>
      </w:r>
      <w:proofErr w:type="gramEnd"/>
      <w:r>
        <w:rPr>
          <w:rFonts w:ascii="Courier New" w:hAnsi="Courier New" w:cs="Courier New"/>
          <w:sz w:val="18"/>
          <w:szCs w:val="18"/>
        </w:rPr>
        <w:t>_dir&gt;/webapps/bizflowadvreport/WEB-INF/js.config</w:t>
      </w:r>
      <w:r w:rsidRPr="00DF662C">
        <w:rPr>
          <w:rFonts w:ascii="Courier New" w:hAnsi="Courier New" w:cs="Courier New"/>
          <w:sz w:val="18"/>
          <w:szCs w:val="18"/>
        </w:rPr>
        <w:t>.</w:t>
      </w:r>
      <w:r>
        <w:rPr>
          <w:rFonts w:ascii="Courier New" w:hAnsi="Courier New" w:cs="Courier New"/>
          <w:sz w:val="18"/>
          <w:szCs w:val="18"/>
        </w:rPr>
        <w:t>propertie</w:t>
      </w:r>
      <w:r w:rsidRPr="00DF662C">
        <w:rPr>
          <w:rFonts w:ascii="Courier New" w:hAnsi="Courier New" w:cs="Courier New"/>
          <w:sz w:val="18"/>
          <w:szCs w:val="18"/>
        </w:rPr>
        <w:t>s</w:t>
      </w:r>
    </w:p>
    <w:p w14:paraId="52365F30" w14:textId="77777777" w:rsidR="00954B3E" w:rsidRDefault="00954B3E" w:rsidP="00954B3E">
      <w:pPr>
        <w:ind w:left="720"/>
        <w:rPr>
          <w:rFonts w:cs="Arial"/>
          <w:sz w:val="22"/>
        </w:rPr>
      </w:pPr>
    </w:p>
    <w:p w14:paraId="0AEEA8F4" w14:textId="682A62DF" w:rsidR="00954B3E" w:rsidRDefault="00954B3E" w:rsidP="00954B3E">
      <w:pPr>
        <w:pStyle w:val="ListParagraph"/>
        <w:numPr>
          <w:ilvl w:val="0"/>
          <w:numId w:val="60"/>
        </w:numPr>
        <w:rPr>
          <w:rFonts w:cs="Arial"/>
          <w:sz w:val="22"/>
        </w:rPr>
      </w:pPr>
      <w:r>
        <w:rPr>
          <w:rFonts w:cs="Arial"/>
          <w:sz w:val="22"/>
        </w:rPr>
        <w:t xml:space="preserve">Specify true for the following properties.  </w:t>
      </w:r>
    </w:p>
    <w:p w14:paraId="00D45D6E" w14:textId="77777777" w:rsidR="00954B3E" w:rsidRDefault="00954B3E" w:rsidP="00954B3E">
      <w:pPr>
        <w:pStyle w:val="ListParagraph"/>
        <w:numPr>
          <w:ilvl w:val="0"/>
          <w:numId w:val="0"/>
        </w:numPr>
        <w:ind w:left="720"/>
        <w:rPr>
          <w:rFonts w:cs="Arial"/>
          <w:sz w:val="22"/>
        </w:rPr>
      </w:pPr>
    </w:p>
    <w:p w14:paraId="351DA124" w14:textId="77777777" w:rsidR="00954B3E" w:rsidRPr="00DD23DB" w:rsidRDefault="00954B3E" w:rsidP="00A83CA5">
      <w:pPr>
        <w:ind w:left="1134"/>
        <w:rPr>
          <w:rFonts w:ascii="Courier New" w:hAnsi="Courier New" w:cs="Courier New"/>
          <w:color w:val="000000" w:themeColor="text1"/>
          <w:sz w:val="18"/>
          <w:szCs w:val="18"/>
          <w:rPrChange w:id="275" w:author="Steven Yang" w:date="2018-07-12T12:08:00Z">
            <w:rPr>
              <w:rFonts w:ascii="Courier New" w:hAnsi="Courier New" w:cs="Courier New"/>
              <w:color w:val="000000"/>
              <w:sz w:val="18"/>
              <w:szCs w:val="18"/>
            </w:rPr>
          </w:rPrChange>
        </w:rPr>
      </w:pPr>
      <w:r w:rsidRPr="00DD23DB">
        <w:rPr>
          <w:rFonts w:ascii="Courier New" w:hAnsi="Courier New" w:cs="Courier New"/>
          <w:color w:val="000000" w:themeColor="text1"/>
          <w:sz w:val="18"/>
          <w:szCs w:val="18"/>
          <w:rPrChange w:id="276" w:author="Steven Yang" w:date="2018-07-12T12:08:00Z">
            <w:rPr>
              <w:rFonts w:ascii="Courier New" w:hAnsi="Courier New" w:cs="Courier New"/>
              <w:color w:val="1F497D"/>
              <w:sz w:val="18"/>
              <w:szCs w:val="18"/>
            </w:rPr>
          </w:rPrChange>
        </w:rPr>
        <w:t xml:space="preserve"># </w:t>
      </w:r>
      <w:proofErr w:type="gramStart"/>
      <w:r w:rsidRPr="00DD23DB">
        <w:rPr>
          <w:rFonts w:ascii="Courier New" w:hAnsi="Courier New" w:cs="Courier New"/>
          <w:color w:val="000000" w:themeColor="text1"/>
          <w:sz w:val="18"/>
          <w:szCs w:val="18"/>
          <w:rPrChange w:id="277" w:author="Steven Yang" w:date="2018-07-12T12:08:00Z">
            <w:rPr>
              <w:rFonts w:ascii="Courier New" w:hAnsi="Courier New" w:cs="Courier New"/>
              <w:color w:val="1F497D"/>
              <w:sz w:val="18"/>
              <w:szCs w:val="18"/>
            </w:rPr>
          </w:rPrChange>
        </w:rPr>
        <w:t>enable</w:t>
      </w:r>
      <w:proofErr w:type="gramEnd"/>
      <w:r w:rsidRPr="00DD23DB">
        <w:rPr>
          <w:rFonts w:ascii="Courier New" w:hAnsi="Courier New" w:cs="Courier New"/>
          <w:color w:val="000000" w:themeColor="text1"/>
          <w:sz w:val="18"/>
          <w:szCs w:val="18"/>
          <w:rPrChange w:id="278" w:author="Steven Yang" w:date="2018-07-12T12:08:00Z">
            <w:rPr>
              <w:rFonts w:ascii="Courier New" w:hAnsi="Courier New" w:cs="Courier New"/>
              <w:color w:val="1F497D"/>
              <w:sz w:val="18"/>
              <w:szCs w:val="18"/>
            </w:rPr>
          </w:rPrChange>
        </w:rPr>
        <w:t xml:space="preserve"> or disable auditing monitoring feature</w:t>
      </w:r>
    </w:p>
    <w:p w14:paraId="4CBBB4E0" w14:textId="42875387" w:rsidR="00954B3E" w:rsidRPr="00DD23DB" w:rsidRDefault="00954B3E" w:rsidP="00A83CA5">
      <w:pPr>
        <w:ind w:left="1134"/>
        <w:rPr>
          <w:rFonts w:ascii="Courier New" w:hAnsi="Courier New" w:cs="Courier New"/>
          <w:color w:val="000000" w:themeColor="text1"/>
          <w:sz w:val="18"/>
          <w:szCs w:val="18"/>
          <w:rPrChange w:id="279" w:author="Steven Yang" w:date="2018-07-12T12:08:00Z">
            <w:rPr>
              <w:rFonts w:ascii="Courier New" w:hAnsi="Courier New" w:cs="Courier New"/>
              <w:color w:val="000000"/>
              <w:sz w:val="18"/>
              <w:szCs w:val="18"/>
            </w:rPr>
          </w:rPrChange>
        </w:rPr>
      </w:pPr>
      <w:proofErr w:type="gramStart"/>
      <w:r w:rsidRPr="00DD23DB">
        <w:rPr>
          <w:rFonts w:ascii="Courier New" w:hAnsi="Courier New" w:cs="Courier New"/>
          <w:b/>
          <w:color w:val="000000" w:themeColor="text1"/>
          <w:sz w:val="18"/>
          <w:szCs w:val="18"/>
          <w:rPrChange w:id="280" w:author="Steven Yang" w:date="2018-07-12T12:08:00Z">
            <w:rPr>
              <w:rFonts w:ascii="Courier New" w:hAnsi="Courier New" w:cs="Courier New"/>
              <w:b/>
              <w:color w:val="1F497D"/>
              <w:sz w:val="18"/>
              <w:szCs w:val="18"/>
            </w:rPr>
          </w:rPrChange>
        </w:rPr>
        <w:t>feature.audit</w:t>
      </w:r>
      <w:proofErr w:type="gramEnd"/>
      <w:r w:rsidRPr="00DD23DB">
        <w:rPr>
          <w:rFonts w:ascii="Courier New" w:hAnsi="Courier New" w:cs="Courier New"/>
          <w:b/>
          <w:color w:val="000000" w:themeColor="text1"/>
          <w:sz w:val="18"/>
          <w:szCs w:val="18"/>
          <w:rPrChange w:id="281" w:author="Steven Yang" w:date="2018-07-12T12:08:00Z">
            <w:rPr>
              <w:rFonts w:ascii="Courier New" w:hAnsi="Courier New" w:cs="Courier New"/>
              <w:b/>
              <w:color w:val="1F497D"/>
              <w:sz w:val="18"/>
              <w:szCs w:val="18"/>
            </w:rPr>
          </w:rPrChange>
        </w:rPr>
        <w:t>_monitoring.enabled</w:t>
      </w:r>
      <w:r w:rsidRPr="00DD23DB">
        <w:rPr>
          <w:rFonts w:ascii="Courier New" w:hAnsi="Courier New" w:cs="Courier New"/>
          <w:color w:val="000000" w:themeColor="text1"/>
          <w:sz w:val="18"/>
          <w:szCs w:val="18"/>
          <w:rPrChange w:id="282" w:author="Steven Yang" w:date="2018-07-12T12:08:00Z">
            <w:rPr>
              <w:rFonts w:ascii="Courier New" w:hAnsi="Courier New" w:cs="Courier New"/>
              <w:color w:val="1F497D"/>
              <w:sz w:val="18"/>
              <w:szCs w:val="18"/>
            </w:rPr>
          </w:rPrChange>
        </w:rPr>
        <w:t>=true</w:t>
      </w:r>
    </w:p>
    <w:p w14:paraId="5816C433" w14:textId="77777777" w:rsidR="00954B3E" w:rsidRPr="00DD23DB" w:rsidRDefault="00954B3E" w:rsidP="00A83CA5">
      <w:pPr>
        <w:ind w:left="1134"/>
        <w:rPr>
          <w:rFonts w:ascii="Courier New" w:hAnsi="Courier New" w:cs="Courier New"/>
          <w:color w:val="000000" w:themeColor="text1"/>
          <w:sz w:val="18"/>
          <w:szCs w:val="18"/>
          <w:rPrChange w:id="283" w:author="Steven Yang" w:date="2018-07-12T12:08:00Z">
            <w:rPr>
              <w:rFonts w:ascii="Courier New" w:hAnsi="Courier New" w:cs="Courier New"/>
              <w:color w:val="000000"/>
              <w:sz w:val="18"/>
              <w:szCs w:val="18"/>
            </w:rPr>
          </w:rPrChange>
        </w:rPr>
      </w:pPr>
      <w:r w:rsidRPr="00DD23DB">
        <w:rPr>
          <w:rFonts w:ascii="Courier New" w:hAnsi="Courier New" w:cs="Courier New"/>
          <w:color w:val="000000" w:themeColor="text1"/>
          <w:sz w:val="18"/>
          <w:szCs w:val="18"/>
          <w:rPrChange w:id="284" w:author="Steven Yang" w:date="2018-07-12T12:08:00Z">
            <w:rPr>
              <w:rFonts w:ascii="Courier New" w:hAnsi="Courier New" w:cs="Courier New"/>
              <w:color w:val="1F497D"/>
              <w:sz w:val="18"/>
              <w:szCs w:val="18"/>
            </w:rPr>
          </w:rPrChange>
        </w:rPr>
        <w:t> </w:t>
      </w:r>
    </w:p>
    <w:p w14:paraId="7C71B5A9" w14:textId="77777777" w:rsidR="00954B3E" w:rsidRPr="00DD23DB" w:rsidRDefault="00954B3E" w:rsidP="00A83CA5">
      <w:pPr>
        <w:ind w:left="1134"/>
        <w:rPr>
          <w:rFonts w:ascii="Courier New" w:hAnsi="Courier New" w:cs="Courier New"/>
          <w:color w:val="000000" w:themeColor="text1"/>
          <w:sz w:val="18"/>
          <w:szCs w:val="18"/>
          <w:rPrChange w:id="285" w:author="Steven Yang" w:date="2018-07-12T12:08:00Z">
            <w:rPr>
              <w:rFonts w:ascii="Courier New" w:hAnsi="Courier New" w:cs="Courier New"/>
              <w:color w:val="000000"/>
              <w:sz w:val="18"/>
              <w:szCs w:val="18"/>
            </w:rPr>
          </w:rPrChange>
        </w:rPr>
      </w:pPr>
      <w:r w:rsidRPr="00DD23DB">
        <w:rPr>
          <w:rFonts w:ascii="Courier New" w:hAnsi="Courier New" w:cs="Courier New"/>
          <w:color w:val="000000" w:themeColor="text1"/>
          <w:sz w:val="18"/>
          <w:szCs w:val="18"/>
          <w:rPrChange w:id="286" w:author="Steven Yang" w:date="2018-07-12T12:08:00Z">
            <w:rPr>
              <w:rFonts w:ascii="Courier New" w:hAnsi="Courier New" w:cs="Courier New"/>
              <w:color w:val="1F497D"/>
              <w:sz w:val="18"/>
              <w:szCs w:val="18"/>
            </w:rPr>
          </w:rPrChange>
        </w:rPr>
        <w:t># Enable or disable Auditing</w:t>
      </w:r>
    </w:p>
    <w:p w14:paraId="31530C22" w14:textId="049DBC74" w:rsidR="00954B3E" w:rsidRPr="00DD23DB" w:rsidRDefault="00954B3E" w:rsidP="00A83CA5">
      <w:pPr>
        <w:ind w:left="1134"/>
        <w:rPr>
          <w:rFonts w:ascii="Courier New" w:hAnsi="Courier New" w:cs="Courier New"/>
          <w:color w:val="000000" w:themeColor="text1"/>
          <w:sz w:val="18"/>
          <w:szCs w:val="18"/>
          <w:rPrChange w:id="287" w:author="Steven Yang" w:date="2018-07-12T12:08:00Z">
            <w:rPr>
              <w:rFonts w:ascii="Courier New" w:hAnsi="Courier New" w:cs="Courier New"/>
              <w:color w:val="000000"/>
              <w:sz w:val="18"/>
              <w:szCs w:val="18"/>
            </w:rPr>
          </w:rPrChange>
        </w:rPr>
      </w:pPr>
      <w:proofErr w:type="gramStart"/>
      <w:r w:rsidRPr="00DD23DB">
        <w:rPr>
          <w:rFonts w:ascii="Courier New" w:hAnsi="Courier New" w:cs="Courier New"/>
          <w:b/>
          <w:color w:val="000000" w:themeColor="text1"/>
          <w:sz w:val="18"/>
          <w:szCs w:val="18"/>
          <w:rPrChange w:id="288" w:author="Steven Yang" w:date="2018-07-12T12:08:00Z">
            <w:rPr>
              <w:rFonts w:ascii="Courier New" w:hAnsi="Courier New" w:cs="Courier New"/>
              <w:b/>
              <w:color w:val="1F497D"/>
              <w:sz w:val="18"/>
              <w:szCs w:val="18"/>
            </w:rPr>
          </w:rPrChange>
        </w:rPr>
        <w:t>audit.records.enabled</w:t>
      </w:r>
      <w:proofErr w:type="gramEnd"/>
      <w:r w:rsidRPr="00DD23DB">
        <w:rPr>
          <w:rFonts w:ascii="Courier New" w:hAnsi="Courier New" w:cs="Courier New"/>
          <w:color w:val="000000" w:themeColor="text1"/>
          <w:sz w:val="18"/>
          <w:szCs w:val="18"/>
          <w:rPrChange w:id="289" w:author="Steven Yang" w:date="2018-07-12T12:08:00Z">
            <w:rPr>
              <w:rFonts w:ascii="Courier New" w:hAnsi="Courier New" w:cs="Courier New"/>
              <w:color w:val="1F497D"/>
              <w:sz w:val="18"/>
              <w:szCs w:val="18"/>
            </w:rPr>
          </w:rPrChange>
        </w:rPr>
        <w:t>=true</w:t>
      </w:r>
    </w:p>
    <w:p w14:paraId="5A053204" w14:textId="77777777" w:rsidR="00954B3E" w:rsidRPr="00DD23DB" w:rsidRDefault="00954B3E" w:rsidP="00A83CA5">
      <w:pPr>
        <w:ind w:left="1134"/>
        <w:rPr>
          <w:rFonts w:ascii="Courier New" w:hAnsi="Courier New" w:cs="Courier New"/>
          <w:color w:val="000000" w:themeColor="text1"/>
          <w:sz w:val="18"/>
          <w:szCs w:val="18"/>
          <w:rPrChange w:id="290" w:author="Steven Yang" w:date="2018-07-12T12:08:00Z">
            <w:rPr>
              <w:rFonts w:ascii="Courier New" w:hAnsi="Courier New" w:cs="Courier New"/>
              <w:color w:val="000000"/>
              <w:sz w:val="18"/>
              <w:szCs w:val="18"/>
            </w:rPr>
          </w:rPrChange>
        </w:rPr>
      </w:pPr>
      <w:r w:rsidRPr="00DD23DB">
        <w:rPr>
          <w:rFonts w:ascii="Courier New" w:hAnsi="Courier New" w:cs="Courier New"/>
          <w:color w:val="000000" w:themeColor="text1"/>
          <w:sz w:val="18"/>
          <w:szCs w:val="18"/>
          <w:rPrChange w:id="291" w:author="Steven Yang" w:date="2018-07-12T12:08:00Z">
            <w:rPr>
              <w:rFonts w:ascii="Courier New" w:hAnsi="Courier New" w:cs="Courier New"/>
              <w:color w:val="1F497D"/>
              <w:sz w:val="18"/>
              <w:szCs w:val="18"/>
            </w:rPr>
          </w:rPrChange>
        </w:rPr>
        <w:t> </w:t>
      </w:r>
    </w:p>
    <w:p w14:paraId="145CB01A" w14:textId="77777777" w:rsidR="00954B3E" w:rsidRPr="00DD23DB" w:rsidRDefault="00954B3E" w:rsidP="00A83CA5">
      <w:pPr>
        <w:ind w:left="1134"/>
        <w:rPr>
          <w:rFonts w:ascii="Courier New" w:hAnsi="Courier New" w:cs="Courier New"/>
          <w:color w:val="000000" w:themeColor="text1"/>
          <w:sz w:val="18"/>
          <w:szCs w:val="18"/>
          <w:rPrChange w:id="292" w:author="Steven Yang" w:date="2018-07-12T12:08:00Z">
            <w:rPr>
              <w:rFonts w:ascii="Courier New" w:hAnsi="Courier New" w:cs="Courier New"/>
              <w:color w:val="000000"/>
              <w:sz w:val="18"/>
              <w:szCs w:val="18"/>
            </w:rPr>
          </w:rPrChange>
        </w:rPr>
      </w:pPr>
      <w:r w:rsidRPr="00DD23DB">
        <w:rPr>
          <w:rFonts w:ascii="Courier New" w:hAnsi="Courier New" w:cs="Courier New"/>
          <w:color w:val="000000" w:themeColor="text1"/>
          <w:sz w:val="18"/>
          <w:szCs w:val="18"/>
          <w:rPrChange w:id="293" w:author="Steven Yang" w:date="2018-07-12T12:08:00Z">
            <w:rPr>
              <w:rFonts w:ascii="Courier New" w:hAnsi="Courier New" w:cs="Courier New"/>
              <w:color w:val="1F497D"/>
              <w:sz w:val="18"/>
              <w:szCs w:val="18"/>
            </w:rPr>
          </w:rPrChange>
        </w:rPr>
        <w:t># Enable or disable Monitoring</w:t>
      </w:r>
    </w:p>
    <w:p w14:paraId="42DC9775" w14:textId="7A64B5C2" w:rsidR="00954B3E" w:rsidRDefault="00954B3E" w:rsidP="00A83CA5">
      <w:pPr>
        <w:ind w:left="1134"/>
        <w:rPr>
          <w:ins w:id="294" w:author="Steven Yang" w:date="2018-07-12T12:17:00Z"/>
          <w:rFonts w:ascii="Courier New" w:hAnsi="Courier New" w:cs="Courier New"/>
          <w:color w:val="000000" w:themeColor="text1"/>
          <w:sz w:val="18"/>
          <w:szCs w:val="18"/>
        </w:rPr>
      </w:pPr>
      <w:proofErr w:type="gramStart"/>
      <w:r w:rsidRPr="00DD23DB">
        <w:rPr>
          <w:rFonts w:ascii="Courier New" w:hAnsi="Courier New" w:cs="Courier New"/>
          <w:b/>
          <w:color w:val="000000" w:themeColor="text1"/>
          <w:sz w:val="18"/>
          <w:szCs w:val="18"/>
          <w:rPrChange w:id="295" w:author="Steven Yang" w:date="2018-07-12T12:08:00Z">
            <w:rPr>
              <w:rFonts w:ascii="Courier New" w:hAnsi="Courier New" w:cs="Courier New"/>
              <w:b/>
              <w:color w:val="1F497D"/>
              <w:sz w:val="18"/>
              <w:szCs w:val="18"/>
            </w:rPr>
          </w:rPrChange>
        </w:rPr>
        <w:t>monitoring.records.enabled</w:t>
      </w:r>
      <w:proofErr w:type="gramEnd"/>
      <w:r w:rsidRPr="00DD23DB">
        <w:rPr>
          <w:rFonts w:ascii="Courier New" w:hAnsi="Courier New" w:cs="Courier New"/>
          <w:color w:val="000000" w:themeColor="text1"/>
          <w:sz w:val="18"/>
          <w:szCs w:val="18"/>
          <w:rPrChange w:id="296" w:author="Steven Yang" w:date="2018-07-12T12:08:00Z">
            <w:rPr>
              <w:rFonts w:ascii="Courier New" w:hAnsi="Courier New" w:cs="Courier New"/>
              <w:color w:val="1F497D"/>
              <w:sz w:val="18"/>
              <w:szCs w:val="18"/>
            </w:rPr>
          </w:rPrChange>
        </w:rPr>
        <w:t>=true</w:t>
      </w:r>
    </w:p>
    <w:p w14:paraId="1F3EC5A7" w14:textId="77777777" w:rsidR="00BD359A" w:rsidRPr="00DD23DB" w:rsidRDefault="00BD359A" w:rsidP="00A83CA5">
      <w:pPr>
        <w:ind w:left="1134"/>
        <w:rPr>
          <w:rFonts w:ascii="Courier New" w:hAnsi="Courier New" w:cs="Courier New"/>
          <w:color w:val="000000" w:themeColor="text1"/>
          <w:sz w:val="18"/>
          <w:szCs w:val="18"/>
          <w:rPrChange w:id="297" w:author="Steven Yang" w:date="2018-07-12T12:08:00Z">
            <w:rPr>
              <w:rFonts w:ascii="Courier New" w:hAnsi="Courier New" w:cs="Courier New"/>
              <w:color w:val="000000"/>
              <w:sz w:val="18"/>
              <w:szCs w:val="18"/>
            </w:rPr>
          </w:rPrChange>
        </w:rPr>
      </w:pPr>
    </w:p>
    <w:p w14:paraId="0A260155" w14:textId="289485E8" w:rsidR="00BD359A" w:rsidRPr="00954B3E" w:rsidRDefault="00BD359A" w:rsidP="00BD359A">
      <w:pPr>
        <w:pStyle w:val="ListParagraph"/>
        <w:numPr>
          <w:ilvl w:val="0"/>
          <w:numId w:val="60"/>
        </w:numPr>
        <w:rPr>
          <w:ins w:id="298" w:author="Steven Yang" w:date="2018-07-12T12:17:00Z"/>
          <w:rFonts w:cs="Arial"/>
          <w:sz w:val="22"/>
        </w:rPr>
      </w:pPr>
      <w:ins w:id="299" w:author="Steven Yang" w:date="2018-07-12T12:18:00Z">
        <w:r>
          <w:rPr>
            <w:sz w:val="22"/>
          </w:rPr>
          <w:t>CLOB in reporting is disabled by default.  In order to enable CLOB data type, you need to change the following configuration.</w:t>
        </w:r>
      </w:ins>
    </w:p>
    <w:p w14:paraId="6F0DC57C" w14:textId="77777777" w:rsidR="00BD359A" w:rsidRDefault="00BD359A" w:rsidP="00BD359A">
      <w:pPr>
        <w:rPr>
          <w:ins w:id="300" w:author="Steven Yang" w:date="2018-07-12T12:17:00Z"/>
          <w:rFonts w:cs="Arial"/>
          <w:sz w:val="22"/>
        </w:rPr>
      </w:pPr>
    </w:p>
    <w:p w14:paraId="7E5E1B4E" w14:textId="7870973C" w:rsidR="00BD359A" w:rsidRDefault="00BD359A" w:rsidP="00BD359A">
      <w:pPr>
        <w:ind w:left="1134"/>
        <w:rPr>
          <w:ins w:id="301" w:author="Steven Yang" w:date="2018-07-12T12:22:00Z"/>
          <w:rFonts w:ascii="Courier New" w:hAnsi="Courier New" w:cs="Courier New"/>
          <w:sz w:val="18"/>
          <w:szCs w:val="18"/>
        </w:rPr>
      </w:pPr>
      <w:ins w:id="302" w:author="Steven Yang" w:date="2018-07-12T12:21:00Z">
        <w:r w:rsidRPr="00BD359A">
          <w:rPr>
            <w:rFonts w:asciiTheme="minorHAnsi" w:hAnsiTheme="minorHAnsi" w:cs="Courier New"/>
            <w:sz w:val="22"/>
            <w:szCs w:val="22"/>
            <w:rPrChange w:id="303" w:author="Steven Yang" w:date="2018-07-12T12:21:00Z">
              <w:rPr>
                <w:rFonts w:ascii="Courier New" w:hAnsi="Courier New" w:cs="Courier New"/>
                <w:sz w:val="18"/>
                <w:szCs w:val="18"/>
              </w:rPr>
            </w:rPrChange>
          </w:rPr>
          <w:t>File:</w:t>
        </w:r>
        <w:r>
          <w:rPr>
            <w:rFonts w:ascii="Courier New" w:hAnsi="Courier New" w:cs="Courier New"/>
            <w:sz w:val="18"/>
            <w:szCs w:val="18"/>
          </w:rPr>
          <w:t xml:space="preserve"> </w:t>
        </w:r>
      </w:ins>
      <w:ins w:id="304" w:author="Steven Yang" w:date="2018-07-12T12:17:00Z">
        <w:r>
          <w:rPr>
            <w:rFonts w:ascii="Courier New" w:hAnsi="Courier New" w:cs="Courier New"/>
            <w:sz w:val="18"/>
            <w:szCs w:val="18"/>
          </w:rPr>
          <w:t>&lt;tomcat_dir&gt;/webapps/bizflowadvreport/WEB-INF/</w:t>
        </w:r>
      </w:ins>
      <w:ins w:id="305" w:author="Steven Yang" w:date="2018-07-12T12:19:00Z">
        <w:r w:rsidRPr="00BD359A">
          <w:t xml:space="preserve"> </w:t>
        </w:r>
        <w:r w:rsidRPr="00BD359A">
          <w:rPr>
            <w:rFonts w:ascii="Courier New" w:hAnsi="Courier New" w:cs="Courier New"/>
            <w:sz w:val="18"/>
            <w:szCs w:val="18"/>
          </w:rPr>
          <w:t>applicationContext-semanticLayer.xml</w:t>
        </w:r>
      </w:ins>
    </w:p>
    <w:p w14:paraId="7DD214BD" w14:textId="472BFCC1" w:rsidR="00BD359A" w:rsidRPr="00A8656F" w:rsidRDefault="00BD359A" w:rsidP="00BD359A">
      <w:pPr>
        <w:ind w:left="1134"/>
        <w:rPr>
          <w:ins w:id="306" w:author="Steven Yang" w:date="2018-07-12T12:22:00Z"/>
          <w:rFonts w:ascii="Courier New" w:hAnsi="Courier New" w:cs="Courier New"/>
          <w:sz w:val="18"/>
          <w:szCs w:val="18"/>
        </w:rPr>
      </w:pPr>
      <w:ins w:id="307" w:author="Steven Yang" w:date="2018-07-12T12:22:00Z">
        <w:r w:rsidRPr="00BD359A">
          <w:rPr>
            <w:rFonts w:asciiTheme="minorHAnsi" w:hAnsiTheme="minorHAnsi" w:cs="Courier New"/>
            <w:sz w:val="22"/>
            <w:szCs w:val="22"/>
          </w:rPr>
          <w:lastRenderedPageBreak/>
          <w:t>Bean</w:t>
        </w:r>
        <w:r w:rsidRPr="00B868ED">
          <w:rPr>
            <w:rFonts w:asciiTheme="minorHAnsi" w:hAnsiTheme="minorHAnsi" w:cs="Courier New"/>
            <w:sz w:val="22"/>
            <w:szCs w:val="22"/>
          </w:rPr>
          <w:t>:</w:t>
        </w:r>
        <w:r>
          <w:rPr>
            <w:rFonts w:ascii="Courier New" w:hAnsi="Courier New" w:cs="Courier New"/>
            <w:sz w:val="18"/>
            <w:szCs w:val="18"/>
          </w:rPr>
          <w:t xml:space="preserve"> </w:t>
        </w:r>
      </w:ins>
      <w:ins w:id="308" w:author="Steven Yang" w:date="2018-07-12T12:23:00Z">
        <w:r w:rsidRPr="00BD359A">
          <w:rPr>
            <w:rFonts w:ascii="Courier New" w:hAnsi="Courier New" w:cs="Courier New"/>
            <w:sz w:val="18"/>
            <w:szCs w:val="18"/>
          </w:rPr>
          <w:t>jdbcMetaConfiguration</w:t>
        </w:r>
      </w:ins>
    </w:p>
    <w:p w14:paraId="6683371A" w14:textId="2B622E04" w:rsidR="00BD359A" w:rsidRPr="00A8656F" w:rsidRDefault="00BD359A" w:rsidP="00BD359A">
      <w:pPr>
        <w:ind w:left="1134"/>
        <w:rPr>
          <w:ins w:id="309" w:author="Steven Yang" w:date="2018-07-12T12:22:00Z"/>
          <w:rFonts w:ascii="Courier New" w:hAnsi="Courier New" w:cs="Courier New"/>
          <w:sz w:val="18"/>
          <w:szCs w:val="18"/>
        </w:rPr>
      </w:pPr>
      <w:ins w:id="310" w:author="Steven Yang" w:date="2018-07-12T12:22:00Z">
        <w:r w:rsidRPr="00BD359A">
          <w:rPr>
            <w:rFonts w:asciiTheme="minorHAnsi" w:hAnsiTheme="minorHAnsi" w:cs="Courier New"/>
            <w:sz w:val="22"/>
            <w:szCs w:val="22"/>
          </w:rPr>
          <w:t>Property</w:t>
        </w:r>
        <w:r w:rsidRPr="00B868ED">
          <w:rPr>
            <w:rFonts w:asciiTheme="minorHAnsi" w:hAnsiTheme="minorHAnsi" w:cs="Courier New"/>
            <w:sz w:val="22"/>
            <w:szCs w:val="22"/>
          </w:rPr>
          <w:t>:</w:t>
        </w:r>
        <w:r>
          <w:rPr>
            <w:rFonts w:ascii="Courier New" w:hAnsi="Courier New" w:cs="Courier New"/>
            <w:sz w:val="18"/>
            <w:szCs w:val="18"/>
          </w:rPr>
          <w:t xml:space="preserve"> </w:t>
        </w:r>
      </w:ins>
      <w:ins w:id="311" w:author="Steven Yang" w:date="2018-07-12T12:23:00Z">
        <w:r w:rsidRPr="00BD359A">
          <w:rPr>
            <w:rFonts w:ascii="Courier New" w:hAnsi="Courier New" w:cs="Courier New"/>
            <w:sz w:val="18"/>
            <w:szCs w:val="18"/>
          </w:rPr>
          <w:t>jdbc2JavaTypeMapping</w:t>
        </w:r>
      </w:ins>
    </w:p>
    <w:p w14:paraId="30849D5A" w14:textId="77777777" w:rsidR="00BD359A" w:rsidRDefault="00BD359A" w:rsidP="00BD359A">
      <w:pPr>
        <w:ind w:left="1134"/>
        <w:rPr>
          <w:ins w:id="312" w:author="Steven Yang" w:date="2018-07-12T12:24:00Z"/>
          <w:rFonts w:asciiTheme="minorHAnsi" w:hAnsiTheme="minorHAnsi" w:cs="Courier New"/>
          <w:sz w:val="22"/>
          <w:szCs w:val="22"/>
        </w:rPr>
      </w:pPr>
    </w:p>
    <w:p w14:paraId="158EBDC1" w14:textId="7D6749D9" w:rsidR="00BD359A" w:rsidRDefault="00BD359A" w:rsidP="00BD359A">
      <w:pPr>
        <w:ind w:left="1134"/>
        <w:rPr>
          <w:ins w:id="313" w:author="Steven Yang" w:date="2018-07-12T12:25:00Z"/>
          <w:rFonts w:ascii="Courier New" w:hAnsi="Courier New" w:cs="Courier New"/>
          <w:sz w:val="18"/>
          <w:szCs w:val="18"/>
        </w:rPr>
      </w:pPr>
      <w:ins w:id="314" w:author="Steven Yang" w:date="2018-07-12T12:24:00Z">
        <w:r>
          <w:rPr>
            <w:rFonts w:asciiTheme="minorHAnsi" w:hAnsiTheme="minorHAnsi" w:cs="Courier New"/>
            <w:sz w:val="22"/>
            <w:szCs w:val="22"/>
          </w:rPr>
          <w:t>Change</w:t>
        </w:r>
        <w:r w:rsidRPr="00B868ED">
          <w:rPr>
            <w:rFonts w:asciiTheme="minorHAnsi" w:hAnsiTheme="minorHAnsi" w:cs="Courier New"/>
            <w:sz w:val="22"/>
            <w:szCs w:val="22"/>
          </w:rPr>
          <w:t>:</w:t>
        </w:r>
      </w:ins>
      <w:ins w:id="315" w:author="Steven Yang" w:date="2018-07-12T12:25:00Z">
        <w:r>
          <w:rPr>
            <w:rFonts w:asciiTheme="minorHAnsi" w:hAnsiTheme="minorHAnsi" w:cs="Courier New"/>
            <w:sz w:val="22"/>
            <w:szCs w:val="22"/>
          </w:rPr>
          <w:t xml:space="preserve"> uncomment CLOB entry and set data type</w:t>
        </w:r>
      </w:ins>
      <w:ins w:id="316" w:author="Steven Yang" w:date="2018-07-12T12:24:00Z">
        <w:r>
          <w:rPr>
            <w:rFonts w:ascii="Courier New" w:hAnsi="Courier New" w:cs="Courier New"/>
            <w:sz w:val="18"/>
            <w:szCs w:val="18"/>
          </w:rPr>
          <w:t xml:space="preserve"> </w:t>
        </w:r>
      </w:ins>
    </w:p>
    <w:p w14:paraId="6AC716FB" w14:textId="77777777" w:rsidR="00BD359A" w:rsidRDefault="00BD359A" w:rsidP="00BD359A">
      <w:pPr>
        <w:ind w:left="1134"/>
        <w:rPr>
          <w:ins w:id="317" w:author="Steven Yang" w:date="2018-07-12T12:25:00Z"/>
          <w:rFonts w:ascii="Courier New" w:hAnsi="Courier New" w:cs="Courier New"/>
          <w:sz w:val="18"/>
          <w:szCs w:val="18"/>
        </w:rPr>
      </w:pPr>
    </w:p>
    <w:p w14:paraId="116D7DED" w14:textId="5E8D38C0" w:rsidR="00BD359A" w:rsidRPr="00A8656F" w:rsidRDefault="00BD359A" w:rsidP="00BD359A">
      <w:pPr>
        <w:ind w:left="1440"/>
        <w:rPr>
          <w:ins w:id="318" w:author="Steven Yang" w:date="2018-07-12T12:24:00Z"/>
          <w:rFonts w:ascii="Courier New" w:hAnsi="Courier New" w:cs="Courier New"/>
          <w:sz w:val="18"/>
          <w:szCs w:val="18"/>
        </w:rPr>
        <w:pPrChange w:id="319" w:author="Steven Yang" w:date="2018-07-12T12:26:00Z">
          <w:pPr>
            <w:ind w:left="1134"/>
          </w:pPr>
        </w:pPrChange>
      </w:pPr>
      <w:ins w:id="320" w:author="Steven Yang" w:date="2018-07-12T12:25:00Z">
        <w:r w:rsidRPr="00BD359A">
          <w:rPr>
            <w:rFonts w:ascii="Courier New" w:hAnsi="Courier New" w:cs="Courier New"/>
            <w:sz w:val="18"/>
            <w:szCs w:val="18"/>
          </w:rPr>
          <w:t>&lt;</w:t>
        </w:r>
        <w:proofErr w:type="gramStart"/>
        <w:r w:rsidRPr="00BD359A">
          <w:rPr>
            <w:rFonts w:ascii="Courier New" w:hAnsi="Courier New" w:cs="Courier New"/>
            <w:sz w:val="18"/>
            <w:szCs w:val="18"/>
          </w:rPr>
          <w:t>entry</w:t>
        </w:r>
        <w:proofErr w:type="gramEnd"/>
        <w:r w:rsidRPr="00BD359A">
          <w:rPr>
            <w:rFonts w:ascii="Courier New" w:hAnsi="Courier New" w:cs="Courier New"/>
            <w:sz w:val="18"/>
            <w:szCs w:val="18"/>
          </w:rPr>
          <w:t xml:space="preserve"> key="</w:t>
        </w:r>
        <w:r w:rsidRPr="00BD359A">
          <w:rPr>
            <w:rFonts w:ascii="Courier New" w:hAnsi="Courier New" w:cs="Courier New"/>
            <w:b/>
            <w:sz w:val="18"/>
            <w:szCs w:val="18"/>
            <w:rPrChange w:id="321" w:author="Steven Yang" w:date="2018-07-12T12:26:00Z">
              <w:rPr>
                <w:rFonts w:ascii="Courier New" w:hAnsi="Courier New" w:cs="Courier New"/>
                <w:sz w:val="18"/>
                <w:szCs w:val="18"/>
              </w:rPr>
            </w:rPrChange>
          </w:rPr>
          <w:t>CLOB</w:t>
        </w:r>
        <w:r w:rsidRPr="00BD359A">
          <w:rPr>
            <w:rFonts w:ascii="Courier New" w:hAnsi="Courier New" w:cs="Courier New"/>
            <w:sz w:val="18"/>
            <w:szCs w:val="18"/>
          </w:rPr>
          <w:t>" value="</w:t>
        </w:r>
        <w:r w:rsidRPr="00BD359A">
          <w:rPr>
            <w:rFonts w:ascii="Courier New" w:hAnsi="Courier New" w:cs="Courier New"/>
            <w:b/>
            <w:sz w:val="18"/>
            <w:szCs w:val="18"/>
            <w:rPrChange w:id="322" w:author="Steven Yang" w:date="2018-07-12T12:26:00Z">
              <w:rPr>
                <w:rFonts w:ascii="Courier New" w:hAnsi="Courier New" w:cs="Courier New"/>
                <w:sz w:val="18"/>
                <w:szCs w:val="18"/>
              </w:rPr>
            </w:rPrChange>
          </w:rPr>
          <w:t>java.lang.String</w:t>
        </w:r>
        <w:r w:rsidRPr="00BD359A">
          <w:rPr>
            <w:rFonts w:ascii="Courier New" w:hAnsi="Courier New" w:cs="Courier New"/>
            <w:sz w:val="18"/>
            <w:szCs w:val="18"/>
          </w:rPr>
          <w:t>"/&gt;</w:t>
        </w:r>
      </w:ins>
    </w:p>
    <w:p w14:paraId="7F727F1B" w14:textId="77777777" w:rsidR="00BD359A" w:rsidRPr="00A8656F" w:rsidRDefault="00BD359A" w:rsidP="00BD359A">
      <w:pPr>
        <w:ind w:left="1134"/>
        <w:rPr>
          <w:ins w:id="323" w:author="Steven Yang" w:date="2018-07-12T12:17:00Z"/>
          <w:rFonts w:ascii="Courier New" w:hAnsi="Courier New" w:cs="Courier New"/>
          <w:sz w:val="18"/>
          <w:szCs w:val="18"/>
        </w:rPr>
      </w:pPr>
    </w:p>
    <w:p w14:paraId="7B4A89E0" w14:textId="77777777" w:rsidR="00BD359A" w:rsidRDefault="00BD359A" w:rsidP="00BD359A">
      <w:pPr>
        <w:ind w:left="720"/>
        <w:rPr>
          <w:ins w:id="324" w:author="Steven Yang" w:date="2018-07-12T12:17:00Z"/>
          <w:rFonts w:cs="Arial"/>
          <w:sz w:val="22"/>
        </w:rPr>
      </w:pPr>
    </w:p>
    <w:p w14:paraId="0ED28755" w14:textId="0EC1E842" w:rsidR="00954B3E" w:rsidRDefault="00954B3E" w:rsidP="00954B3E">
      <w:pPr>
        <w:ind w:left="1134"/>
        <w:rPr>
          <w:rFonts w:ascii="Courier New" w:hAnsi="Courier New" w:cs="Courier New"/>
          <w:sz w:val="18"/>
          <w:szCs w:val="18"/>
        </w:rPr>
      </w:pPr>
    </w:p>
    <w:p w14:paraId="0A2F294F" w14:textId="77777777" w:rsidR="00E55435" w:rsidRDefault="00E55435" w:rsidP="00C03530">
      <w:pPr>
        <w:rPr>
          <w:rFonts w:cs="Arial"/>
          <w:sz w:val="22"/>
        </w:rPr>
      </w:pPr>
    </w:p>
    <w:p w14:paraId="305D5113" w14:textId="4B6EA610" w:rsidR="009F467B" w:rsidRDefault="009F7951" w:rsidP="00B71FDD">
      <w:pPr>
        <w:pStyle w:val="Heading3"/>
      </w:pPr>
      <w:bookmarkStart w:id="325" w:name="_Toc393018026"/>
      <w:r>
        <w:t>BizFlow Web Portal Configuration</w:t>
      </w:r>
      <w:bookmarkEnd w:id="325"/>
    </w:p>
    <w:p w14:paraId="40273E50" w14:textId="450FF95A" w:rsidR="009F7951" w:rsidRDefault="009F7951" w:rsidP="009F7951">
      <w:pPr>
        <w:pStyle w:val="ListParagraph"/>
        <w:numPr>
          <w:ilvl w:val="0"/>
          <w:numId w:val="52"/>
        </w:numPr>
        <w:rPr>
          <w:rFonts w:cs="Arial"/>
          <w:sz w:val="22"/>
        </w:rPr>
      </w:pPr>
      <w:r>
        <w:rPr>
          <w:rFonts w:cs="Arial"/>
          <w:sz w:val="22"/>
        </w:rPr>
        <w:t>Log in to BizFlow Web Portal as a system administrator</w:t>
      </w:r>
      <w:r w:rsidRPr="00F77C1B">
        <w:rPr>
          <w:rFonts w:cs="Arial"/>
          <w:sz w:val="22"/>
        </w:rPr>
        <w:t>.</w:t>
      </w:r>
    </w:p>
    <w:p w14:paraId="10DDC10C" w14:textId="3416B1E4" w:rsidR="009F7951" w:rsidRDefault="009F7951" w:rsidP="009F7951">
      <w:pPr>
        <w:pStyle w:val="ListParagraph"/>
        <w:numPr>
          <w:ilvl w:val="0"/>
          <w:numId w:val="52"/>
        </w:numPr>
        <w:rPr>
          <w:rFonts w:cs="Arial"/>
          <w:sz w:val="22"/>
        </w:rPr>
      </w:pPr>
      <w:r>
        <w:rPr>
          <w:rFonts w:cs="Arial"/>
          <w:sz w:val="22"/>
        </w:rPr>
        <w:t>Click on ADMINISTRATION tab at the top right corner.</w:t>
      </w:r>
    </w:p>
    <w:p w14:paraId="56DE9569" w14:textId="0545E158" w:rsidR="009F7951" w:rsidRDefault="009F7951" w:rsidP="009F7951">
      <w:pPr>
        <w:pStyle w:val="ListParagraph"/>
        <w:numPr>
          <w:ilvl w:val="0"/>
          <w:numId w:val="52"/>
        </w:numPr>
        <w:rPr>
          <w:rFonts w:cs="Arial"/>
          <w:sz w:val="22"/>
        </w:rPr>
      </w:pPr>
      <w:r>
        <w:rPr>
          <w:rFonts w:cs="Arial"/>
          <w:sz w:val="22"/>
        </w:rPr>
        <w:t>Click on Global Options on the configuration page.</w:t>
      </w:r>
    </w:p>
    <w:p w14:paraId="5B0260BC" w14:textId="35A6BA67" w:rsidR="009F7951" w:rsidRDefault="009F7951" w:rsidP="009F7951">
      <w:pPr>
        <w:pStyle w:val="ListParagraph"/>
        <w:numPr>
          <w:ilvl w:val="0"/>
          <w:numId w:val="52"/>
        </w:numPr>
        <w:rPr>
          <w:rFonts w:cs="Arial"/>
          <w:sz w:val="22"/>
        </w:rPr>
      </w:pPr>
      <w:r>
        <w:rPr>
          <w:rFonts w:cs="Arial"/>
          <w:sz w:val="22"/>
        </w:rPr>
        <w:t>Select “Process Design” option for Options Category dropdown on the upper right corner.</w:t>
      </w:r>
    </w:p>
    <w:p w14:paraId="4345A033" w14:textId="2A793982" w:rsidR="009F7951" w:rsidRDefault="009F7951" w:rsidP="009F7951">
      <w:pPr>
        <w:pStyle w:val="ListParagraph"/>
        <w:numPr>
          <w:ilvl w:val="0"/>
          <w:numId w:val="52"/>
        </w:numPr>
        <w:rPr>
          <w:rFonts w:cs="Arial"/>
          <w:sz w:val="22"/>
        </w:rPr>
      </w:pPr>
      <w:r>
        <w:rPr>
          <w:rFonts w:cs="Arial"/>
          <w:sz w:val="22"/>
        </w:rPr>
        <w:t>Click disk icon next to the Options Category to check out.</w:t>
      </w:r>
    </w:p>
    <w:p w14:paraId="3E2F4338" w14:textId="77777777" w:rsidR="009F7951" w:rsidRDefault="009F7951" w:rsidP="009F7951">
      <w:pPr>
        <w:pStyle w:val="ListParagraph"/>
        <w:numPr>
          <w:ilvl w:val="0"/>
          <w:numId w:val="52"/>
        </w:numPr>
        <w:rPr>
          <w:rFonts w:cs="Arial"/>
          <w:sz w:val="22"/>
        </w:rPr>
      </w:pPr>
      <w:r>
        <w:rPr>
          <w:rFonts w:cs="Arial"/>
          <w:sz w:val="22"/>
        </w:rPr>
        <w:t xml:space="preserve">Type the URL of the BizFlow Web Portal to the field labled “Base URL”.  </w:t>
      </w:r>
    </w:p>
    <w:p w14:paraId="191BEB32" w14:textId="77777777" w:rsidR="009F1DFD" w:rsidRDefault="009F1DFD" w:rsidP="009F7951">
      <w:pPr>
        <w:pStyle w:val="ListParagraph"/>
        <w:numPr>
          <w:ilvl w:val="0"/>
          <w:numId w:val="0"/>
        </w:numPr>
        <w:ind w:left="720"/>
        <w:rPr>
          <w:rFonts w:cs="Arial"/>
          <w:sz w:val="22"/>
        </w:rPr>
      </w:pPr>
    </w:p>
    <w:p w14:paraId="55B1CCE4" w14:textId="5DC0894C" w:rsidR="009F7951" w:rsidRPr="00F77C1B" w:rsidRDefault="009F7951" w:rsidP="009F7951">
      <w:pPr>
        <w:pStyle w:val="ListParagraph"/>
        <w:numPr>
          <w:ilvl w:val="0"/>
          <w:numId w:val="0"/>
        </w:numPr>
        <w:ind w:left="720"/>
        <w:rPr>
          <w:rFonts w:cs="Arial"/>
          <w:sz w:val="22"/>
        </w:rPr>
      </w:pPr>
      <w:r>
        <w:rPr>
          <w:rFonts w:cs="Arial"/>
          <w:sz w:val="22"/>
        </w:rPr>
        <w:t>Fo</w:t>
      </w:r>
      <w:r w:rsidR="009F1DFD">
        <w:rPr>
          <w:rFonts w:cs="Arial"/>
          <w:sz w:val="22"/>
        </w:rPr>
        <w:t>r example, “</w:t>
      </w:r>
      <w:r w:rsidR="009F1DFD" w:rsidRPr="009F1DFD">
        <w:rPr>
          <w:rFonts w:ascii="Courier New" w:hAnsi="Courier New" w:cs="Courier New"/>
          <w:sz w:val="20"/>
          <w:szCs w:val="20"/>
        </w:rPr>
        <w:t>http://</w:t>
      </w:r>
      <w:r w:rsidR="00BA667B">
        <w:rPr>
          <w:rFonts w:ascii="Courier New" w:hAnsi="Courier New" w:cs="Courier New"/>
          <w:sz w:val="20"/>
          <w:szCs w:val="20"/>
        </w:rPr>
        <w:t>dev.bizflow.hhs.gov</w:t>
      </w:r>
      <w:r w:rsidR="009F1DFD" w:rsidRPr="009F1DFD">
        <w:rPr>
          <w:rFonts w:ascii="Courier New" w:hAnsi="Courier New" w:cs="Courier New"/>
          <w:sz w:val="20"/>
          <w:szCs w:val="20"/>
        </w:rPr>
        <w:t>/bizflow</w:t>
      </w:r>
      <w:r w:rsidR="009F1DFD">
        <w:rPr>
          <w:rFonts w:cs="Arial"/>
          <w:sz w:val="22"/>
        </w:rPr>
        <w:t>”</w:t>
      </w:r>
    </w:p>
    <w:p w14:paraId="340285AE" w14:textId="77777777" w:rsidR="009F7951" w:rsidRPr="009F7951" w:rsidRDefault="009F7951" w:rsidP="009F7951">
      <w:pPr>
        <w:ind w:left="720" w:hanging="360"/>
        <w:rPr>
          <w:rFonts w:cs="Arial"/>
          <w:sz w:val="22"/>
        </w:rPr>
      </w:pPr>
    </w:p>
    <w:p w14:paraId="7DC5BD86" w14:textId="77777777" w:rsidR="00D87E82" w:rsidRDefault="009F7951" w:rsidP="009F7951">
      <w:pPr>
        <w:pStyle w:val="ListParagraph"/>
        <w:numPr>
          <w:ilvl w:val="0"/>
          <w:numId w:val="52"/>
        </w:numPr>
        <w:rPr>
          <w:rFonts w:cs="Arial"/>
          <w:sz w:val="22"/>
        </w:rPr>
      </w:pPr>
      <w:r>
        <w:rPr>
          <w:rFonts w:cs="Arial"/>
          <w:sz w:val="22"/>
        </w:rPr>
        <w:t xml:space="preserve">Click the disk icon with down arrow to check in the change.  </w:t>
      </w:r>
    </w:p>
    <w:p w14:paraId="1EAA9C37" w14:textId="77777777" w:rsidR="00D87E82" w:rsidRDefault="00D87E82" w:rsidP="00D669EA">
      <w:pPr>
        <w:pStyle w:val="ListParagraph"/>
        <w:numPr>
          <w:ilvl w:val="0"/>
          <w:numId w:val="0"/>
        </w:numPr>
        <w:ind w:left="720"/>
        <w:rPr>
          <w:rFonts w:cs="Arial"/>
          <w:sz w:val="22"/>
        </w:rPr>
      </w:pPr>
    </w:p>
    <w:p w14:paraId="5FCF43BE" w14:textId="2604BBF0" w:rsidR="009F7951" w:rsidRDefault="00D87E82" w:rsidP="00D669EA">
      <w:pPr>
        <w:pStyle w:val="ListParagraph"/>
        <w:numPr>
          <w:ilvl w:val="0"/>
          <w:numId w:val="0"/>
        </w:numPr>
        <w:ind w:left="720"/>
        <w:rPr>
          <w:rFonts w:cs="Arial"/>
          <w:sz w:val="22"/>
        </w:rPr>
      </w:pPr>
      <w:r w:rsidRPr="00D87E82">
        <w:rPr>
          <w:rFonts w:cs="Arial"/>
          <w:noProof/>
          <w:sz w:val="22"/>
        </w:rPr>
        <w:drawing>
          <wp:inline distT="0" distB="0" distL="0" distR="0" wp14:anchorId="45FA3B83" wp14:editId="2BC9F4EC">
            <wp:extent cx="5290063" cy="2700867"/>
            <wp:effectExtent l="0" t="0" r="0" b="0"/>
            <wp:docPr id="24" name="Picture 24" descr="Macintosh HD:private:var:folders:9d:ryd91ph94rzdgtcp85bwg1w00000gp:T:com.skitch.skitch:DMDE6C2F2EF-CDB3-48C3-84FE-051037261E17:Pasted_Image_3_24_17__3_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E6C2F2EF-CDB3-48C3-84FE-051037261E17:Pasted_Image_3_24_17__3_55_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0063" cy="2700867"/>
                    </a:xfrm>
                    <a:prstGeom prst="rect">
                      <a:avLst/>
                    </a:prstGeom>
                    <a:noFill/>
                    <a:ln>
                      <a:noFill/>
                    </a:ln>
                  </pic:spPr>
                </pic:pic>
              </a:graphicData>
            </a:graphic>
          </wp:inline>
        </w:drawing>
      </w:r>
    </w:p>
    <w:p w14:paraId="12379C09" w14:textId="77777777" w:rsidR="00D87E82" w:rsidRDefault="00D87E82" w:rsidP="00D669EA">
      <w:pPr>
        <w:pStyle w:val="ListParagraph"/>
        <w:numPr>
          <w:ilvl w:val="0"/>
          <w:numId w:val="0"/>
        </w:numPr>
        <w:ind w:left="720"/>
        <w:rPr>
          <w:rFonts w:cs="Arial"/>
          <w:sz w:val="22"/>
        </w:rPr>
      </w:pPr>
    </w:p>
    <w:p w14:paraId="290BC32F" w14:textId="77777777" w:rsidR="00D87E82" w:rsidRDefault="00D87E82" w:rsidP="00D669EA">
      <w:pPr>
        <w:pStyle w:val="ListParagraph"/>
        <w:numPr>
          <w:ilvl w:val="0"/>
          <w:numId w:val="0"/>
        </w:numPr>
        <w:ind w:left="720"/>
        <w:rPr>
          <w:rFonts w:cs="Arial"/>
          <w:sz w:val="22"/>
        </w:rPr>
      </w:pPr>
    </w:p>
    <w:p w14:paraId="434BB1F3" w14:textId="77777777" w:rsidR="00D87E82" w:rsidRDefault="00D87E82" w:rsidP="00D669EA">
      <w:pPr>
        <w:pStyle w:val="ListParagraph"/>
        <w:numPr>
          <w:ilvl w:val="0"/>
          <w:numId w:val="0"/>
        </w:numPr>
        <w:ind w:left="720"/>
        <w:rPr>
          <w:rFonts w:cs="Arial"/>
          <w:sz w:val="22"/>
        </w:rPr>
      </w:pPr>
    </w:p>
    <w:p w14:paraId="20B11526" w14:textId="5B76388A" w:rsidR="00D87E82" w:rsidRDefault="00D87E82" w:rsidP="00D87E82">
      <w:pPr>
        <w:pStyle w:val="ListParagraph"/>
        <w:numPr>
          <w:ilvl w:val="0"/>
          <w:numId w:val="52"/>
        </w:numPr>
        <w:rPr>
          <w:rFonts w:cs="Arial"/>
          <w:sz w:val="22"/>
        </w:rPr>
      </w:pPr>
      <w:r>
        <w:rPr>
          <w:rFonts w:cs="Arial"/>
          <w:sz w:val="22"/>
        </w:rPr>
        <w:t>Select “Work Area Defaults” option for Options Category dropdown on the upper right corner.</w:t>
      </w:r>
    </w:p>
    <w:p w14:paraId="448503CF" w14:textId="77777777" w:rsidR="00D87E82" w:rsidRDefault="00D87E82" w:rsidP="00D87E82">
      <w:pPr>
        <w:pStyle w:val="ListParagraph"/>
        <w:numPr>
          <w:ilvl w:val="0"/>
          <w:numId w:val="52"/>
        </w:numPr>
        <w:rPr>
          <w:rFonts w:cs="Arial"/>
          <w:sz w:val="22"/>
        </w:rPr>
      </w:pPr>
      <w:r>
        <w:rPr>
          <w:rFonts w:cs="Arial"/>
          <w:sz w:val="22"/>
        </w:rPr>
        <w:t>Click disk icon next to the Options Category to check out.</w:t>
      </w:r>
    </w:p>
    <w:p w14:paraId="35540691" w14:textId="786156F5" w:rsidR="00D87E82" w:rsidRDefault="00D87E82" w:rsidP="00D87E82">
      <w:pPr>
        <w:pStyle w:val="ListParagraph"/>
        <w:numPr>
          <w:ilvl w:val="0"/>
          <w:numId w:val="52"/>
        </w:numPr>
        <w:rPr>
          <w:rFonts w:cs="Arial"/>
          <w:sz w:val="22"/>
        </w:rPr>
      </w:pPr>
      <w:r>
        <w:rPr>
          <w:rFonts w:cs="Arial"/>
          <w:sz w:val="22"/>
        </w:rPr>
        <w:t>Set “Current Process” option for Show Attachment dropdown.</w:t>
      </w:r>
      <w:r w:rsidRPr="00D87E82">
        <w:rPr>
          <w:rFonts w:cs="Arial"/>
          <w:sz w:val="22"/>
        </w:rPr>
        <w:t xml:space="preserve"> </w:t>
      </w:r>
    </w:p>
    <w:p w14:paraId="738CB74F" w14:textId="65A3A1BE" w:rsidR="00D87E82" w:rsidRDefault="00D87E82" w:rsidP="00D87E82">
      <w:pPr>
        <w:pStyle w:val="ListParagraph"/>
        <w:numPr>
          <w:ilvl w:val="0"/>
          <w:numId w:val="52"/>
        </w:numPr>
        <w:rPr>
          <w:rFonts w:cs="Arial"/>
          <w:sz w:val="22"/>
        </w:rPr>
      </w:pPr>
      <w:r>
        <w:rPr>
          <w:rFonts w:cs="Arial"/>
          <w:sz w:val="22"/>
        </w:rPr>
        <w:t>Set “Current Process” option for Show Comments dropdown.</w:t>
      </w:r>
    </w:p>
    <w:p w14:paraId="5ABDC8E3" w14:textId="77777777" w:rsidR="00D87E82" w:rsidRDefault="00D87E82" w:rsidP="00D87E82">
      <w:pPr>
        <w:pStyle w:val="ListParagraph"/>
        <w:numPr>
          <w:ilvl w:val="0"/>
          <w:numId w:val="52"/>
        </w:numPr>
        <w:rPr>
          <w:rFonts w:cs="Arial"/>
          <w:sz w:val="22"/>
        </w:rPr>
      </w:pPr>
      <w:r>
        <w:rPr>
          <w:rFonts w:cs="Arial"/>
          <w:sz w:val="22"/>
        </w:rPr>
        <w:t xml:space="preserve">Click the disk icon with down arrow to check in the change.  </w:t>
      </w:r>
    </w:p>
    <w:p w14:paraId="0A8EAA7C" w14:textId="2033DE17" w:rsidR="00D87E82" w:rsidRDefault="00D87E82" w:rsidP="00D669EA">
      <w:pPr>
        <w:pStyle w:val="ListParagraph"/>
        <w:numPr>
          <w:ilvl w:val="0"/>
          <w:numId w:val="0"/>
        </w:numPr>
        <w:ind w:left="720"/>
        <w:rPr>
          <w:rFonts w:cs="Arial"/>
          <w:sz w:val="22"/>
        </w:rPr>
      </w:pPr>
    </w:p>
    <w:p w14:paraId="1E2F09ED" w14:textId="3FCE54BF" w:rsidR="00D87E82" w:rsidRDefault="00D87E82" w:rsidP="00D669EA">
      <w:pPr>
        <w:pStyle w:val="ListParagraph"/>
        <w:numPr>
          <w:ilvl w:val="0"/>
          <w:numId w:val="0"/>
        </w:numPr>
        <w:ind w:left="720"/>
        <w:rPr>
          <w:rFonts w:cs="Arial"/>
          <w:sz w:val="22"/>
        </w:rPr>
      </w:pPr>
      <w:r>
        <w:rPr>
          <w:rFonts w:cs="Arial"/>
          <w:noProof/>
          <w:sz w:val="22"/>
        </w:rPr>
        <w:drawing>
          <wp:inline distT="0" distB="0" distL="0" distR="0" wp14:anchorId="4059A9CE" wp14:editId="2C647ABD">
            <wp:extent cx="5194300" cy="2480945"/>
            <wp:effectExtent l="0" t="0" r="12700" b="8255"/>
            <wp:docPr id="25" name="Picture 25" descr="Macintosh HD:private:var:folders:9d:ryd91ph94rzdgtcp85bwg1w00000gp:T:com.skitch.skitch:DMD97F0DE89-2035-47D1-B070-6FAFAD2B4E21:Pasted_Image_4_25_17__11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97F0DE89-2035-47D1-B070-6FAFAD2B4E21:Pasted_Image_4_25_17__11_06_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4300" cy="2480945"/>
                    </a:xfrm>
                    <a:prstGeom prst="rect">
                      <a:avLst/>
                    </a:prstGeom>
                    <a:noFill/>
                    <a:ln>
                      <a:noFill/>
                    </a:ln>
                  </pic:spPr>
                </pic:pic>
              </a:graphicData>
            </a:graphic>
          </wp:inline>
        </w:drawing>
      </w:r>
    </w:p>
    <w:p w14:paraId="0D9C8964" w14:textId="77777777" w:rsidR="00D87E82" w:rsidRDefault="00D87E82" w:rsidP="00D669EA">
      <w:pPr>
        <w:pStyle w:val="ListParagraph"/>
        <w:numPr>
          <w:ilvl w:val="0"/>
          <w:numId w:val="0"/>
        </w:numPr>
        <w:ind w:left="720"/>
        <w:rPr>
          <w:rFonts w:cs="Arial"/>
          <w:sz w:val="22"/>
        </w:rPr>
      </w:pPr>
    </w:p>
    <w:p w14:paraId="6F346266" w14:textId="12F5BB63" w:rsidR="009F7951" w:rsidRDefault="009F1DFD" w:rsidP="009F1DFD">
      <w:pPr>
        <w:pStyle w:val="ListParagraph"/>
        <w:numPr>
          <w:ilvl w:val="0"/>
          <w:numId w:val="52"/>
        </w:numPr>
        <w:rPr>
          <w:rFonts w:cs="Arial"/>
          <w:sz w:val="22"/>
        </w:rPr>
      </w:pPr>
      <w:r>
        <w:rPr>
          <w:rFonts w:cs="Arial"/>
          <w:sz w:val="22"/>
        </w:rPr>
        <w:t>Log out of BizFlow Web Portal</w:t>
      </w:r>
    </w:p>
    <w:p w14:paraId="3DD0A34D" w14:textId="77777777" w:rsidR="00D87E82" w:rsidRDefault="00D87E82" w:rsidP="00C03530">
      <w:pPr>
        <w:rPr>
          <w:rFonts w:cs="Arial"/>
          <w:sz w:val="22"/>
        </w:rPr>
      </w:pPr>
    </w:p>
    <w:p w14:paraId="303F29A3" w14:textId="77777777" w:rsidR="009F1DFD" w:rsidRDefault="009F1DFD" w:rsidP="009F1DFD">
      <w:pPr>
        <w:pStyle w:val="ListParagraph"/>
        <w:numPr>
          <w:ilvl w:val="0"/>
          <w:numId w:val="0"/>
        </w:numPr>
        <w:ind w:left="720"/>
        <w:rPr>
          <w:rFonts w:cs="Arial"/>
          <w:sz w:val="22"/>
        </w:rPr>
      </w:pPr>
    </w:p>
    <w:p w14:paraId="2199A295" w14:textId="66B3E8C5" w:rsidR="009F1DFD" w:rsidRDefault="009F1DFD" w:rsidP="009F1DFD">
      <w:pPr>
        <w:pStyle w:val="ListParagraph"/>
        <w:numPr>
          <w:ilvl w:val="0"/>
          <w:numId w:val="52"/>
        </w:numPr>
        <w:rPr>
          <w:rFonts w:cs="Arial"/>
          <w:sz w:val="22"/>
        </w:rPr>
      </w:pPr>
      <w:r>
        <w:rPr>
          <w:rFonts w:cs="Arial"/>
          <w:sz w:val="22"/>
        </w:rPr>
        <w:t>Log in to the server machine which hosts BizFlow Server and BizFlow Web Application as a system administrator.</w:t>
      </w:r>
    </w:p>
    <w:p w14:paraId="1EF5B0EC" w14:textId="52912207" w:rsidR="009F1DFD" w:rsidRDefault="009F1DFD" w:rsidP="009F1DFD">
      <w:pPr>
        <w:pStyle w:val="ListParagraph"/>
        <w:numPr>
          <w:ilvl w:val="0"/>
          <w:numId w:val="52"/>
        </w:numPr>
        <w:rPr>
          <w:rFonts w:cs="Arial"/>
          <w:sz w:val="22"/>
        </w:rPr>
      </w:pPr>
      <w:r>
        <w:rPr>
          <w:rFonts w:cs="Arial"/>
          <w:sz w:val="22"/>
        </w:rPr>
        <w:t>Open Services applet.</w:t>
      </w:r>
    </w:p>
    <w:p w14:paraId="5825D839" w14:textId="1AFBB170" w:rsidR="009F1DFD" w:rsidRDefault="009F1DFD" w:rsidP="009F1DFD">
      <w:pPr>
        <w:pStyle w:val="ListParagraph"/>
        <w:numPr>
          <w:ilvl w:val="0"/>
          <w:numId w:val="52"/>
        </w:numPr>
        <w:rPr>
          <w:rFonts w:cs="Arial"/>
          <w:sz w:val="22"/>
        </w:rPr>
      </w:pPr>
      <w:r>
        <w:rPr>
          <w:rFonts w:cs="Arial"/>
          <w:sz w:val="22"/>
        </w:rPr>
        <w:t>Restart all BizFlow re</w:t>
      </w:r>
      <w:r w:rsidR="006037B3">
        <w:rPr>
          <w:rFonts w:cs="Arial"/>
          <w:sz w:val="22"/>
        </w:rPr>
        <w:t>l</w:t>
      </w:r>
      <w:r>
        <w:rPr>
          <w:rFonts w:cs="Arial"/>
          <w:sz w:val="22"/>
        </w:rPr>
        <w:t>ated services and BizFlow Web Server (Tomcat) service.</w:t>
      </w:r>
    </w:p>
    <w:p w14:paraId="71F16F2C" w14:textId="77777777" w:rsidR="009F1DFD" w:rsidRDefault="009F1DFD" w:rsidP="009F1DFD">
      <w:pPr>
        <w:rPr>
          <w:rFonts w:cs="Arial"/>
          <w:sz w:val="22"/>
        </w:rPr>
      </w:pPr>
    </w:p>
    <w:p w14:paraId="529B4BD7" w14:textId="5895C455" w:rsidR="009F1DFD" w:rsidRDefault="009F1DFD" w:rsidP="009F1DFD">
      <w:pPr>
        <w:ind w:left="709"/>
        <w:rPr>
          <w:rFonts w:cs="Arial"/>
          <w:sz w:val="22"/>
        </w:rPr>
      </w:pPr>
      <w:r>
        <w:rPr>
          <w:rFonts w:cs="Arial"/>
          <w:noProof/>
          <w:sz w:val="22"/>
        </w:rPr>
        <w:drawing>
          <wp:inline distT="0" distB="0" distL="0" distR="0" wp14:anchorId="6C0D7A84" wp14:editId="2EEE44D9">
            <wp:extent cx="4572000" cy="3084536"/>
            <wp:effectExtent l="0" t="0" r="0" b="0"/>
            <wp:docPr id="19" name="Picture 19" descr="Macintosh HD:private:var:folders:9d:ryd91ph94rzdgtcp85bwg1w00000gp:T:com.skitch.skitch:DMD75461277-2699-4804-816E-7A9518441F03:Pasted_Image_3_24_17__4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9d:ryd91ph94rzdgtcp85bwg1w00000gp:T:com.skitch.skitch:DMD75461277-2699-4804-816E-7A9518441F03:Pasted_Image_3_24_17__4_04_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084536"/>
                    </a:xfrm>
                    <a:prstGeom prst="rect">
                      <a:avLst/>
                    </a:prstGeom>
                    <a:noFill/>
                    <a:ln>
                      <a:noFill/>
                    </a:ln>
                  </pic:spPr>
                </pic:pic>
              </a:graphicData>
            </a:graphic>
          </wp:inline>
        </w:drawing>
      </w:r>
    </w:p>
    <w:p w14:paraId="43D4EC79" w14:textId="77777777" w:rsidR="009F1DFD" w:rsidRDefault="009F1DFD" w:rsidP="009F1DFD">
      <w:pPr>
        <w:rPr>
          <w:rFonts w:cs="Arial"/>
          <w:sz w:val="22"/>
        </w:rPr>
      </w:pPr>
    </w:p>
    <w:p w14:paraId="33F4A9B8" w14:textId="77777777" w:rsidR="009F1DFD" w:rsidRDefault="009F1DFD" w:rsidP="009F1DFD">
      <w:pPr>
        <w:rPr>
          <w:rFonts w:cs="Arial"/>
          <w:sz w:val="22"/>
        </w:rPr>
      </w:pPr>
    </w:p>
    <w:p w14:paraId="590F6B83" w14:textId="77777777" w:rsidR="00F97B45" w:rsidRDefault="00F97B45" w:rsidP="009F1DFD">
      <w:pPr>
        <w:rPr>
          <w:rFonts w:cs="Arial"/>
          <w:sz w:val="22"/>
        </w:rPr>
      </w:pPr>
    </w:p>
    <w:p w14:paraId="34F5065B" w14:textId="4C07BF32" w:rsidR="003142EF" w:rsidRDefault="003142EF" w:rsidP="003142EF">
      <w:pPr>
        <w:pStyle w:val="Heading3"/>
      </w:pPr>
      <w:bookmarkStart w:id="326" w:name="_Toc393018027"/>
      <w:r>
        <w:lastRenderedPageBreak/>
        <w:t>BizFlow Global Variable Configuration</w:t>
      </w:r>
      <w:bookmarkEnd w:id="326"/>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7F2C77CD" w:rsidR="003142EF" w:rsidRDefault="003142EF" w:rsidP="00F0250C">
      <w:pPr>
        <w:pStyle w:val="Bodycopy"/>
        <w:numPr>
          <w:ilvl w:val="0"/>
          <w:numId w:val="58"/>
        </w:numPr>
      </w:pPr>
      <w:proofErr w:type="gramStart"/>
      <w:r w:rsidRPr="006E440F">
        <w:rPr>
          <w:b/>
        </w:rPr>
        <w:t>cmsEmailDisclaimer</w:t>
      </w:r>
      <w:proofErr w:type="gramEnd"/>
      <w:r w:rsidR="00EC07A2">
        <w:t xml:space="preserve"> - </w:t>
      </w:r>
      <w:r w:rsidR="00EC07A2" w:rsidRPr="00EC07A2">
        <w:t>Disclaimer that is displayed in system-generated emails</w:t>
      </w:r>
    </w:p>
    <w:p w14:paraId="0948ABBD" w14:textId="640F76B9" w:rsidR="00EC07A2" w:rsidRDefault="00EC07A2" w:rsidP="00F0250C">
      <w:pPr>
        <w:pStyle w:val="Bodycopy"/>
        <w:numPr>
          <w:ilvl w:val="0"/>
          <w:numId w:val="58"/>
        </w:numPr>
      </w:pPr>
      <w:proofErr w:type="gramStart"/>
      <w:r w:rsidRPr="006E440F">
        <w:rPr>
          <w:b/>
        </w:rPr>
        <w:t>specialProgramEmailAddress</w:t>
      </w:r>
      <w:proofErr w:type="gramEnd"/>
      <w:r>
        <w:t xml:space="preserve"> - </w:t>
      </w:r>
      <w:r w:rsidRPr="00EC07A2">
        <w:t>Email address for the Special Programs group</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3142EF">
      <w:pPr>
        <w:pStyle w:val="ListParagraph"/>
        <w:numPr>
          <w:ilvl w:val="0"/>
          <w:numId w:val="54"/>
        </w:numPr>
        <w:rPr>
          <w:rFonts w:cs="Arial"/>
          <w:sz w:val="22"/>
        </w:rPr>
      </w:pPr>
      <w:r>
        <w:rPr>
          <w:rFonts w:cs="Arial"/>
          <w:sz w:val="22"/>
        </w:rPr>
        <w:t>Open BizFlow Process Studio (BPS), and log in to the target server.</w:t>
      </w:r>
    </w:p>
    <w:p w14:paraId="1B54497D" w14:textId="1A96FEE4" w:rsidR="003142EF" w:rsidRDefault="003142EF" w:rsidP="003142EF">
      <w:pPr>
        <w:pStyle w:val="ListParagraph"/>
        <w:numPr>
          <w:ilvl w:val="0"/>
          <w:numId w:val="54"/>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3142EF">
      <w:pPr>
        <w:pStyle w:val="ListParagraph"/>
        <w:numPr>
          <w:ilvl w:val="0"/>
          <w:numId w:val="54"/>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759C8CF" w:rsidR="0068112E" w:rsidRPr="00F0250C" w:rsidRDefault="0068112E" w:rsidP="00F0250C">
      <w:pPr>
        <w:rPr>
          <w:rFonts w:cs="Arial"/>
          <w:sz w:val="22"/>
        </w:rPr>
      </w:pPr>
      <w:r>
        <w:rPr>
          <w:rFonts w:cs="Arial"/>
          <w:noProof/>
          <w:sz w:val="22"/>
        </w:rPr>
        <w:drawing>
          <wp:inline distT="0" distB="0" distL="0" distR="0" wp14:anchorId="4F38B1D6" wp14:editId="45185D3F">
            <wp:extent cx="4381500" cy="3128318"/>
            <wp:effectExtent l="0" t="0" r="0" b="0"/>
            <wp:docPr id="32" name="Picture 32" descr="Macintosh HD:private:var:folders:9d:ryd91ph94rzdgtcp85bwg1w00000gp:T:com.skitch.skitch:DMD4FEA192B-D636-4FA7-A82A-A9F3C212468C:Pasted_Image_6_30_17__6_4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4FEA192B-D636-4FA7-A82A-A9F3C212468C:Pasted_Image_6_30_17__6_48_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2574" cy="3129085"/>
                    </a:xfrm>
                    <a:prstGeom prst="rect">
                      <a:avLst/>
                    </a:prstGeom>
                    <a:noFill/>
                    <a:ln>
                      <a:noFill/>
                    </a:ln>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F0250C">
      <w:pPr>
        <w:pStyle w:val="ListParagraph"/>
        <w:numPr>
          <w:ilvl w:val="0"/>
          <w:numId w:val="54"/>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18681999" w:rsidR="0068112E" w:rsidRDefault="0068112E" w:rsidP="00F97B45">
      <w:pPr>
        <w:rPr>
          <w:rFonts w:cs="Arial"/>
          <w:sz w:val="22"/>
        </w:rPr>
      </w:pPr>
      <w:r>
        <w:rPr>
          <w:noProof/>
        </w:rPr>
        <w:lastRenderedPageBreak/>
        <w:drawing>
          <wp:inline distT="0" distB="0" distL="0" distR="0" wp14:anchorId="6CAAD3A7" wp14:editId="0422F8BF">
            <wp:extent cx="2857500" cy="1666875"/>
            <wp:effectExtent l="0" t="0" r="1270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8551" cy="1667488"/>
                    </a:xfrm>
                    <a:prstGeom prst="rect">
                      <a:avLst/>
                    </a:prstGeom>
                    <a:noFill/>
                    <a:ln>
                      <a:noFill/>
                    </a:ln>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63E45076" w14:textId="59EA0A63" w:rsidR="00F97B45" w:rsidRDefault="00F97B45" w:rsidP="00B71FDD">
      <w:pPr>
        <w:pStyle w:val="Heading3"/>
      </w:pPr>
      <w:bookmarkStart w:id="327" w:name="_Toc393018028"/>
      <w:r>
        <w:t>Internet Explore Configuration</w:t>
      </w:r>
      <w:bookmarkEnd w:id="327"/>
    </w:p>
    <w:p w14:paraId="50CB5204" w14:textId="4E53C314" w:rsidR="00F97B45" w:rsidRPr="00F97B45" w:rsidRDefault="00F97B45" w:rsidP="00F97B45">
      <w:pPr>
        <w:pStyle w:val="Bodycopy"/>
      </w:pPr>
      <w:r>
        <w:t>If the user is using MicroSoft Internet Explorer to access BizFlow Web Portal, the following options must be set.</w:t>
      </w:r>
      <w:r w:rsidR="00450514">
        <w:t xml:space="preserve">  The instruction below is for the individual users changing the option o</w:t>
      </w:r>
      <w:r w:rsidR="0061257D">
        <w:t>f their Internet Explorer.  However, i</w:t>
      </w:r>
      <w:r>
        <w:t xml:space="preserve">t is recommended that the HHS-wide system administrator </w:t>
      </w:r>
      <w:r w:rsidR="0061257D">
        <w:t xml:space="preserve">(for Internet Explorer group policy) </w:t>
      </w:r>
      <w:proofErr w:type="gramStart"/>
      <w:r>
        <w:t>controls</w:t>
      </w:r>
      <w:proofErr w:type="gramEnd"/>
      <w:r>
        <w:t xml:space="preserve"> it centrally. </w:t>
      </w:r>
    </w:p>
    <w:p w14:paraId="48EFA31F" w14:textId="270E5AAA" w:rsidR="00F97B45" w:rsidRDefault="00F97B45" w:rsidP="00F0250C">
      <w:pPr>
        <w:pStyle w:val="ListParagraph"/>
        <w:numPr>
          <w:ilvl w:val="0"/>
          <w:numId w:val="54"/>
        </w:numPr>
        <w:rPr>
          <w:rFonts w:cs="Arial"/>
          <w:sz w:val="22"/>
        </w:rPr>
      </w:pPr>
      <w:r>
        <w:rPr>
          <w:rFonts w:cs="Arial"/>
          <w:sz w:val="22"/>
        </w:rPr>
        <w:t>Open Internet Options menu</w:t>
      </w:r>
      <w:r w:rsidR="00450514">
        <w:rPr>
          <w:rFonts w:cs="Arial"/>
          <w:sz w:val="22"/>
        </w:rPr>
        <w:t xml:space="preserve"> in the Internet Explorer</w:t>
      </w:r>
      <w:r w:rsidRPr="00F77C1B">
        <w:rPr>
          <w:rFonts w:cs="Arial"/>
          <w:sz w:val="22"/>
        </w:rPr>
        <w:t>.</w:t>
      </w:r>
    </w:p>
    <w:p w14:paraId="6CB8F423" w14:textId="77777777" w:rsidR="00450514" w:rsidRDefault="00450514" w:rsidP="00450514">
      <w:pPr>
        <w:pStyle w:val="ListParagraph"/>
        <w:numPr>
          <w:ilvl w:val="0"/>
          <w:numId w:val="0"/>
        </w:numPr>
        <w:ind w:left="720"/>
        <w:rPr>
          <w:rFonts w:cs="Arial"/>
          <w:sz w:val="22"/>
        </w:rPr>
      </w:pPr>
    </w:p>
    <w:p w14:paraId="1F6B4F31" w14:textId="75792768" w:rsidR="00F97B45" w:rsidRDefault="00F97B45" w:rsidP="00F97B45">
      <w:pPr>
        <w:ind w:left="720"/>
        <w:rPr>
          <w:rFonts w:cs="Arial"/>
          <w:sz w:val="22"/>
        </w:rPr>
      </w:pPr>
      <w:r>
        <w:rPr>
          <w:rFonts w:cs="Arial"/>
          <w:noProof/>
          <w:sz w:val="22"/>
        </w:rPr>
        <w:drawing>
          <wp:inline distT="0" distB="0" distL="0" distR="0" wp14:anchorId="507D9167" wp14:editId="075C11BA">
            <wp:extent cx="3905645" cy="3585828"/>
            <wp:effectExtent l="0" t="0" r="6350" b="0"/>
            <wp:docPr id="23" name="Picture 23" descr="Macintosh HD:private:var:folders:9d:ryd91ph94rzdgtcp85bwg1w00000gp:T:com.skitch.skitch:DMD8DD82A36-BAD2-462A-855D-84FE88E5F986:Pasted_Image_3_30_17__3_3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8DD82A36-BAD2-462A-855D-84FE88E5F986:Pasted_Image_3_30_17__3_32_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661" cy="3585843"/>
                    </a:xfrm>
                    <a:prstGeom prst="rect">
                      <a:avLst/>
                    </a:prstGeom>
                    <a:noFill/>
                    <a:ln>
                      <a:noFill/>
                    </a:ln>
                  </pic:spPr>
                </pic:pic>
              </a:graphicData>
            </a:graphic>
          </wp:inline>
        </w:drawing>
      </w:r>
    </w:p>
    <w:p w14:paraId="7220D267" w14:textId="77777777" w:rsidR="00F97B45" w:rsidRDefault="00F97B45" w:rsidP="00F97B45">
      <w:pPr>
        <w:ind w:left="720"/>
        <w:rPr>
          <w:rFonts w:cs="Arial"/>
          <w:sz w:val="22"/>
        </w:rPr>
      </w:pPr>
    </w:p>
    <w:p w14:paraId="0E7ACE64" w14:textId="77777777" w:rsidR="00450514" w:rsidRPr="00F97B45" w:rsidRDefault="00450514" w:rsidP="00F97B45">
      <w:pPr>
        <w:ind w:left="720"/>
        <w:rPr>
          <w:rFonts w:cs="Arial"/>
          <w:sz w:val="22"/>
        </w:rPr>
      </w:pPr>
    </w:p>
    <w:p w14:paraId="450E34FC" w14:textId="446E076A" w:rsidR="00F97B45" w:rsidRDefault="00F97B45" w:rsidP="00F0250C">
      <w:pPr>
        <w:pStyle w:val="ListParagraph"/>
        <w:numPr>
          <w:ilvl w:val="0"/>
          <w:numId w:val="54"/>
        </w:numPr>
        <w:rPr>
          <w:rFonts w:cs="Arial"/>
          <w:sz w:val="22"/>
        </w:rPr>
      </w:pPr>
      <w:r>
        <w:rPr>
          <w:rFonts w:cs="Arial"/>
          <w:sz w:val="22"/>
        </w:rPr>
        <w:t>Click Security &gt; Trusted Sites, then click Sites button.</w:t>
      </w:r>
    </w:p>
    <w:p w14:paraId="184C868E" w14:textId="77777777" w:rsidR="00450514" w:rsidRDefault="00450514" w:rsidP="00F97B45">
      <w:pPr>
        <w:rPr>
          <w:rFonts w:cs="Arial"/>
          <w:sz w:val="22"/>
        </w:rPr>
      </w:pPr>
    </w:p>
    <w:p w14:paraId="6D546F7C" w14:textId="4062B3DC" w:rsidR="00F97B45" w:rsidRDefault="00450514" w:rsidP="00450514">
      <w:pPr>
        <w:ind w:left="720"/>
        <w:rPr>
          <w:rFonts w:cs="Arial"/>
          <w:sz w:val="22"/>
        </w:rPr>
      </w:pPr>
      <w:r>
        <w:rPr>
          <w:rFonts w:cs="Arial"/>
          <w:noProof/>
          <w:sz w:val="22"/>
        </w:rPr>
        <w:lastRenderedPageBreak/>
        <w:drawing>
          <wp:inline distT="0" distB="0" distL="0" distR="0" wp14:anchorId="4DDE554C" wp14:editId="5A78D89D">
            <wp:extent cx="3873500" cy="4890963"/>
            <wp:effectExtent l="0" t="0" r="0" b="11430"/>
            <wp:docPr id="31" name="Picture 31" descr="Macintosh HD:private:var:folders:9d:ryd91ph94rzdgtcp85bwg1w00000gp:T:com.skitch.skitch:DMDAFAC5164-F034-4A88-B896-20B169F8FF31:Pasted_Image_3_30_17__3_4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9d:ryd91ph94rzdgtcp85bwg1w00000gp:T:com.skitch.skitch:DMDAFAC5164-F034-4A88-B896-20B169F8FF31:Pasted_Image_3_30_17__3_45_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3824" cy="4891372"/>
                    </a:xfrm>
                    <a:prstGeom prst="rect">
                      <a:avLst/>
                    </a:prstGeom>
                    <a:noFill/>
                    <a:ln>
                      <a:noFill/>
                    </a:ln>
                  </pic:spPr>
                </pic:pic>
              </a:graphicData>
            </a:graphic>
          </wp:inline>
        </w:drawing>
      </w:r>
    </w:p>
    <w:p w14:paraId="5B45E540" w14:textId="77777777" w:rsidR="00F97B45" w:rsidRDefault="00F97B45" w:rsidP="00F97B45">
      <w:pPr>
        <w:rPr>
          <w:rFonts w:cs="Arial"/>
          <w:sz w:val="22"/>
        </w:rPr>
      </w:pPr>
    </w:p>
    <w:p w14:paraId="4AD2C037" w14:textId="77777777" w:rsidR="00450514" w:rsidRPr="00F97B45" w:rsidRDefault="00450514" w:rsidP="00F97B45">
      <w:pPr>
        <w:rPr>
          <w:rFonts w:cs="Arial"/>
          <w:sz w:val="22"/>
        </w:rPr>
      </w:pPr>
    </w:p>
    <w:p w14:paraId="58C8116F" w14:textId="0187C392" w:rsidR="00F97B45" w:rsidRDefault="00F97B45" w:rsidP="00F0250C">
      <w:pPr>
        <w:pStyle w:val="ListParagraph"/>
        <w:numPr>
          <w:ilvl w:val="0"/>
          <w:numId w:val="54"/>
        </w:numPr>
        <w:rPr>
          <w:rFonts w:cs="Arial"/>
          <w:sz w:val="22"/>
        </w:rPr>
      </w:pPr>
      <w:r>
        <w:rPr>
          <w:rFonts w:cs="Arial"/>
          <w:sz w:val="22"/>
        </w:rPr>
        <w:t xml:space="preserve">Set </w:t>
      </w:r>
      <w:r w:rsidR="00450514">
        <w:rPr>
          <w:rFonts w:cs="Arial"/>
          <w:sz w:val="22"/>
        </w:rPr>
        <w:t xml:space="preserve">the </w:t>
      </w:r>
      <w:r>
        <w:rPr>
          <w:rFonts w:cs="Arial"/>
          <w:sz w:val="22"/>
        </w:rPr>
        <w:t>Trusted Site</w:t>
      </w:r>
      <w:r w:rsidR="00450514">
        <w:rPr>
          <w:rFonts w:cs="Arial"/>
          <w:sz w:val="22"/>
        </w:rPr>
        <w:t>s listing</w:t>
      </w:r>
      <w:r>
        <w:rPr>
          <w:rFonts w:cs="Arial"/>
          <w:sz w:val="22"/>
        </w:rPr>
        <w:t xml:space="preserve"> to include the HHS CMS BizFlow HR site URL.</w:t>
      </w:r>
    </w:p>
    <w:p w14:paraId="32D8FAE9" w14:textId="77777777" w:rsidR="00450514" w:rsidRDefault="00450514" w:rsidP="00450514">
      <w:pPr>
        <w:pStyle w:val="ListParagraph"/>
        <w:numPr>
          <w:ilvl w:val="0"/>
          <w:numId w:val="0"/>
        </w:numPr>
        <w:ind w:left="720"/>
        <w:rPr>
          <w:rFonts w:cs="Arial"/>
          <w:sz w:val="22"/>
        </w:rPr>
      </w:pPr>
    </w:p>
    <w:p w14:paraId="491E7A89" w14:textId="69F7FDE4" w:rsidR="00450514" w:rsidRPr="00F77C1B" w:rsidRDefault="00450514" w:rsidP="00450514">
      <w:pPr>
        <w:pStyle w:val="ListParagraph"/>
        <w:numPr>
          <w:ilvl w:val="0"/>
          <w:numId w:val="0"/>
        </w:numPr>
        <w:ind w:left="720"/>
        <w:rPr>
          <w:rFonts w:cs="Arial"/>
          <w:sz w:val="22"/>
        </w:rPr>
      </w:pPr>
      <w:r>
        <w:rPr>
          <w:rFonts w:cs="Arial"/>
          <w:sz w:val="22"/>
        </w:rPr>
        <w:t>For example, “</w:t>
      </w:r>
      <w:r w:rsidRPr="009F1DFD">
        <w:rPr>
          <w:rFonts w:ascii="Courier New" w:hAnsi="Courier New" w:cs="Courier New"/>
          <w:sz w:val="20"/>
          <w:szCs w:val="20"/>
        </w:rPr>
        <w:t>http://</w:t>
      </w:r>
      <w:r w:rsidR="00BA667B">
        <w:rPr>
          <w:rFonts w:ascii="Courier New" w:hAnsi="Courier New" w:cs="Courier New"/>
          <w:sz w:val="20"/>
          <w:szCs w:val="20"/>
        </w:rPr>
        <w:t>dev.bizflow.hhs.gov</w:t>
      </w:r>
      <w:r w:rsidRPr="009F1DFD">
        <w:rPr>
          <w:rFonts w:ascii="Courier New" w:hAnsi="Courier New" w:cs="Courier New"/>
          <w:sz w:val="20"/>
          <w:szCs w:val="20"/>
        </w:rPr>
        <w:t>/bizflow</w:t>
      </w:r>
      <w:r>
        <w:rPr>
          <w:rFonts w:cs="Arial"/>
          <w:sz w:val="22"/>
        </w:rPr>
        <w:t>”</w:t>
      </w:r>
    </w:p>
    <w:p w14:paraId="758FE735" w14:textId="77777777" w:rsidR="00450514" w:rsidRDefault="00450514" w:rsidP="00450514">
      <w:pPr>
        <w:pStyle w:val="ListParagraph"/>
        <w:numPr>
          <w:ilvl w:val="0"/>
          <w:numId w:val="0"/>
        </w:numPr>
        <w:ind w:left="720"/>
        <w:rPr>
          <w:rFonts w:cs="Arial"/>
          <w:sz w:val="22"/>
        </w:rPr>
      </w:pPr>
    </w:p>
    <w:p w14:paraId="2CA5C54E" w14:textId="521ED1AA" w:rsidR="00450514" w:rsidRDefault="00450514" w:rsidP="00450514">
      <w:pPr>
        <w:pStyle w:val="ListParagraph"/>
        <w:numPr>
          <w:ilvl w:val="0"/>
          <w:numId w:val="0"/>
        </w:numPr>
        <w:ind w:left="720"/>
        <w:rPr>
          <w:rFonts w:cs="Arial"/>
          <w:sz w:val="22"/>
        </w:rPr>
      </w:pPr>
      <w:r w:rsidRPr="00450514">
        <w:rPr>
          <w:rFonts w:cs="Arial"/>
          <w:b/>
          <w:sz w:val="22"/>
        </w:rPr>
        <w:t>Note</w:t>
      </w:r>
      <w:r>
        <w:rPr>
          <w:rFonts w:cs="Arial"/>
          <w:sz w:val="22"/>
        </w:rPr>
        <w:t>: If the site URL to be added is using http, not http</w:t>
      </w:r>
      <w:r w:rsidRPr="00450514">
        <w:rPr>
          <w:rFonts w:cs="Arial"/>
          <w:b/>
          <w:sz w:val="22"/>
        </w:rPr>
        <w:t>s</w:t>
      </w:r>
      <w:r>
        <w:rPr>
          <w:rFonts w:cs="Arial"/>
          <w:sz w:val="22"/>
        </w:rPr>
        <w:t xml:space="preserve">, you need to uncheck the “Require server verification (https:) …” </w:t>
      </w:r>
      <w:proofErr w:type="gramStart"/>
      <w:r>
        <w:rPr>
          <w:rFonts w:cs="Arial"/>
          <w:sz w:val="22"/>
        </w:rPr>
        <w:t>checkbox</w:t>
      </w:r>
      <w:proofErr w:type="gramEnd"/>
      <w:r>
        <w:rPr>
          <w:rFonts w:cs="Arial"/>
          <w:sz w:val="22"/>
        </w:rPr>
        <w:t xml:space="preserve"> before clicking “Add” button.</w:t>
      </w:r>
    </w:p>
    <w:p w14:paraId="72F6E377" w14:textId="34704A13" w:rsidR="00450514" w:rsidRDefault="00450514" w:rsidP="00450514">
      <w:pPr>
        <w:ind w:left="720"/>
        <w:rPr>
          <w:rFonts w:cs="Arial"/>
          <w:sz w:val="22"/>
        </w:rPr>
      </w:pPr>
      <w:r>
        <w:rPr>
          <w:rFonts w:cs="Arial"/>
          <w:noProof/>
          <w:sz w:val="22"/>
        </w:rPr>
        <w:lastRenderedPageBreak/>
        <w:drawing>
          <wp:inline distT="0" distB="0" distL="0" distR="0" wp14:anchorId="3C7A81E5" wp14:editId="20F8CCD7">
            <wp:extent cx="3860800" cy="4961309"/>
            <wp:effectExtent l="0" t="0" r="0" b="0"/>
            <wp:docPr id="33" name="Picture 33" descr="Macintosh HD:private:var:folders:9d:ryd91ph94rzdgtcp85bwg1w00000gp:T:com.skitch.skitch:DMD8F73BCB4-B2E9-425F-AAA7-B39DFB1696DC:Pasted_Image_3_30_17__3_4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9d:ryd91ph94rzdgtcp85bwg1w00000gp:T:com.skitch.skitch:DMD8F73BCB4-B2E9-425F-AAA7-B39DFB1696DC:Pasted_Image_3_30_17__3_49_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1525" cy="4962240"/>
                    </a:xfrm>
                    <a:prstGeom prst="rect">
                      <a:avLst/>
                    </a:prstGeom>
                    <a:noFill/>
                    <a:ln>
                      <a:noFill/>
                    </a:ln>
                  </pic:spPr>
                </pic:pic>
              </a:graphicData>
            </a:graphic>
          </wp:inline>
        </w:drawing>
      </w:r>
    </w:p>
    <w:p w14:paraId="2C3ACCC3" w14:textId="77777777" w:rsidR="00450514" w:rsidRDefault="00450514" w:rsidP="00450514">
      <w:pPr>
        <w:rPr>
          <w:rFonts w:cs="Arial"/>
          <w:sz w:val="22"/>
        </w:rPr>
      </w:pPr>
    </w:p>
    <w:p w14:paraId="66CE1979" w14:textId="77777777" w:rsidR="00450514" w:rsidRPr="00450514" w:rsidRDefault="00450514" w:rsidP="00450514">
      <w:pPr>
        <w:rPr>
          <w:rFonts w:cs="Arial"/>
          <w:sz w:val="22"/>
        </w:rPr>
      </w:pPr>
    </w:p>
    <w:p w14:paraId="233C9B81" w14:textId="56B19437" w:rsidR="00F97B45" w:rsidRDefault="00F97B45" w:rsidP="00F0250C">
      <w:pPr>
        <w:pStyle w:val="ListParagraph"/>
        <w:numPr>
          <w:ilvl w:val="0"/>
          <w:numId w:val="54"/>
        </w:numPr>
        <w:rPr>
          <w:rFonts w:cs="Arial"/>
          <w:sz w:val="22"/>
        </w:rPr>
      </w:pPr>
      <w:r>
        <w:rPr>
          <w:rFonts w:cs="Arial"/>
          <w:sz w:val="22"/>
        </w:rPr>
        <w:t xml:space="preserve">Close the open dialog </w:t>
      </w:r>
      <w:r w:rsidR="00450514">
        <w:rPr>
          <w:rFonts w:cs="Arial"/>
          <w:sz w:val="22"/>
        </w:rPr>
        <w:t xml:space="preserve">boxes by clicking Close </w:t>
      </w:r>
      <w:proofErr w:type="gramStart"/>
      <w:r w:rsidR="00450514">
        <w:rPr>
          <w:rFonts w:cs="Arial"/>
          <w:sz w:val="22"/>
        </w:rPr>
        <w:t>button,</w:t>
      </w:r>
      <w:proofErr w:type="gramEnd"/>
      <w:r w:rsidR="00450514">
        <w:rPr>
          <w:rFonts w:cs="Arial"/>
          <w:sz w:val="22"/>
        </w:rPr>
        <w:t xml:space="preserve"> then OK button.</w:t>
      </w:r>
    </w:p>
    <w:p w14:paraId="7A3B6581" w14:textId="77777777" w:rsidR="00F97B45" w:rsidRPr="00F97B45" w:rsidRDefault="00F97B45" w:rsidP="00F97B45">
      <w:pPr>
        <w:rPr>
          <w:rFonts w:cs="Arial"/>
          <w:sz w:val="22"/>
        </w:rPr>
      </w:pPr>
    </w:p>
    <w:p w14:paraId="11B8BAC7" w14:textId="77777777" w:rsidR="00F97B45" w:rsidRPr="009F1DFD" w:rsidRDefault="00F97B45" w:rsidP="009F1DFD">
      <w:pPr>
        <w:rPr>
          <w:rFonts w:cs="Arial"/>
          <w:sz w:val="22"/>
        </w:rPr>
        <w:sectPr w:rsidR="00F97B45" w:rsidRPr="009F1DFD" w:rsidSect="00FF710D">
          <w:headerReference w:type="default" r:id="rId45"/>
          <w:footerReference w:type="default" r:id="rId46"/>
          <w:pgSz w:w="12240" w:h="15840" w:code="1"/>
          <w:pgMar w:top="1440" w:right="1350" w:bottom="634" w:left="1440" w:header="720" w:footer="720" w:gutter="0"/>
          <w:pgBorders w:offsetFrom="page">
            <w:top w:val="single" w:sz="4" w:space="24" w:color="FFFFFF"/>
          </w:pgBorders>
          <w:cols w:space="720"/>
          <w:docGrid w:linePitch="218"/>
        </w:sectPr>
      </w:pPr>
    </w:p>
    <w:bookmarkEnd w:id="208"/>
    <w:bookmarkEnd w:id="209"/>
    <w:bookmarkEnd w:id="210"/>
    <w:bookmarkEnd w:id="211"/>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47"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3F12C9D"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0E1F25">
        <w:t>Member of Deloitte Touche Tohmatsu</w:t>
      </w:r>
    </w:p>
    <w:sectPr w:rsidR="00553081" w:rsidRPr="00536BDA" w:rsidSect="00D0277E">
      <w:headerReference w:type="default" r:id="rId48"/>
      <w:footerReference w:type="default" r:id="rId49"/>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A0BA8" w14:textId="77777777" w:rsidR="00954B3E" w:rsidRDefault="00954B3E">
      <w:r>
        <w:separator/>
      </w:r>
    </w:p>
    <w:p w14:paraId="7DEE1381" w14:textId="77777777" w:rsidR="00954B3E" w:rsidRDefault="00954B3E"/>
    <w:p w14:paraId="316F3626" w14:textId="77777777" w:rsidR="00954B3E" w:rsidRDefault="00954B3E"/>
  </w:endnote>
  <w:endnote w:type="continuationSeparator" w:id="0">
    <w:p w14:paraId="637795DB" w14:textId="77777777" w:rsidR="00954B3E" w:rsidRDefault="00954B3E">
      <w:r>
        <w:continuationSeparator/>
      </w:r>
    </w:p>
    <w:p w14:paraId="7DBCEFE9" w14:textId="77777777" w:rsidR="00954B3E" w:rsidRDefault="00954B3E"/>
    <w:p w14:paraId="544CB96D" w14:textId="77777777" w:rsidR="00954B3E" w:rsidRDefault="00954B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Black">
    <w:panose1 w:val="020B0A04020102020204"/>
    <w:charset w:val="00"/>
    <w:family w:val="auto"/>
    <w:pitch w:val="variable"/>
    <w:sig w:usb0="00000287" w:usb1="00000000" w:usb2="00000000" w:usb3="00000000" w:csb0="0000009F" w:csb1="00000000"/>
  </w:font>
  <w:font w:name="ＭＳ Ｐ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DD" w14:textId="77777777" w:rsidR="00954B3E" w:rsidRDefault="00954B3E"/>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54B3E" w14:paraId="342D23E3" w14:textId="77777777" w:rsidTr="000F0914">
      <w:trPr>
        <w:tblCellSpacing w:w="20" w:type="dxa"/>
      </w:trPr>
      <w:tc>
        <w:tcPr>
          <w:tcW w:w="3167" w:type="dxa"/>
        </w:tcPr>
        <w:p w14:paraId="342D23DE" w14:textId="77777777" w:rsidR="00954B3E" w:rsidRPr="000F0914" w:rsidRDefault="00873375" w:rsidP="000F0914">
          <w:pPr>
            <w:pStyle w:val="Footer"/>
            <w:jc w:val="both"/>
            <w:rPr>
              <w:rFonts w:cs="Arial"/>
            </w:rPr>
          </w:pPr>
          <w:r>
            <w:fldChar w:fldCharType="begin"/>
          </w:r>
          <w:r>
            <w:instrText xml:space="preserve"> STYLEREF  "Document Control Information"  \* MERGEFORMAT </w:instrText>
          </w:r>
          <w:r>
            <w:fldChar w:fldCharType="separate"/>
          </w:r>
          <w:r w:rsidRPr="00873375">
            <w:rPr>
              <w:rFonts w:cs="Arial"/>
              <w:noProof/>
            </w:rPr>
            <w:t>Document Control Information</w:t>
          </w:r>
          <w:r>
            <w:rPr>
              <w:rFonts w:cs="Arial"/>
              <w:noProof/>
            </w:rPr>
            <w:fldChar w:fldCharType="end"/>
          </w:r>
        </w:p>
        <w:p w14:paraId="342D23DF" w14:textId="09822418" w:rsidR="00954B3E" w:rsidRPr="000F0914" w:rsidRDefault="00954B3E"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A83CA5">
            <w:rPr>
              <w:rFonts w:cs="Arial"/>
              <w:noProof/>
            </w:rPr>
            <w:t>4-May-18</w:t>
          </w:r>
          <w:r w:rsidRPr="000F0914">
            <w:rPr>
              <w:rFonts w:cs="Arial"/>
            </w:rPr>
            <w:fldChar w:fldCharType="end"/>
          </w:r>
        </w:p>
      </w:tc>
      <w:tc>
        <w:tcPr>
          <w:tcW w:w="3162" w:type="dxa"/>
        </w:tcPr>
        <w:p w14:paraId="342D23E0" w14:textId="77777777" w:rsidR="00954B3E" w:rsidRPr="000F0914" w:rsidRDefault="00954B3E"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873375">
            <w:rPr>
              <w:rFonts w:cs="Arial"/>
              <w:noProof/>
            </w:rPr>
            <w:t>iii</w:t>
          </w:r>
          <w:r w:rsidRPr="000F0914">
            <w:rPr>
              <w:rFonts w:cs="Arial"/>
            </w:rPr>
            <w:fldChar w:fldCharType="end"/>
          </w:r>
        </w:p>
      </w:tc>
      <w:tc>
        <w:tcPr>
          <w:tcW w:w="3167" w:type="dxa"/>
        </w:tcPr>
        <w:p w14:paraId="342D23E2" w14:textId="6296DA47" w:rsidR="00954B3E" w:rsidRDefault="00873375" w:rsidP="00B315FA">
          <w:pPr>
            <w:pStyle w:val="Footer"/>
            <w:jc w:val="right"/>
          </w:pPr>
          <w:r>
            <w:fldChar w:fldCharType="begin"/>
          </w:r>
          <w:r>
            <w:instrText xml:space="preserve"> STYLEREF  "&lt;Insert name of the project&gt;"  \* MERGEFORMAT </w:instrText>
          </w:r>
          <w:r>
            <w:fldChar w:fldCharType="separate"/>
          </w:r>
          <w:r w:rsidRPr="00873375">
            <w:rPr>
              <w:rFonts w:cs="Arial"/>
              <w:noProof/>
            </w:rPr>
            <w:t>HHS</w:t>
          </w:r>
          <w:r>
            <w:rPr>
              <w:noProof/>
            </w:rPr>
            <w:t xml:space="preserve"> CMS BizFlow HR System</w:t>
          </w:r>
          <w:r>
            <w:rPr>
              <w:noProof/>
            </w:rPr>
            <w:fldChar w:fldCharType="end"/>
          </w:r>
        </w:p>
      </w:tc>
    </w:tr>
  </w:tbl>
  <w:p w14:paraId="342D23E4" w14:textId="77777777" w:rsidR="00954B3E" w:rsidRDefault="00954B3E" w:rsidP="00E6604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B" w14:textId="77777777" w:rsidR="00954B3E" w:rsidRDefault="00954B3E"/>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54B3E" w14:paraId="342D23F1" w14:textId="77777777" w:rsidTr="000F0914">
      <w:trPr>
        <w:tblCellSpacing w:w="20" w:type="dxa"/>
      </w:trPr>
      <w:tc>
        <w:tcPr>
          <w:tcW w:w="3192" w:type="dxa"/>
        </w:tcPr>
        <w:p w14:paraId="342D23EC" w14:textId="77777777" w:rsidR="00954B3E" w:rsidRPr="000F0914" w:rsidRDefault="00954B3E" w:rsidP="000F0914">
          <w:pPr>
            <w:pStyle w:val="Footer"/>
            <w:jc w:val="both"/>
            <w:rPr>
              <w:rFonts w:cs="Arial"/>
            </w:rPr>
          </w:pPr>
          <w:r>
            <w:t>Table of Contents</w:t>
          </w:r>
        </w:p>
        <w:p w14:paraId="342D23ED" w14:textId="60AF7433" w:rsidR="00954B3E" w:rsidRPr="000F0914" w:rsidRDefault="00954B3E"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A83CA5">
            <w:rPr>
              <w:rFonts w:cs="Arial"/>
              <w:noProof/>
            </w:rPr>
            <w:t>4-May-18</w:t>
          </w:r>
          <w:r w:rsidRPr="000F0914">
            <w:rPr>
              <w:rFonts w:cs="Arial"/>
            </w:rPr>
            <w:fldChar w:fldCharType="end"/>
          </w:r>
        </w:p>
      </w:tc>
      <w:tc>
        <w:tcPr>
          <w:tcW w:w="3192" w:type="dxa"/>
        </w:tcPr>
        <w:p w14:paraId="342D23EE" w14:textId="77777777" w:rsidR="00954B3E" w:rsidRPr="000F0914" w:rsidRDefault="00954B3E"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873375">
            <w:rPr>
              <w:rFonts w:cs="Arial"/>
              <w:noProof/>
            </w:rPr>
            <w:t>iv</w:t>
          </w:r>
          <w:r w:rsidRPr="000F0914">
            <w:rPr>
              <w:rFonts w:cs="Arial"/>
            </w:rPr>
            <w:fldChar w:fldCharType="end"/>
          </w:r>
        </w:p>
      </w:tc>
      <w:tc>
        <w:tcPr>
          <w:tcW w:w="3192" w:type="dxa"/>
        </w:tcPr>
        <w:p w14:paraId="342D23EF" w14:textId="77777777" w:rsidR="00954B3E" w:rsidRPr="000F0914" w:rsidRDefault="00873375" w:rsidP="000F0914">
          <w:pPr>
            <w:pStyle w:val="Footer"/>
            <w:jc w:val="right"/>
            <w:rPr>
              <w:rFonts w:cs="Arial"/>
            </w:rPr>
          </w:pPr>
          <w:r>
            <w:fldChar w:fldCharType="begin"/>
          </w:r>
          <w:r>
            <w:instrText xml:space="preserve"> STYLEREF  "&lt;Insert name of the project&gt;"  \* MERGEFORMAT </w:instrText>
          </w:r>
          <w:r>
            <w:fldChar w:fldCharType="separate"/>
          </w:r>
          <w:r w:rsidRPr="00873375">
            <w:rPr>
              <w:rFonts w:cs="Arial"/>
              <w:noProof/>
            </w:rPr>
            <w:t>HHS CMS</w:t>
          </w:r>
          <w:r>
            <w:rPr>
              <w:noProof/>
            </w:rPr>
            <w:t xml:space="preserve"> BizFlow HR System</w:t>
          </w:r>
          <w:r>
            <w:rPr>
              <w:noProof/>
            </w:rPr>
            <w:fldChar w:fldCharType="end"/>
          </w:r>
        </w:p>
        <w:p w14:paraId="342D23F0" w14:textId="77777777" w:rsidR="00954B3E" w:rsidRDefault="00873375" w:rsidP="000F0914">
          <w:pPr>
            <w:pStyle w:val="Footer"/>
            <w:jc w:val="right"/>
          </w:pPr>
          <w:r>
            <w:fldChar w:fldCharType="begin"/>
          </w:r>
          <w:r>
            <w:instrText xml:space="preserve"> FILENAME  \* FirstCap  \* MERGEFORMAT </w:instrText>
          </w:r>
          <w:r>
            <w:fldChar w:fldCharType="separate"/>
          </w:r>
          <w:r w:rsidR="00954B3E" w:rsidRPr="00F721B5">
            <w:rPr>
              <w:rFonts w:cs="Arial"/>
              <w:noProof/>
            </w:rPr>
            <w:t>Document5</w:t>
          </w:r>
          <w:r>
            <w:rPr>
              <w:rFonts w:cs="Arial"/>
              <w:noProof/>
            </w:rPr>
            <w:fldChar w:fldCharType="end"/>
          </w:r>
        </w:p>
      </w:tc>
    </w:tr>
  </w:tbl>
  <w:p w14:paraId="342D23F2" w14:textId="77777777" w:rsidR="00954B3E" w:rsidRDefault="00954B3E" w:rsidP="00E66048"/>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1" w14:textId="77777777" w:rsidR="00954B3E" w:rsidRPr="00DD7802" w:rsidRDefault="00954B3E" w:rsidP="00DD78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98E434" w14:textId="77777777" w:rsidR="00954B3E" w:rsidRDefault="00954B3E">
      <w:r>
        <w:separator/>
      </w:r>
    </w:p>
    <w:p w14:paraId="017763D4" w14:textId="77777777" w:rsidR="00954B3E" w:rsidRDefault="00954B3E"/>
    <w:p w14:paraId="5C3D73B0" w14:textId="77777777" w:rsidR="00954B3E" w:rsidRDefault="00954B3E"/>
  </w:footnote>
  <w:footnote w:type="continuationSeparator" w:id="0">
    <w:p w14:paraId="61CA5225" w14:textId="77777777" w:rsidR="00954B3E" w:rsidRDefault="00954B3E">
      <w:r>
        <w:continuationSeparator/>
      </w:r>
    </w:p>
    <w:p w14:paraId="29BE30A1" w14:textId="77777777" w:rsidR="00954B3E" w:rsidRDefault="00954B3E"/>
    <w:p w14:paraId="005C6C81" w14:textId="77777777" w:rsidR="00954B3E" w:rsidRDefault="00954B3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954B3E" w:rsidRPr="0084165C" w14:paraId="342D23DB" w14:textId="77777777" w:rsidTr="00FF14E1">
      <w:tc>
        <w:tcPr>
          <w:tcW w:w="2268" w:type="dxa"/>
        </w:tcPr>
        <w:p w14:paraId="342D23D8" w14:textId="77777777" w:rsidR="00954B3E" w:rsidRPr="00E03656" w:rsidRDefault="00954B3E"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77777777" w:rsidR="00954B3E" w:rsidRPr="00C10A58" w:rsidRDefault="00873375" w:rsidP="00FF14E1">
          <w:pPr>
            <w:pStyle w:val="Header"/>
            <w:rPr>
              <w:rFonts w:cs="Arial"/>
              <w:b w:val="0"/>
              <w:bCs/>
              <w:smallCaps/>
              <w14:shadow w14:blurRad="50800" w14:dist="38100" w14:dir="2700000" w14:sx="100000" w14:sy="100000" w14:kx="0" w14:ky="0" w14:algn="tl">
                <w14:srgbClr w14:val="000000">
                  <w14:alpha w14:val="60000"/>
                </w14:srgbClr>
              </w14:shadow>
            </w:rPr>
          </w:pPr>
          <w:r>
            <w:fldChar w:fldCharType="begin"/>
          </w:r>
          <w:r>
            <w:instrText xml:space="preserve"> STYLEREF  "Document name"  \* MERGEFORMAT </w:instrText>
          </w:r>
          <w:r>
            <w:fldChar w:fldCharType="separate"/>
          </w:r>
          <w:r w:rsidRPr="00873375">
            <w:rPr>
              <w:bCs/>
              <w:noProof/>
            </w:rPr>
            <w:t>Deployment</w:t>
          </w:r>
          <w:r>
            <w:rPr>
              <w:bCs/>
              <w:noProof/>
            </w:rPr>
            <w:fldChar w:fldCharType="end"/>
          </w:r>
          <w:r w:rsidR="00954B3E" w:rsidRPr="0049677E">
            <w:rPr>
              <w:b w:val="0"/>
            </w:rPr>
            <w:fldChar w:fldCharType="begin"/>
          </w:r>
          <w:r w:rsidR="00954B3E" w:rsidRPr="0049677E">
            <w:instrText xml:space="preserve"> TITLE   \* MERGEFORMAT </w:instrText>
          </w:r>
          <w:r w:rsidR="00954B3E" w:rsidRPr="0049677E">
            <w:rPr>
              <w:b w:val="0"/>
            </w:rPr>
            <w:fldChar w:fldCharType="end"/>
          </w:r>
        </w:p>
      </w:tc>
      <w:tc>
        <w:tcPr>
          <w:tcW w:w="2160" w:type="dxa"/>
        </w:tcPr>
        <w:p w14:paraId="342D23DA" w14:textId="0F473D96" w:rsidR="00954B3E" w:rsidRPr="0049677E" w:rsidRDefault="00954B3E" w:rsidP="00FF14E1">
          <w:pPr>
            <w:pStyle w:val="Header"/>
            <w:jc w:val="right"/>
            <w:rPr>
              <w:b w:val="0"/>
            </w:rPr>
          </w:pPr>
        </w:p>
      </w:tc>
    </w:tr>
  </w:tbl>
  <w:p w14:paraId="342D23DC" w14:textId="77777777" w:rsidR="00954B3E" w:rsidRDefault="00873375"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5" w14:textId="183FDC18" w:rsidR="00954B3E" w:rsidRDefault="00954B3E"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3269BEB6">
          <wp:extent cx="1734862" cy="598861"/>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734862" cy="598861"/>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954B3E" w:rsidRPr="00F023A2" w14:paraId="342D23E9" w14:textId="77777777" w:rsidTr="00FB5D85">
      <w:tc>
        <w:tcPr>
          <w:tcW w:w="2268" w:type="dxa"/>
        </w:tcPr>
        <w:p w14:paraId="342D23E6" w14:textId="77777777" w:rsidR="00954B3E" w:rsidRPr="00E03656" w:rsidRDefault="00954B3E"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54B3E" w:rsidRPr="00492FF6" w:rsidRDefault="00954B3E" w:rsidP="00492FF6">
          <w:pPr>
            <w:pStyle w:val="Header"/>
          </w:pPr>
          <w:r>
            <w:t>Deployment Instruction</w:t>
          </w:r>
        </w:p>
      </w:tc>
      <w:tc>
        <w:tcPr>
          <w:tcW w:w="2160" w:type="dxa"/>
        </w:tcPr>
        <w:p w14:paraId="342D23E8" w14:textId="77777777" w:rsidR="00954B3E" w:rsidRPr="0049677E" w:rsidRDefault="00873375" w:rsidP="00FF14E1">
          <w:pPr>
            <w:pStyle w:val="Header"/>
            <w:jc w:val="right"/>
            <w:rPr>
              <w:b w:val="0"/>
            </w:rPr>
          </w:pPr>
          <w:r>
            <w:fldChar w:fldCharType="begin"/>
          </w:r>
          <w:r>
            <w:instrText xml:space="preserve"> STYLEREF  "Document Identification"  \* MERGEFORMAT </w:instrText>
          </w:r>
          <w:r>
            <w:fldChar w:fldCharType="separate"/>
          </w:r>
          <w:r>
            <w:rPr>
              <w:noProof/>
            </w:rPr>
            <w:t>HHS CMS BizFlow HR System Deployment.docx</w:t>
          </w:r>
          <w:r>
            <w:rPr>
              <w:noProof/>
            </w:rPr>
            <w:fldChar w:fldCharType="end"/>
          </w:r>
        </w:p>
      </w:tc>
    </w:tr>
  </w:tbl>
  <w:p w14:paraId="342D23EA" w14:textId="7889EB8F" w:rsidR="00954B3E" w:rsidRDefault="00873375"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0" w14:textId="77777777" w:rsidR="00954B3E" w:rsidRPr="00DD7802" w:rsidRDefault="00954B3E" w:rsidP="00DD780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2575E1"/>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CB5281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B024558"/>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C44D06"/>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1F484FD8"/>
    <w:multiLevelType w:val="hybridMultilevel"/>
    <w:tmpl w:val="CDC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67770B"/>
    <w:multiLevelType w:val="hybridMultilevel"/>
    <w:tmpl w:val="6890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762F3E"/>
    <w:multiLevelType w:val="hybridMultilevel"/>
    <w:tmpl w:val="05A85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26A954B7"/>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994551E"/>
    <w:multiLevelType w:val="hybridMultilevel"/>
    <w:tmpl w:val="4ECA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4A1B48"/>
    <w:multiLevelType w:val="hybridMultilevel"/>
    <w:tmpl w:val="873A3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F2525F"/>
    <w:multiLevelType w:val="multilevel"/>
    <w:tmpl w:val="008C5ADE"/>
    <w:numStyleLink w:val="Style3"/>
  </w:abstractNum>
  <w:abstractNum w:abstractNumId="35">
    <w:nsid w:val="2F143B8B"/>
    <w:multiLevelType w:val="hybridMultilevel"/>
    <w:tmpl w:val="05A85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AF3FB7"/>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4">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6492703"/>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A403E1E"/>
    <w:multiLevelType w:val="hybridMultilevel"/>
    <w:tmpl w:val="6890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4B4E41DB"/>
    <w:multiLevelType w:val="hybridMultilevel"/>
    <w:tmpl w:val="70F046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74C5248"/>
    <w:multiLevelType w:val="hybridMultilevel"/>
    <w:tmpl w:val="797C1C16"/>
    <w:lvl w:ilvl="0" w:tplc="83BAD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1A4231"/>
    <w:multiLevelType w:val="hybridMultilevel"/>
    <w:tmpl w:val="1F6E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60">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B300E6"/>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505136"/>
    <w:multiLevelType w:val="hybridMultilevel"/>
    <w:tmpl w:val="EAE0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9">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5A4976"/>
    <w:multiLevelType w:val="hybridMultilevel"/>
    <w:tmpl w:val="5BA0699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9"/>
  </w:num>
  <w:num w:numId="3">
    <w:abstractNumId w:val="14"/>
  </w:num>
  <w:num w:numId="4">
    <w:abstractNumId w:val="68"/>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9"/>
  </w:num>
  <w:num w:numId="15">
    <w:abstractNumId w:val="70"/>
  </w:num>
  <w:num w:numId="16">
    <w:abstractNumId w:val="28"/>
  </w:num>
  <w:num w:numId="17">
    <w:abstractNumId w:val="11"/>
  </w:num>
  <w:num w:numId="18">
    <w:abstractNumId w:val="10"/>
  </w:num>
  <w:num w:numId="19">
    <w:abstractNumId w:val="69"/>
  </w:num>
  <w:num w:numId="20">
    <w:abstractNumId w:val="67"/>
  </w:num>
  <w:num w:numId="21">
    <w:abstractNumId w:val="64"/>
  </w:num>
  <w:num w:numId="22">
    <w:abstractNumId w:val="3"/>
  </w:num>
  <w:num w:numId="23">
    <w:abstractNumId w:val="37"/>
  </w:num>
  <w:num w:numId="24">
    <w:abstractNumId w:val="71"/>
  </w:num>
  <w:num w:numId="25">
    <w:abstractNumId w:val="66"/>
  </w:num>
  <w:num w:numId="26">
    <w:abstractNumId w:val="43"/>
  </w:num>
  <w:num w:numId="27">
    <w:abstractNumId w:val="72"/>
  </w:num>
  <w:num w:numId="28">
    <w:abstractNumId w:val="13"/>
  </w:num>
  <w:num w:numId="29">
    <w:abstractNumId w:val="21"/>
  </w:num>
  <w:num w:numId="30">
    <w:abstractNumId w:val="41"/>
  </w:num>
  <w:num w:numId="31">
    <w:abstractNumId w:val="34"/>
  </w:num>
  <w:num w:numId="32">
    <w:abstractNumId w:val="54"/>
  </w:num>
  <w:num w:numId="33">
    <w:abstractNumId w:val="47"/>
  </w:num>
  <w:num w:numId="34">
    <w:abstractNumId w:val="55"/>
  </w:num>
  <w:num w:numId="35">
    <w:abstractNumId w:val="73"/>
  </w:num>
  <w:num w:numId="36">
    <w:abstractNumId w:val="60"/>
  </w:num>
  <w:num w:numId="37">
    <w:abstractNumId w:val="57"/>
  </w:num>
  <w:num w:numId="38">
    <w:abstractNumId w:val="53"/>
  </w:num>
  <w:num w:numId="39">
    <w:abstractNumId w:val="51"/>
  </w:num>
  <w:num w:numId="40">
    <w:abstractNumId w:val="42"/>
  </w:num>
  <w:num w:numId="41">
    <w:abstractNumId w:val="65"/>
  </w:num>
  <w:num w:numId="42">
    <w:abstractNumId w:val="44"/>
  </w:num>
  <w:num w:numId="43">
    <w:abstractNumId w:val="40"/>
  </w:num>
  <w:num w:numId="44">
    <w:abstractNumId w:val="48"/>
  </w:num>
  <w:num w:numId="45">
    <w:abstractNumId w:val="29"/>
  </w:num>
  <w:num w:numId="46">
    <w:abstractNumId w:val="46"/>
  </w:num>
  <w:num w:numId="47">
    <w:abstractNumId w:val="50"/>
  </w:num>
  <w:num w:numId="48">
    <w:abstractNumId w:val="12"/>
  </w:num>
  <w:num w:numId="49">
    <w:abstractNumId w:val="49"/>
  </w:num>
  <w:num w:numId="50">
    <w:abstractNumId w:val="32"/>
  </w:num>
  <w:num w:numId="51">
    <w:abstractNumId w:val="56"/>
  </w:num>
  <w:num w:numId="52">
    <w:abstractNumId w:val="25"/>
  </w:num>
  <w:num w:numId="53">
    <w:abstractNumId w:val="17"/>
  </w:num>
  <w:num w:numId="54">
    <w:abstractNumId w:val="63"/>
  </w:num>
  <w:num w:numId="55">
    <w:abstractNumId w:val="15"/>
  </w:num>
  <w:num w:numId="56">
    <w:abstractNumId w:val="74"/>
  </w:num>
  <w:num w:numId="57">
    <w:abstractNumId w:val="31"/>
  </w:num>
  <w:num w:numId="58">
    <w:abstractNumId w:val="75"/>
  </w:num>
  <w:num w:numId="59">
    <w:abstractNumId w:val="35"/>
  </w:num>
  <w:num w:numId="60">
    <w:abstractNumId w:val="38"/>
  </w:num>
  <w:num w:numId="61">
    <w:abstractNumId w:val="22"/>
  </w:num>
  <w:num w:numId="62">
    <w:abstractNumId w:val="19"/>
  </w:num>
  <w:num w:numId="63">
    <w:abstractNumId w:val="58"/>
  </w:num>
  <w:num w:numId="64">
    <w:abstractNumId w:val="24"/>
  </w:num>
  <w:num w:numId="65">
    <w:abstractNumId w:val="23"/>
  </w:num>
  <w:num w:numId="66">
    <w:abstractNumId w:val="30"/>
  </w:num>
  <w:num w:numId="67">
    <w:abstractNumId w:val="52"/>
  </w:num>
  <w:num w:numId="68">
    <w:abstractNumId w:val="62"/>
  </w:num>
  <w:num w:numId="69">
    <w:abstractNumId w:val="33"/>
  </w:num>
  <w:num w:numId="70">
    <w:abstractNumId w:val="16"/>
  </w:num>
  <w:num w:numId="71">
    <w:abstractNumId w:val="9"/>
  </w:num>
  <w:num w:numId="72">
    <w:abstractNumId w:val="61"/>
  </w:num>
  <w:num w:numId="73">
    <w:abstractNumId w:val="27"/>
  </w:num>
  <w:num w:numId="74">
    <w:abstractNumId w:val="36"/>
  </w:num>
  <w:num w:numId="75">
    <w:abstractNumId w:val="20"/>
  </w:num>
  <w:num w:numId="76">
    <w:abstractNumId w:val="4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grammar="clean"/>
  <w:attachedTemplate r:id="rId1"/>
  <w:trackRevisions/>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5939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3139"/>
    <w:rsid w:val="0003318C"/>
    <w:rsid w:val="0003495A"/>
    <w:rsid w:val="00034BA5"/>
    <w:rsid w:val="00035DDE"/>
    <w:rsid w:val="0003684B"/>
    <w:rsid w:val="00036FF6"/>
    <w:rsid w:val="00042038"/>
    <w:rsid w:val="00042B3B"/>
    <w:rsid w:val="000430CE"/>
    <w:rsid w:val="000446B6"/>
    <w:rsid w:val="000447F2"/>
    <w:rsid w:val="00050797"/>
    <w:rsid w:val="000560F1"/>
    <w:rsid w:val="000564E7"/>
    <w:rsid w:val="000570BE"/>
    <w:rsid w:val="000609AB"/>
    <w:rsid w:val="00060A77"/>
    <w:rsid w:val="000615D7"/>
    <w:rsid w:val="00061C11"/>
    <w:rsid w:val="0006203A"/>
    <w:rsid w:val="00062751"/>
    <w:rsid w:val="00064574"/>
    <w:rsid w:val="00067498"/>
    <w:rsid w:val="000708B4"/>
    <w:rsid w:val="00072665"/>
    <w:rsid w:val="000727FB"/>
    <w:rsid w:val="000762ED"/>
    <w:rsid w:val="0007689F"/>
    <w:rsid w:val="0007733A"/>
    <w:rsid w:val="00077738"/>
    <w:rsid w:val="0008103F"/>
    <w:rsid w:val="0008142B"/>
    <w:rsid w:val="0008200E"/>
    <w:rsid w:val="000839ED"/>
    <w:rsid w:val="00084E59"/>
    <w:rsid w:val="000850D5"/>
    <w:rsid w:val="00086438"/>
    <w:rsid w:val="000947E1"/>
    <w:rsid w:val="00094AEC"/>
    <w:rsid w:val="0009600C"/>
    <w:rsid w:val="000A1684"/>
    <w:rsid w:val="000A4074"/>
    <w:rsid w:val="000A651D"/>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3198F"/>
    <w:rsid w:val="00131FB9"/>
    <w:rsid w:val="00132154"/>
    <w:rsid w:val="00132E97"/>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560"/>
    <w:rsid w:val="00173BD3"/>
    <w:rsid w:val="00173EC8"/>
    <w:rsid w:val="00175AD0"/>
    <w:rsid w:val="001766A9"/>
    <w:rsid w:val="00176BE9"/>
    <w:rsid w:val="0017789E"/>
    <w:rsid w:val="001779E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747E"/>
    <w:rsid w:val="001A75DB"/>
    <w:rsid w:val="001B21DA"/>
    <w:rsid w:val="001B2423"/>
    <w:rsid w:val="001B5B36"/>
    <w:rsid w:val="001B77A6"/>
    <w:rsid w:val="001C0C74"/>
    <w:rsid w:val="001C0CDF"/>
    <w:rsid w:val="001C3436"/>
    <w:rsid w:val="001C6CEB"/>
    <w:rsid w:val="001D2004"/>
    <w:rsid w:val="001D5846"/>
    <w:rsid w:val="001E1996"/>
    <w:rsid w:val="001E26F2"/>
    <w:rsid w:val="001E4D2A"/>
    <w:rsid w:val="001E7498"/>
    <w:rsid w:val="001F078E"/>
    <w:rsid w:val="001F0DF9"/>
    <w:rsid w:val="001F29BD"/>
    <w:rsid w:val="001F5E80"/>
    <w:rsid w:val="001F6BD3"/>
    <w:rsid w:val="001F6D0E"/>
    <w:rsid w:val="001F7023"/>
    <w:rsid w:val="002048B1"/>
    <w:rsid w:val="00205933"/>
    <w:rsid w:val="002104FE"/>
    <w:rsid w:val="00210E72"/>
    <w:rsid w:val="002125D5"/>
    <w:rsid w:val="00213723"/>
    <w:rsid w:val="00214E73"/>
    <w:rsid w:val="002156A3"/>
    <w:rsid w:val="00220B37"/>
    <w:rsid w:val="002216FD"/>
    <w:rsid w:val="00224604"/>
    <w:rsid w:val="002274B9"/>
    <w:rsid w:val="00227EC1"/>
    <w:rsid w:val="002324C7"/>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7388"/>
    <w:rsid w:val="00281049"/>
    <w:rsid w:val="00281E52"/>
    <w:rsid w:val="002851D7"/>
    <w:rsid w:val="002854FA"/>
    <w:rsid w:val="002860B5"/>
    <w:rsid w:val="002865A0"/>
    <w:rsid w:val="00286CCE"/>
    <w:rsid w:val="002873D8"/>
    <w:rsid w:val="002909C7"/>
    <w:rsid w:val="00291323"/>
    <w:rsid w:val="00296835"/>
    <w:rsid w:val="00296F00"/>
    <w:rsid w:val="002A00BD"/>
    <w:rsid w:val="002A08E5"/>
    <w:rsid w:val="002A14D4"/>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11C4"/>
    <w:rsid w:val="002E1297"/>
    <w:rsid w:val="002E601B"/>
    <w:rsid w:val="002E71D8"/>
    <w:rsid w:val="002E73BC"/>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2429"/>
    <w:rsid w:val="00322532"/>
    <w:rsid w:val="003226A0"/>
    <w:rsid w:val="00322C4C"/>
    <w:rsid w:val="00325A9A"/>
    <w:rsid w:val="00326AA3"/>
    <w:rsid w:val="00330D8B"/>
    <w:rsid w:val="00334F07"/>
    <w:rsid w:val="00334FDD"/>
    <w:rsid w:val="003376D8"/>
    <w:rsid w:val="00337B89"/>
    <w:rsid w:val="00340740"/>
    <w:rsid w:val="00342664"/>
    <w:rsid w:val="003431D5"/>
    <w:rsid w:val="00344E51"/>
    <w:rsid w:val="00347207"/>
    <w:rsid w:val="00352F65"/>
    <w:rsid w:val="003557BD"/>
    <w:rsid w:val="0035633C"/>
    <w:rsid w:val="0035666E"/>
    <w:rsid w:val="003566C3"/>
    <w:rsid w:val="00357772"/>
    <w:rsid w:val="00360CE2"/>
    <w:rsid w:val="003625AC"/>
    <w:rsid w:val="003626EC"/>
    <w:rsid w:val="00363F8F"/>
    <w:rsid w:val="00366347"/>
    <w:rsid w:val="00366846"/>
    <w:rsid w:val="0037576F"/>
    <w:rsid w:val="003779F7"/>
    <w:rsid w:val="00377B17"/>
    <w:rsid w:val="00381A24"/>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75A7"/>
    <w:rsid w:val="003C7AAA"/>
    <w:rsid w:val="003D083F"/>
    <w:rsid w:val="003D400C"/>
    <w:rsid w:val="003D4EF1"/>
    <w:rsid w:val="003D504A"/>
    <w:rsid w:val="003E4160"/>
    <w:rsid w:val="003E4D15"/>
    <w:rsid w:val="003E6C9E"/>
    <w:rsid w:val="003F14D8"/>
    <w:rsid w:val="003F4877"/>
    <w:rsid w:val="003F49F0"/>
    <w:rsid w:val="003F6167"/>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11B4"/>
    <w:rsid w:val="00443A9C"/>
    <w:rsid w:val="00445650"/>
    <w:rsid w:val="004458A3"/>
    <w:rsid w:val="00450514"/>
    <w:rsid w:val="004506E7"/>
    <w:rsid w:val="004541B2"/>
    <w:rsid w:val="004603CD"/>
    <w:rsid w:val="00460FC2"/>
    <w:rsid w:val="004630CF"/>
    <w:rsid w:val="00477B0A"/>
    <w:rsid w:val="0048064A"/>
    <w:rsid w:val="00481363"/>
    <w:rsid w:val="00485E60"/>
    <w:rsid w:val="004911D3"/>
    <w:rsid w:val="00492FF6"/>
    <w:rsid w:val="00493C5C"/>
    <w:rsid w:val="00494670"/>
    <w:rsid w:val="0049677E"/>
    <w:rsid w:val="004A218B"/>
    <w:rsid w:val="004A24EC"/>
    <w:rsid w:val="004A26FF"/>
    <w:rsid w:val="004A389E"/>
    <w:rsid w:val="004A5ACC"/>
    <w:rsid w:val="004A5DA4"/>
    <w:rsid w:val="004B3D65"/>
    <w:rsid w:val="004B44BF"/>
    <w:rsid w:val="004B515C"/>
    <w:rsid w:val="004B647E"/>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4BA9"/>
    <w:rsid w:val="005F2189"/>
    <w:rsid w:val="005F2668"/>
    <w:rsid w:val="005F40BF"/>
    <w:rsid w:val="005F467C"/>
    <w:rsid w:val="005F65BC"/>
    <w:rsid w:val="005F7727"/>
    <w:rsid w:val="005F7A7A"/>
    <w:rsid w:val="00600E03"/>
    <w:rsid w:val="00600F4A"/>
    <w:rsid w:val="00601899"/>
    <w:rsid w:val="006027BE"/>
    <w:rsid w:val="006037B3"/>
    <w:rsid w:val="006037D0"/>
    <w:rsid w:val="00606CF3"/>
    <w:rsid w:val="00607D55"/>
    <w:rsid w:val="0061257D"/>
    <w:rsid w:val="00612EE4"/>
    <w:rsid w:val="00615015"/>
    <w:rsid w:val="0061526A"/>
    <w:rsid w:val="00617841"/>
    <w:rsid w:val="00617CAB"/>
    <w:rsid w:val="00617D22"/>
    <w:rsid w:val="00620677"/>
    <w:rsid w:val="00621980"/>
    <w:rsid w:val="006231CA"/>
    <w:rsid w:val="00626133"/>
    <w:rsid w:val="00626E85"/>
    <w:rsid w:val="00626F64"/>
    <w:rsid w:val="00630C59"/>
    <w:rsid w:val="00634408"/>
    <w:rsid w:val="006414E5"/>
    <w:rsid w:val="006415BB"/>
    <w:rsid w:val="0064263A"/>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778F"/>
    <w:rsid w:val="006A0D4A"/>
    <w:rsid w:val="006A1FBF"/>
    <w:rsid w:val="006A4AC5"/>
    <w:rsid w:val="006A4FA9"/>
    <w:rsid w:val="006A6700"/>
    <w:rsid w:val="006B2068"/>
    <w:rsid w:val="006B30B0"/>
    <w:rsid w:val="006B40ED"/>
    <w:rsid w:val="006B5329"/>
    <w:rsid w:val="006B64F8"/>
    <w:rsid w:val="006C1F72"/>
    <w:rsid w:val="006C561A"/>
    <w:rsid w:val="006C583D"/>
    <w:rsid w:val="006C7867"/>
    <w:rsid w:val="006D038E"/>
    <w:rsid w:val="006D130B"/>
    <w:rsid w:val="006D1D0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418A2"/>
    <w:rsid w:val="00743F5D"/>
    <w:rsid w:val="00744225"/>
    <w:rsid w:val="00747CC9"/>
    <w:rsid w:val="00750A78"/>
    <w:rsid w:val="007514C3"/>
    <w:rsid w:val="007539DA"/>
    <w:rsid w:val="00754596"/>
    <w:rsid w:val="00754982"/>
    <w:rsid w:val="007557A2"/>
    <w:rsid w:val="00756CA5"/>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93684"/>
    <w:rsid w:val="00796FB5"/>
    <w:rsid w:val="007A3451"/>
    <w:rsid w:val="007A4793"/>
    <w:rsid w:val="007A548C"/>
    <w:rsid w:val="007A6209"/>
    <w:rsid w:val="007B00A7"/>
    <w:rsid w:val="007B6EA6"/>
    <w:rsid w:val="007B7C21"/>
    <w:rsid w:val="007C2893"/>
    <w:rsid w:val="007C2A3B"/>
    <w:rsid w:val="007C4472"/>
    <w:rsid w:val="007C7242"/>
    <w:rsid w:val="007D2207"/>
    <w:rsid w:val="007D2443"/>
    <w:rsid w:val="007D3673"/>
    <w:rsid w:val="007D403C"/>
    <w:rsid w:val="007E4991"/>
    <w:rsid w:val="007E5333"/>
    <w:rsid w:val="007E5BD7"/>
    <w:rsid w:val="007F1D3C"/>
    <w:rsid w:val="00800EEB"/>
    <w:rsid w:val="008015A9"/>
    <w:rsid w:val="00806D92"/>
    <w:rsid w:val="00810D12"/>
    <w:rsid w:val="008130EB"/>
    <w:rsid w:val="0082154E"/>
    <w:rsid w:val="00824FB5"/>
    <w:rsid w:val="00827085"/>
    <w:rsid w:val="00836717"/>
    <w:rsid w:val="0083694D"/>
    <w:rsid w:val="0083768C"/>
    <w:rsid w:val="0083787D"/>
    <w:rsid w:val="00840184"/>
    <w:rsid w:val="0084165C"/>
    <w:rsid w:val="00845FB4"/>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3375"/>
    <w:rsid w:val="0087422F"/>
    <w:rsid w:val="0087471A"/>
    <w:rsid w:val="008747E0"/>
    <w:rsid w:val="00875CEF"/>
    <w:rsid w:val="0087668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67C4"/>
    <w:rsid w:val="008D72F6"/>
    <w:rsid w:val="008D7E44"/>
    <w:rsid w:val="008E10B7"/>
    <w:rsid w:val="008E1CBB"/>
    <w:rsid w:val="008E2339"/>
    <w:rsid w:val="008E2E66"/>
    <w:rsid w:val="008E3100"/>
    <w:rsid w:val="008F43CD"/>
    <w:rsid w:val="008F7F28"/>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45E"/>
    <w:rsid w:val="00950626"/>
    <w:rsid w:val="00953EFA"/>
    <w:rsid w:val="00954B3E"/>
    <w:rsid w:val="00954E51"/>
    <w:rsid w:val="009622F1"/>
    <w:rsid w:val="0096603E"/>
    <w:rsid w:val="0096635F"/>
    <w:rsid w:val="00972872"/>
    <w:rsid w:val="00974DCD"/>
    <w:rsid w:val="00974FBB"/>
    <w:rsid w:val="00975AF1"/>
    <w:rsid w:val="00977201"/>
    <w:rsid w:val="00977E9C"/>
    <w:rsid w:val="00980724"/>
    <w:rsid w:val="00980C23"/>
    <w:rsid w:val="00981C70"/>
    <w:rsid w:val="00981CD2"/>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729E"/>
    <w:rsid w:val="009C7737"/>
    <w:rsid w:val="009D020B"/>
    <w:rsid w:val="009D11DB"/>
    <w:rsid w:val="009D2889"/>
    <w:rsid w:val="009D4ADE"/>
    <w:rsid w:val="009D52E8"/>
    <w:rsid w:val="009D5918"/>
    <w:rsid w:val="009D5A94"/>
    <w:rsid w:val="009D5ED6"/>
    <w:rsid w:val="009E05C5"/>
    <w:rsid w:val="009E18C6"/>
    <w:rsid w:val="009E3E8B"/>
    <w:rsid w:val="009E4BD8"/>
    <w:rsid w:val="009E4FF1"/>
    <w:rsid w:val="009E5839"/>
    <w:rsid w:val="009E7B3A"/>
    <w:rsid w:val="009F1747"/>
    <w:rsid w:val="009F1DA4"/>
    <w:rsid w:val="009F1DFD"/>
    <w:rsid w:val="009F3936"/>
    <w:rsid w:val="009F467B"/>
    <w:rsid w:val="009F4702"/>
    <w:rsid w:val="009F5ED2"/>
    <w:rsid w:val="009F6312"/>
    <w:rsid w:val="009F7054"/>
    <w:rsid w:val="009F7951"/>
    <w:rsid w:val="009F7A9D"/>
    <w:rsid w:val="00A01B8A"/>
    <w:rsid w:val="00A0269D"/>
    <w:rsid w:val="00A06000"/>
    <w:rsid w:val="00A06A32"/>
    <w:rsid w:val="00A07EAB"/>
    <w:rsid w:val="00A10050"/>
    <w:rsid w:val="00A13DA0"/>
    <w:rsid w:val="00A140BF"/>
    <w:rsid w:val="00A1439C"/>
    <w:rsid w:val="00A1441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1093"/>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7542"/>
    <w:rsid w:val="00A77B37"/>
    <w:rsid w:val="00A83657"/>
    <w:rsid w:val="00A83CA5"/>
    <w:rsid w:val="00A8449A"/>
    <w:rsid w:val="00A84BDE"/>
    <w:rsid w:val="00A8656F"/>
    <w:rsid w:val="00A86A05"/>
    <w:rsid w:val="00A87990"/>
    <w:rsid w:val="00A946AA"/>
    <w:rsid w:val="00A96539"/>
    <w:rsid w:val="00A96940"/>
    <w:rsid w:val="00A96D0C"/>
    <w:rsid w:val="00A9719A"/>
    <w:rsid w:val="00AA1DC1"/>
    <w:rsid w:val="00AA2FC7"/>
    <w:rsid w:val="00AA32DC"/>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74BB"/>
    <w:rsid w:val="00AD7E7B"/>
    <w:rsid w:val="00AE2381"/>
    <w:rsid w:val="00AE6ADB"/>
    <w:rsid w:val="00AE74C2"/>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388A"/>
    <w:rsid w:val="00B24B2B"/>
    <w:rsid w:val="00B25C51"/>
    <w:rsid w:val="00B25FA0"/>
    <w:rsid w:val="00B273A1"/>
    <w:rsid w:val="00B30EF7"/>
    <w:rsid w:val="00B315FA"/>
    <w:rsid w:val="00B36B3B"/>
    <w:rsid w:val="00B406CA"/>
    <w:rsid w:val="00B409C7"/>
    <w:rsid w:val="00B42FE0"/>
    <w:rsid w:val="00B437DB"/>
    <w:rsid w:val="00B46687"/>
    <w:rsid w:val="00B47931"/>
    <w:rsid w:val="00B502FA"/>
    <w:rsid w:val="00B51647"/>
    <w:rsid w:val="00B51751"/>
    <w:rsid w:val="00B521FD"/>
    <w:rsid w:val="00B56DD6"/>
    <w:rsid w:val="00B576C0"/>
    <w:rsid w:val="00B60D96"/>
    <w:rsid w:val="00B61188"/>
    <w:rsid w:val="00B65468"/>
    <w:rsid w:val="00B703DF"/>
    <w:rsid w:val="00B7174E"/>
    <w:rsid w:val="00B71FDD"/>
    <w:rsid w:val="00B7514C"/>
    <w:rsid w:val="00B8060A"/>
    <w:rsid w:val="00B82A01"/>
    <w:rsid w:val="00B83239"/>
    <w:rsid w:val="00B838FD"/>
    <w:rsid w:val="00B83EBD"/>
    <w:rsid w:val="00B856EA"/>
    <w:rsid w:val="00B90D37"/>
    <w:rsid w:val="00B91B37"/>
    <w:rsid w:val="00B938D0"/>
    <w:rsid w:val="00B93A66"/>
    <w:rsid w:val="00B951F9"/>
    <w:rsid w:val="00B95D25"/>
    <w:rsid w:val="00B97BF3"/>
    <w:rsid w:val="00BA0134"/>
    <w:rsid w:val="00BA2A56"/>
    <w:rsid w:val="00BA43D7"/>
    <w:rsid w:val="00BA667B"/>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359A"/>
    <w:rsid w:val="00BD528D"/>
    <w:rsid w:val="00BD58C9"/>
    <w:rsid w:val="00BD7D62"/>
    <w:rsid w:val="00BD7E20"/>
    <w:rsid w:val="00BE09B4"/>
    <w:rsid w:val="00BE1656"/>
    <w:rsid w:val="00BE2B67"/>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68DD"/>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E12"/>
    <w:rsid w:val="00CB514C"/>
    <w:rsid w:val="00CB5B33"/>
    <w:rsid w:val="00CC12CE"/>
    <w:rsid w:val="00CC44F1"/>
    <w:rsid w:val="00CC76E3"/>
    <w:rsid w:val="00CD04CE"/>
    <w:rsid w:val="00CE2C5D"/>
    <w:rsid w:val="00CE3A4D"/>
    <w:rsid w:val="00CE65A2"/>
    <w:rsid w:val="00CF0395"/>
    <w:rsid w:val="00CF0494"/>
    <w:rsid w:val="00CF1D73"/>
    <w:rsid w:val="00CF67DB"/>
    <w:rsid w:val="00CF6A27"/>
    <w:rsid w:val="00D00181"/>
    <w:rsid w:val="00D0158D"/>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3EC7"/>
    <w:rsid w:val="00D470F4"/>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A96"/>
    <w:rsid w:val="00D843BD"/>
    <w:rsid w:val="00D84E0D"/>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C0913"/>
    <w:rsid w:val="00DC2548"/>
    <w:rsid w:val="00DC4EB6"/>
    <w:rsid w:val="00DC7C51"/>
    <w:rsid w:val="00DD0FB0"/>
    <w:rsid w:val="00DD23DB"/>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D24"/>
    <w:rsid w:val="00E1311F"/>
    <w:rsid w:val="00E13154"/>
    <w:rsid w:val="00E16724"/>
    <w:rsid w:val="00E177E5"/>
    <w:rsid w:val="00E20AEC"/>
    <w:rsid w:val="00E23F82"/>
    <w:rsid w:val="00E24955"/>
    <w:rsid w:val="00E26AC7"/>
    <w:rsid w:val="00E3043D"/>
    <w:rsid w:val="00E31B90"/>
    <w:rsid w:val="00E33D7E"/>
    <w:rsid w:val="00E341D5"/>
    <w:rsid w:val="00E3450D"/>
    <w:rsid w:val="00E35074"/>
    <w:rsid w:val="00E40BE8"/>
    <w:rsid w:val="00E433F3"/>
    <w:rsid w:val="00E46A5B"/>
    <w:rsid w:val="00E47BE2"/>
    <w:rsid w:val="00E501F6"/>
    <w:rsid w:val="00E50882"/>
    <w:rsid w:val="00E51049"/>
    <w:rsid w:val="00E52D0D"/>
    <w:rsid w:val="00E5344E"/>
    <w:rsid w:val="00E53729"/>
    <w:rsid w:val="00E55435"/>
    <w:rsid w:val="00E619D5"/>
    <w:rsid w:val="00E62278"/>
    <w:rsid w:val="00E66048"/>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73B9"/>
    <w:rsid w:val="00F023A2"/>
    <w:rsid w:val="00F0250C"/>
    <w:rsid w:val="00F03B48"/>
    <w:rsid w:val="00F04185"/>
    <w:rsid w:val="00F04864"/>
    <w:rsid w:val="00F049AC"/>
    <w:rsid w:val="00F052B5"/>
    <w:rsid w:val="00F0634C"/>
    <w:rsid w:val="00F0745F"/>
    <w:rsid w:val="00F10ECB"/>
    <w:rsid w:val="00F11103"/>
    <w:rsid w:val="00F11252"/>
    <w:rsid w:val="00F12B88"/>
    <w:rsid w:val="00F17B9F"/>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820"/>
    <w:rsid w:val="00F45E62"/>
    <w:rsid w:val="00F472F6"/>
    <w:rsid w:val="00F50825"/>
    <w:rsid w:val="00F54A71"/>
    <w:rsid w:val="00F555A2"/>
    <w:rsid w:val="00F56A34"/>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4FA6"/>
    <w:rsid w:val="00F95D04"/>
    <w:rsid w:val="00F95D92"/>
    <w:rsid w:val="00F96402"/>
    <w:rsid w:val="00F97B45"/>
    <w:rsid w:val="00FA3E96"/>
    <w:rsid w:val="00FA5924"/>
    <w:rsid w:val="00FB1907"/>
    <w:rsid w:val="00FB481D"/>
    <w:rsid w:val="00FB4D0E"/>
    <w:rsid w:val="00FB55B2"/>
    <w:rsid w:val="00FB5D85"/>
    <w:rsid w:val="00FB6184"/>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4E1"/>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9396"/>
    <o:shapelayout v:ext="edit">
      <o:idmap v:ext="edit" data="1"/>
    </o:shapelayout>
  </w:shapeDefaults>
  <w:decimalSymbol w:val="."/>
  <w:listSeparator w:val=","/>
  <w14:docId w14:val="342D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hyperlink" Target="http://www.deloitte.com/us/about" TargetMode="External"/><Relationship Id="rId48" Type="http://schemas.openxmlformats.org/officeDocument/2006/relationships/header" Target="header4.xml"/><Relationship Id="rId49" Type="http://schemas.openxmlformats.org/officeDocument/2006/relationships/footer" Target="footer3.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mailto:DeadlineMailSender=DoNotReply@hhs.gov"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49E129ED-F530-0F44-81E7-53824EA4F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\Users\cterlapu\Documents\EIM\KIDS Templates\Tem_Logical Data Model_01450.dotx</Template>
  <TotalTime>556</TotalTime>
  <Pages>47</Pages>
  <Words>7629</Words>
  <Characters>43491</Characters>
  <Application>Microsoft Macintosh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51018</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Steven Yang</cp:lastModifiedBy>
  <cp:revision>94</cp:revision>
  <cp:lastPrinted>2009-07-09T16:44:00Z</cp:lastPrinted>
  <dcterms:created xsi:type="dcterms:W3CDTF">2017-04-25T00:46:00Z</dcterms:created>
  <dcterms:modified xsi:type="dcterms:W3CDTF">2018-07-12T16:31:00Z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