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2D22C3" w14:textId="73C98414" w:rsidR="00D470F4" w:rsidRPr="0010050A" w:rsidRDefault="00E433F3" w:rsidP="00E433F3">
      <w:pPr>
        <w:pStyle w:val="Projectname"/>
        <w:ind w:left="288"/>
      </w:pPr>
      <w:r>
        <w:t>HHS CMS HR BizFlow System</w:t>
      </w:r>
    </w:p>
    <w:p w14:paraId="342D22C4" w14:textId="441E784A" w:rsidR="00CF0395" w:rsidRPr="001968E2" w:rsidRDefault="00A84BDE" w:rsidP="00A84BDE">
      <w:pPr>
        <w:pStyle w:val="StyleToolordeliverablenameCustomColorRGB039118Left"/>
        <w:ind w:left="0"/>
        <w:jc w:val="center"/>
      </w:pPr>
      <w:r>
        <w:t>Deployment</w:t>
      </w:r>
    </w:p>
    <w:p w14:paraId="342D22C5" w14:textId="77777777" w:rsidR="00767D97" w:rsidRPr="000E1F25" w:rsidRDefault="00767D97" w:rsidP="00125C8B">
      <w:pPr>
        <w:pStyle w:val="DocumentControlInformation"/>
      </w:pPr>
      <w:bookmarkStart w:id="0" w:name="_Ref226997186"/>
      <w:bookmarkStart w:id="1" w:name="_Toc415885907"/>
      <w:bookmarkStart w:id="2" w:name="_Toc445520353"/>
      <w:bookmarkStart w:id="3" w:name="_Toc523032770"/>
      <w:r w:rsidRPr="000E1F25">
        <w:lastRenderedPageBreak/>
        <w:t>Document Control Information</w:t>
      </w:r>
      <w:bookmarkEnd w:id="0"/>
    </w:p>
    <w:p w14:paraId="342D22C6" w14:textId="77777777" w:rsidR="00767D97" w:rsidRPr="00FD27CC" w:rsidRDefault="00767D97" w:rsidP="00313719">
      <w:pPr>
        <w:pStyle w:val="DocumentInformation"/>
      </w:pPr>
      <w:r w:rsidRPr="00886087">
        <w:t>Document Information</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3114"/>
        <w:gridCol w:w="6125"/>
      </w:tblGrid>
      <w:tr w:rsidR="00767D97" w:rsidRPr="007E4991" w14:paraId="342D22C9" w14:textId="77777777" w:rsidTr="00352F65">
        <w:trPr>
          <w:trHeight w:val="288"/>
        </w:trPr>
        <w:tc>
          <w:tcPr>
            <w:tcW w:w="3114" w:type="dxa"/>
            <w:shd w:val="clear" w:color="auto" w:fill="auto"/>
            <w:vAlign w:val="center"/>
          </w:tcPr>
          <w:p w14:paraId="342D22C7" w14:textId="77777777" w:rsidR="00767D97" w:rsidRPr="00BC112D" w:rsidRDefault="00582E63" w:rsidP="00352F65">
            <w:pPr>
              <w:pStyle w:val="Bodycopybold"/>
            </w:pPr>
            <w:r w:rsidRPr="00BC112D">
              <w:t>Document Identification</w:t>
            </w:r>
          </w:p>
        </w:tc>
        <w:tc>
          <w:tcPr>
            <w:tcW w:w="6125" w:type="dxa"/>
            <w:vAlign w:val="center"/>
          </w:tcPr>
          <w:p w14:paraId="342D22C8" w14:textId="26C9D57A" w:rsidR="00767D97" w:rsidRPr="009F5ED2" w:rsidRDefault="00492FF6" w:rsidP="009F5ED2">
            <w:pPr>
              <w:pStyle w:val="DocumentIdentification"/>
            </w:pPr>
            <w:r w:rsidRPr="00492FF6">
              <w:t>HHS CMS B</w:t>
            </w:r>
            <w:r>
              <w:t>izFlow HR System Deployment</w:t>
            </w:r>
            <w:r w:rsidR="00B25C51">
              <w:t>.docx</w:t>
            </w:r>
          </w:p>
        </w:tc>
      </w:tr>
      <w:tr w:rsidR="00767D97" w:rsidRPr="007E4991" w14:paraId="342D22CC" w14:textId="77777777" w:rsidTr="00352F65">
        <w:trPr>
          <w:trHeight w:val="288"/>
        </w:trPr>
        <w:tc>
          <w:tcPr>
            <w:tcW w:w="3114" w:type="dxa"/>
            <w:shd w:val="clear" w:color="auto" w:fill="auto"/>
            <w:vAlign w:val="center"/>
          </w:tcPr>
          <w:p w14:paraId="342D22CA" w14:textId="77777777" w:rsidR="00767D97" w:rsidRPr="00BC112D" w:rsidRDefault="00582E63" w:rsidP="00352F65">
            <w:pPr>
              <w:pStyle w:val="Bodycopybold"/>
            </w:pPr>
            <w:r w:rsidRPr="00BC112D">
              <w:t>Document Name</w:t>
            </w:r>
          </w:p>
        </w:tc>
        <w:tc>
          <w:tcPr>
            <w:tcW w:w="6125" w:type="dxa"/>
            <w:vAlign w:val="center"/>
          </w:tcPr>
          <w:p w14:paraId="342D22CB" w14:textId="2B107C71" w:rsidR="00767D97" w:rsidRPr="00596B37" w:rsidRDefault="00492FF6" w:rsidP="00352F65">
            <w:pPr>
              <w:pStyle w:val="Documentname"/>
              <w:rPr>
                <w:b/>
              </w:rPr>
            </w:pPr>
            <w:r>
              <w:t>Deployment</w:t>
            </w:r>
          </w:p>
        </w:tc>
      </w:tr>
      <w:tr w:rsidR="00767D97" w:rsidRPr="007E4991" w14:paraId="342D22CF" w14:textId="77777777" w:rsidTr="00352F65">
        <w:trPr>
          <w:trHeight w:val="288"/>
        </w:trPr>
        <w:tc>
          <w:tcPr>
            <w:tcW w:w="3114" w:type="dxa"/>
            <w:shd w:val="clear" w:color="auto" w:fill="auto"/>
            <w:vAlign w:val="center"/>
          </w:tcPr>
          <w:p w14:paraId="342D22CD" w14:textId="77777777" w:rsidR="00767D97" w:rsidRPr="00BC112D" w:rsidRDefault="00582E63" w:rsidP="00352F65">
            <w:pPr>
              <w:pStyle w:val="Bodycopybold"/>
            </w:pPr>
            <w:r w:rsidRPr="00BC112D">
              <w:t>Project Name</w:t>
            </w:r>
          </w:p>
        </w:tc>
        <w:tc>
          <w:tcPr>
            <w:tcW w:w="6125" w:type="dxa"/>
            <w:vAlign w:val="center"/>
          </w:tcPr>
          <w:p w14:paraId="342D22CE" w14:textId="6E8D0F58" w:rsidR="00767D97" w:rsidRPr="002D1BA1" w:rsidRDefault="00E16724" w:rsidP="00492FF6">
            <w:pPr>
              <w:pStyle w:val="Insertnameoftheproject"/>
              <w:rPr>
                <w:b/>
                <w:color w:val="auto"/>
              </w:rPr>
            </w:pPr>
            <w:r w:rsidRPr="00E16724">
              <w:rPr>
                <w:color w:val="auto"/>
              </w:rPr>
              <w:t>HHS CMS BizFlow</w:t>
            </w:r>
            <w:r w:rsidR="00492FF6">
              <w:rPr>
                <w:color w:val="auto"/>
              </w:rPr>
              <w:t xml:space="preserve"> HR</w:t>
            </w:r>
            <w:r w:rsidRPr="00E16724">
              <w:rPr>
                <w:color w:val="auto"/>
              </w:rPr>
              <w:t xml:space="preserve"> System</w:t>
            </w:r>
          </w:p>
        </w:tc>
      </w:tr>
      <w:tr w:rsidR="00767D97" w:rsidRPr="007E4991" w14:paraId="342D22D2" w14:textId="77777777" w:rsidTr="00352F65">
        <w:trPr>
          <w:trHeight w:val="288"/>
        </w:trPr>
        <w:tc>
          <w:tcPr>
            <w:tcW w:w="3114" w:type="dxa"/>
            <w:shd w:val="clear" w:color="auto" w:fill="auto"/>
            <w:vAlign w:val="center"/>
          </w:tcPr>
          <w:p w14:paraId="342D22D0" w14:textId="77777777" w:rsidR="00767D97" w:rsidRPr="00BC112D" w:rsidRDefault="00582E63" w:rsidP="00352F65">
            <w:pPr>
              <w:pStyle w:val="Bodycopybold"/>
            </w:pPr>
            <w:r w:rsidRPr="00BC112D">
              <w:t>Client</w:t>
            </w:r>
          </w:p>
        </w:tc>
        <w:tc>
          <w:tcPr>
            <w:tcW w:w="6125" w:type="dxa"/>
            <w:vAlign w:val="center"/>
          </w:tcPr>
          <w:p w14:paraId="342D22D1" w14:textId="15E3C3D3" w:rsidR="00767D97" w:rsidRPr="002D1BA1" w:rsidRDefault="00E16724" w:rsidP="00352F65">
            <w:pPr>
              <w:pStyle w:val="Bodycopy"/>
              <w:rPr>
                <w:b/>
                <w:color w:val="auto"/>
              </w:rPr>
            </w:pPr>
            <w:r>
              <w:rPr>
                <w:color w:val="auto"/>
              </w:rPr>
              <w:t>Centers for Medicare and Medicaid</w:t>
            </w:r>
          </w:p>
        </w:tc>
      </w:tr>
      <w:tr w:rsidR="00767D97" w:rsidRPr="007E4991" w14:paraId="342D22D5" w14:textId="77777777" w:rsidTr="00352F65">
        <w:trPr>
          <w:trHeight w:val="288"/>
        </w:trPr>
        <w:tc>
          <w:tcPr>
            <w:tcW w:w="3114" w:type="dxa"/>
            <w:shd w:val="clear" w:color="auto" w:fill="auto"/>
            <w:vAlign w:val="center"/>
          </w:tcPr>
          <w:p w14:paraId="342D22D3" w14:textId="77777777" w:rsidR="00767D97" w:rsidRPr="00BC112D" w:rsidRDefault="00582E63" w:rsidP="00352F65">
            <w:pPr>
              <w:pStyle w:val="Bodycopybold"/>
            </w:pPr>
            <w:r w:rsidRPr="00BC112D">
              <w:t>Document Author</w:t>
            </w:r>
          </w:p>
        </w:tc>
        <w:tc>
          <w:tcPr>
            <w:tcW w:w="6125" w:type="dxa"/>
            <w:vAlign w:val="center"/>
          </w:tcPr>
          <w:p w14:paraId="342D22D4" w14:textId="755A4575" w:rsidR="00767D97" w:rsidRPr="002D1BA1" w:rsidRDefault="00492FF6" w:rsidP="00352F65">
            <w:pPr>
              <w:pStyle w:val="Bodycopy"/>
              <w:rPr>
                <w:b/>
                <w:color w:val="auto"/>
              </w:rPr>
            </w:pPr>
            <w:r>
              <w:rPr>
                <w:color w:val="auto"/>
              </w:rPr>
              <w:t>Steven Yang</w:t>
            </w:r>
          </w:p>
        </w:tc>
      </w:tr>
      <w:tr w:rsidR="00767D97" w:rsidRPr="007E4991" w14:paraId="342D22D8" w14:textId="77777777" w:rsidTr="00352F65">
        <w:trPr>
          <w:trHeight w:val="288"/>
        </w:trPr>
        <w:tc>
          <w:tcPr>
            <w:tcW w:w="3114" w:type="dxa"/>
            <w:shd w:val="clear" w:color="auto" w:fill="auto"/>
            <w:vAlign w:val="center"/>
          </w:tcPr>
          <w:p w14:paraId="342D22D6" w14:textId="77777777" w:rsidR="00767D97" w:rsidRPr="00BC112D" w:rsidRDefault="00582E63" w:rsidP="00352F65">
            <w:pPr>
              <w:pStyle w:val="Bodycopybold"/>
            </w:pPr>
            <w:r w:rsidRPr="00BC112D">
              <w:t>Document Version</w:t>
            </w:r>
          </w:p>
        </w:tc>
        <w:tc>
          <w:tcPr>
            <w:tcW w:w="6125" w:type="dxa"/>
            <w:vAlign w:val="center"/>
          </w:tcPr>
          <w:p w14:paraId="342D22D7" w14:textId="1018EE01" w:rsidR="00767D97" w:rsidRPr="002D1BA1" w:rsidRDefault="00E16724" w:rsidP="00352F65">
            <w:pPr>
              <w:pStyle w:val="Bodycopy"/>
              <w:rPr>
                <w:b/>
                <w:color w:val="auto"/>
              </w:rPr>
            </w:pPr>
            <w:r>
              <w:rPr>
                <w:color w:val="auto"/>
              </w:rPr>
              <w:t>1.0.0</w:t>
            </w:r>
          </w:p>
        </w:tc>
      </w:tr>
      <w:tr w:rsidR="00767D97" w:rsidRPr="007E4991" w14:paraId="342D22DB" w14:textId="77777777" w:rsidTr="00352F65">
        <w:trPr>
          <w:trHeight w:val="288"/>
        </w:trPr>
        <w:tc>
          <w:tcPr>
            <w:tcW w:w="3114" w:type="dxa"/>
            <w:shd w:val="clear" w:color="auto" w:fill="auto"/>
            <w:vAlign w:val="center"/>
          </w:tcPr>
          <w:p w14:paraId="342D22D9" w14:textId="77777777" w:rsidR="00767D97" w:rsidRPr="00BC112D" w:rsidRDefault="0061526A" w:rsidP="00352F65">
            <w:pPr>
              <w:pStyle w:val="Bodycopybold"/>
            </w:pPr>
            <w:r>
              <w:t xml:space="preserve">Document </w:t>
            </w:r>
            <w:r w:rsidR="00582E63" w:rsidRPr="00BC112D">
              <w:t>Status</w:t>
            </w:r>
          </w:p>
        </w:tc>
        <w:tc>
          <w:tcPr>
            <w:tcW w:w="6125" w:type="dxa"/>
            <w:vAlign w:val="center"/>
          </w:tcPr>
          <w:p w14:paraId="342D22DA" w14:textId="59EEED7F" w:rsidR="00767D97" w:rsidRPr="002D1BA1" w:rsidRDefault="00E16724" w:rsidP="00352F65">
            <w:pPr>
              <w:pStyle w:val="Bodycopy"/>
              <w:rPr>
                <w:b/>
                <w:color w:val="auto"/>
              </w:rPr>
            </w:pPr>
            <w:r>
              <w:rPr>
                <w:color w:val="auto"/>
              </w:rPr>
              <w:t>Draft</w:t>
            </w:r>
          </w:p>
        </w:tc>
      </w:tr>
      <w:tr w:rsidR="00767D97" w:rsidRPr="007E4991" w14:paraId="342D22DE" w14:textId="77777777" w:rsidTr="00352F65">
        <w:trPr>
          <w:trHeight w:val="288"/>
        </w:trPr>
        <w:tc>
          <w:tcPr>
            <w:tcW w:w="3114" w:type="dxa"/>
            <w:shd w:val="clear" w:color="auto" w:fill="auto"/>
            <w:vAlign w:val="center"/>
          </w:tcPr>
          <w:p w14:paraId="342D22DC" w14:textId="77777777" w:rsidR="00767D97" w:rsidRPr="00BC112D" w:rsidRDefault="00582E63" w:rsidP="00352F65">
            <w:pPr>
              <w:pStyle w:val="Bodycopybold"/>
            </w:pPr>
            <w:r w:rsidRPr="00BC112D">
              <w:t>Date Released</w:t>
            </w:r>
          </w:p>
        </w:tc>
        <w:tc>
          <w:tcPr>
            <w:tcW w:w="6125" w:type="dxa"/>
            <w:vAlign w:val="center"/>
          </w:tcPr>
          <w:p w14:paraId="342D22DD" w14:textId="0C8E6EFE" w:rsidR="00767D97" w:rsidRPr="002D1BA1" w:rsidRDefault="00492FF6" w:rsidP="00492FF6">
            <w:pPr>
              <w:pStyle w:val="Bodycopy"/>
              <w:rPr>
                <w:b/>
                <w:color w:val="auto"/>
              </w:rPr>
            </w:pPr>
            <w:r>
              <w:rPr>
                <w:color w:val="auto"/>
              </w:rPr>
              <w:t>3</w:t>
            </w:r>
            <w:r w:rsidR="00E16724">
              <w:rPr>
                <w:color w:val="auto"/>
              </w:rPr>
              <w:t>-</w:t>
            </w:r>
            <w:r>
              <w:rPr>
                <w:color w:val="auto"/>
              </w:rPr>
              <w:t>Mar</w:t>
            </w:r>
            <w:r w:rsidR="00E16724">
              <w:rPr>
                <w:color w:val="auto"/>
              </w:rPr>
              <w:t>-2017</w:t>
            </w:r>
          </w:p>
        </w:tc>
      </w:tr>
      <w:tr w:rsidR="00274F69" w:rsidRPr="007E4991" w14:paraId="342D22E1" w14:textId="77777777" w:rsidTr="00352F65">
        <w:trPr>
          <w:trHeight w:val="288"/>
        </w:trPr>
        <w:tc>
          <w:tcPr>
            <w:tcW w:w="3114" w:type="dxa"/>
            <w:shd w:val="clear" w:color="auto" w:fill="auto"/>
            <w:vAlign w:val="center"/>
          </w:tcPr>
          <w:p w14:paraId="342D22DF" w14:textId="77777777" w:rsidR="00274F69" w:rsidRPr="00BC112D" w:rsidRDefault="00274F69" w:rsidP="00352F65">
            <w:pPr>
              <w:pStyle w:val="Bodycopybold"/>
            </w:pPr>
            <w:r>
              <w:t>Business Specifications Requirement Document ID</w:t>
            </w:r>
          </w:p>
        </w:tc>
        <w:tc>
          <w:tcPr>
            <w:tcW w:w="6125" w:type="dxa"/>
            <w:vAlign w:val="center"/>
          </w:tcPr>
          <w:p w14:paraId="342D22E0" w14:textId="77777777" w:rsidR="00274F69" w:rsidRPr="002D1BA1" w:rsidRDefault="00274F69" w:rsidP="00352F65">
            <w:pPr>
              <w:pStyle w:val="Bodycopy"/>
              <w:rPr>
                <w:color w:val="auto"/>
              </w:rPr>
            </w:pPr>
          </w:p>
        </w:tc>
      </w:tr>
      <w:tr w:rsidR="00274F69" w:rsidRPr="007E4991" w14:paraId="342D22E4" w14:textId="77777777" w:rsidTr="00352F65">
        <w:trPr>
          <w:trHeight w:val="288"/>
        </w:trPr>
        <w:tc>
          <w:tcPr>
            <w:tcW w:w="3114" w:type="dxa"/>
            <w:shd w:val="clear" w:color="auto" w:fill="auto"/>
            <w:vAlign w:val="center"/>
          </w:tcPr>
          <w:p w14:paraId="342D22E2" w14:textId="77777777" w:rsidR="00274F69" w:rsidRDefault="00274F69" w:rsidP="00352F65">
            <w:pPr>
              <w:pStyle w:val="Bodycopybold"/>
            </w:pPr>
            <w:r>
              <w:t>Functional Specification ID</w:t>
            </w:r>
          </w:p>
        </w:tc>
        <w:tc>
          <w:tcPr>
            <w:tcW w:w="6125" w:type="dxa"/>
            <w:vAlign w:val="center"/>
          </w:tcPr>
          <w:p w14:paraId="342D22E3" w14:textId="77777777" w:rsidR="00274F69" w:rsidRPr="002D1BA1" w:rsidRDefault="00274F69" w:rsidP="00352F65">
            <w:pPr>
              <w:pStyle w:val="Bodycopy"/>
              <w:rPr>
                <w:color w:val="auto"/>
              </w:rPr>
            </w:pPr>
          </w:p>
        </w:tc>
      </w:tr>
    </w:tbl>
    <w:p w14:paraId="342D22E5" w14:textId="77777777" w:rsidR="00767D97" w:rsidRPr="00FD27CC" w:rsidRDefault="00767D97" w:rsidP="00313719">
      <w:pPr>
        <w:pStyle w:val="DocumentInformation"/>
      </w:pPr>
      <w:r w:rsidRPr="00886087">
        <w:t>Document Edit History</w:t>
      </w:r>
    </w:p>
    <w:tbl>
      <w:tblPr>
        <w:tblW w:w="9196"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224"/>
        <w:gridCol w:w="1890"/>
        <w:gridCol w:w="3420"/>
        <w:gridCol w:w="2662"/>
      </w:tblGrid>
      <w:tr w:rsidR="00767D97" w:rsidRPr="007E4991" w14:paraId="342D22EA" w14:textId="77777777" w:rsidTr="00A13DA0">
        <w:trPr>
          <w:trHeight w:val="317"/>
          <w:tblHeader/>
        </w:trPr>
        <w:tc>
          <w:tcPr>
            <w:tcW w:w="1224"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2E6" w14:textId="77777777" w:rsidR="00767D97" w:rsidRPr="00264FFA" w:rsidRDefault="00767D97" w:rsidP="00313719">
            <w:pPr>
              <w:pStyle w:val="Tablehead1"/>
            </w:pPr>
            <w:r w:rsidRPr="00264FFA">
              <w:t>Version</w:t>
            </w:r>
          </w:p>
        </w:tc>
        <w:tc>
          <w:tcPr>
            <w:tcW w:w="189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2E7" w14:textId="77777777" w:rsidR="00767D97" w:rsidRPr="00264FFA" w:rsidRDefault="00767D97" w:rsidP="00313719">
            <w:pPr>
              <w:pStyle w:val="Tablehead1"/>
            </w:pPr>
            <w:r w:rsidRPr="00264FFA">
              <w:t>Date</w:t>
            </w:r>
          </w:p>
        </w:tc>
        <w:tc>
          <w:tcPr>
            <w:tcW w:w="342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2E8" w14:textId="77777777" w:rsidR="00767D97" w:rsidRPr="00264FFA" w:rsidRDefault="00767D97" w:rsidP="0061526A">
            <w:pPr>
              <w:pStyle w:val="Tablehead1"/>
            </w:pPr>
            <w:r w:rsidRPr="00264FFA">
              <w:t>Additions/Modifications</w:t>
            </w:r>
          </w:p>
        </w:tc>
        <w:tc>
          <w:tcPr>
            <w:tcW w:w="2662"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2E9" w14:textId="77777777" w:rsidR="00767D97" w:rsidRPr="00264FFA" w:rsidRDefault="00F24363" w:rsidP="00313719">
            <w:pPr>
              <w:pStyle w:val="Tablehead1"/>
            </w:pPr>
            <w:r w:rsidRPr="00264FFA">
              <w:t>Prepared</w:t>
            </w:r>
            <w:r w:rsidR="00724563" w:rsidRPr="00264FFA">
              <w:t>/</w:t>
            </w:r>
            <w:r w:rsidR="00767D97" w:rsidRPr="00264FFA">
              <w:t>Revised by</w:t>
            </w:r>
          </w:p>
        </w:tc>
      </w:tr>
      <w:tr w:rsidR="00767D97" w:rsidRPr="0053204A" w14:paraId="342D22EF" w14:textId="77777777" w:rsidTr="00A13DA0">
        <w:tc>
          <w:tcPr>
            <w:tcW w:w="1224" w:type="dxa"/>
            <w:tcBorders>
              <w:top w:val="single" w:sz="4" w:space="0" w:color="FFFFFF"/>
            </w:tcBorders>
          </w:tcPr>
          <w:p w14:paraId="342D22EB" w14:textId="237669FC" w:rsidR="00767D97" w:rsidRPr="00F17B9F" w:rsidRDefault="00136B00" w:rsidP="00E16724">
            <w:pPr>
              <w:pStyle w:val="Tabletext"/>
            </w:pPr>
            <w:r>
              <w:t>1.0</w:t>
            </w:r>
          </w:p>
        </w:tc>
        <w:tc>
          <w:tcPr>
            <w:tcW w:w="1890" w:type="dxa"/>
            <w:tcBorders>
              <w:top w:val="single" w:sz="4" w:space="0" w:color="FFFFFF"/>
            </w:tcBorders>
          </w:tcPr>
          <w:p w14:paraId="342D22EC" w14:textId="10CC9F53" w:rsidR="00767D97" w:rsidRPr="00F17B9F" w:rsidRDefault="00136B00" w:rsidP="006F4F6C">
            <w:pPr>
              <w:pStyle w:val="Tabletext"/>
            </w:pPr>
            <w:r>
              <w:t>03/22/2017</w:t>
            </w:r>
          </w:p>
        </w:tc>
        <w:tc>
          <w:tcPr>
            <w:tcW w:w="3420" w:type="dxa"/>
            <w:tcBorders>
              <w:top w:val="single" w:sz="4" w:space="0" w:color="FFFFFF"/>
            </w:tcBorders>
          </w:tcPr>
          <w:p w14:paraId="342D22ED" w14:textId="31044E85" w:rsidR="00767D97" w:rsidRPr="00F17B9F" w:rsidRDefault="0008103F" w:rsidP="0008103F">
            <w:pPr>
              <w:pStyle w:val="Tabletext"/>
            </w:pPr>
            <w:r>
              <w:t xml:space="preserve">Updated BIX import section after HHS sys admin team performed deployment. </w:t>
            </w:r>
          </w:p>
        </w:tc>
        <w:tc>
          <w:tcPr>
            <w:tcW w:w="2662" w:type="dxa"/>
            <w:tcBorders>
              <w:top w:val="single" w:sz="4" w:space="0" w:color="FFFFFF"/>
            </w:tcBorders>
          </w:tcPr>
          <w:p w14:paraId="342D22EE" w14:textId="0D450B80" w:rsidR="00767D97" w:rsidRPr="00F17B9F" w:rsidRDefault="0008103F" w:rsidP="00E16724">
            <w:pPr>
              <w:pStyle w:val="Tabletext"/>
            </w:pPr>
            <w:r>
              <w:t>Steven Yang</w:t>
            </w:r>
          </w:p>
        </w:tc>
      </w:tr>
      <w:tr w:rsidR="00767D97" w:rsidRPr="007E4991" w14:paraId="342D22F4" w14:textId="77777777" w:rsidTr="00A13DA0">
        <w:tc>
          <w:tcPr>
            <w:tcW w:w="1224" w:type="dxa"/>
          </w:tcPr>
          <w:p w14:paraId="342D22F0" w14:textId="77777777" w:rsidR="00767D97" w:rsidRPr="00F17B9F" w:rsidRDefault="00767D97" w:rsidP="009F4702">
            <w:pPr>
              <w:pStyle w:val="Tabletext"/>
            </w:pPr>
          </w:p>
        </w:tc>
        <w:tc>
          <w:tcPr>
            <w:tcW w:w="1890" w:type="dxa"/>
          </w:tcPr>
          <w:p w14:paraId="342D22F1" w14:textId="464C1FA9" w:rsidR="00767D97" w:rsidRPr="00F17B9F" w:rsidRDefault="00D87E82" w:rsidP="009F4702">
            <w:pPr>
              <w:pStyle w:val="Tabletext"/>
            </w:pPr>
            <w:r>
              <w:t>04/25/2017</w:t>
            </w:r>
          </w:p>
        </w:tc>
        <w:tc>
          <w:tcPr>
            <w:tcW w:w="3420" w:type="dxa"/>
          </w:tcPr>
          <w:p w14:paraId="342D22F2" w14:textId="6477127A" w:rsidR="00767D97" w:rsidRPr="00F17B9F" w:rsidRDefault="00D87E82" w:rsidP="009F4702">
            <w:pPr>
              <w:pStyle w:val="Tabletext"/>
            </w:pPr>
            <w:r>
              <w:t>Added PDF generation module instruction</w:t>
            </w:r>
            <w:r w:rsidR="00D669EA">
              <w:t>.</w:t>
            </w:r>
          </w:p>
        </w:tc>
        <w:tc>
          <w:tcPr>
            <w:tcW w:w="2662" w:type="dxa"/>
          </w:tcPr>
          <w:p w14:paraId="342D22F3" w14:textId="716779BF" w:rsidR="00767D97" w:rsidRPr="00F17B9F" w:rsidRDefault="00D87E82" w:rsidP="009F4702">
            <w:pPr>
              <w:pStyle w:val="Tabletext"/>
            </w:pPr>
            <w:r>
              <w:t>Peter Lee</w:t>
            </w:r>
          </w:p>
        </w:tc>
      </w:tr>
      <w:tr w:rsidR="00767D97" w:rsidRPr="007E4991" w14:paraId="342D22F9" w14:textId="77777777" w:rsidTr="00A13DA0">
        <w:tc>
          <w:tcPr>
            <w:tcW w:w="1224" w:type="dxa"/>
          </w:tcPr>
          <w:p w14:paraId="342D22F5" w14:textId="77777777" w:rsidR="00767D97" w:rsidRPr="00F17B9F" w:rsidRDefault="00767D97" w:rsidP="009F4702">
            <w:pPr>
              <w:pStyle w:val="Tabletext"/>
            </w:pPr>
          </w:p>
        </w:tc>
        <w:tc>
          <w:tcPr>
            <w:tcW w:w="1890" w:type="dxa"/>
          </w:tcPr>
          <w:p w14:paraId="342D22F6" w14:textId="60D741F2" w:rsidR="00767D97" w:rsidRPr="00F17B9F" w:rsidRDefault="00DF6D63" w:rsidP="009F4702">
            <w:pPr>
              <w:pStyle w:val="Tabletext"/>
            </w:pPr>
            <w:r>
              <w:t>05/10/2017</w:t>
            </w:r>
          </w:p>
        </w:tc>
        <w:tc>
          <w:tcPr>
            <w:tcW w:w="3420" w:type="dxa"/>
          </w:tcPr>
          <w:p w14:paraId="08A0587D" w14:textId="13BBE4F3" w:rsidR="00767D97" w:rsidRDefault="00DF6D63" w:rsidP="00BF483D">
            <w:pPr>
              <w:pStyle w:val="Tabletext"/>
              <w:numPr>
                <w:ilvl w:val="0"/>
                <w:numId w:val="57"/>
              </w:numPr>
              <w:ind w:left="286" w:hanging="218"/>
            </w:pPr>
            <w:r>
              <w:t>Updated DB script list</w:t>
            </w:r>
            <w:r w:rsidR="00BF483D">
              <w:t xml:space="preserve"> for initial data</w:t>
            </w:r>
            <w:r w:rsidR="00BA78AF">
              <w:t>.</w:t>
            </w:r>
          </w:p>
          <w:p w14:paraId="1964140E" w14:textId="77777777" w:rsidR="00BA78AF" w:rsidRDefault="00BA78AF" w:rsidP="00BF483D">
            <w:pPr>
              <w:pStyle w:val="Tabletext"/>
              <w:numPr>
                <w:ilvl w:val="0"/>
                <w:numId w:val="57"/>
              </w:numPr>
              <w:ind w:left="286" w:hanging="218"/>
            </w:pPr>
            <w:r>
              <w:t>Modified web URL per environments.</w:t>
            </w:r>
          </w:p>
          <w:p w14:paraId="342D22F7" w14:textId="2F620AB8" w:rsidR="00BA78AF" w:rsidRPr="00F17B9F" w:rsidRDefault="00BA78AF" w:rsidP="00BF483D">
            <w:pPr>
              <w:pStyle w:val="Tabletext"/>
              <w:numPr>
                <w:ilvl w:val="0"/>
                <w:numId w:val="57"/>
              </w:numPr>
              <w:ind w:left="286" w:hanging="218"/>
            </w:pPr>
            <w:r>
              <w:t>Removed PDF generation module section since it will be deployed as part of UI runtime deployment.</w:t>
            </w:r>
          </w:p>
        </w:tc>
        <w:tc>
          <w:tcPr>
            <w:tcW w:w="2662" w:type="dxa"/>
          </w:tcPr>
          <w:p w14:paraId="342D22F8" w14:textId="45779E99" w:rsidR="00767D97" w:rsidRPr="00F17B9F" w:rsidRDefault="00BA78AF" w:rsidP="009F4702">
            <w:pPr>
              <w:pStyle w:val="Tabletext"/>
            </w:pPr>
            <w:r>
              <w:t>Steven Yang</w:t>
            </w:r>
          </w:p>
        </w:tc>
      </w:tr>
      <w:tr w:rsidR="00F0250C" w:rsidRPr="007E4991" w14:paraId="62B00ADD" w14:textId="77777777" w:rsidTr="00A13DA0">
        <w:tc>
          <w:tcPr>
            <w:tcW w:w="1224" w:type="dxa"/>
          </w:tcPr>
          <w:p w14:paraId="0E630FBA" w14:textId="77777777" w:rsidR="00F0250C" w:rsidRPr="00F17B9F" w:rsidRDefault="00F0250C" w:rsidP="009F4702">
            <w:pPr>
              <w:pStyle w:val="Tabletext"/>
            </w:pPr>
          </w:p>
        </w:tc>
        <w:tc>
          <w:tcPr>
            <w:tcW w:w="1890" w:type="dxa"/>
          </w:tcPr>
          <w:p w14:paraId="095F0C58" w14:textId="169DBD7E" w:rsidR="00F0250C" w:rsidRDefault="00F0250C" w:rsidP="009F4702">
            <w:pPr>
              <w:pStyle w:val="Tabletext"/>
            </w:pPr>
            <w:r>
              <w:t>06/30/2017</w:t>
            </w:r>
          </w:p>
        </w:tc>
        <w:tc>
          <w:tcPr>
            <w:tcW w:w="3420" w:type="dxa"/>
          </w:tcPr>
          <w:p w14:paraId="0C8F18FE" w14:textId="77777777" w:rsidR="00F0250C" w:rsidRDefault="00F0250C" w:rsidP="00BF483D">
            <w:pPr>
              <w:pStyle w:val="Tabletext"/>
              <w:numPr>
                <w:ilvl w:val="0"/>
                <w:numId w:val="57"/>
              </w:numPr>
              <w:ind w:left="286" w:hanging="218"/>
            </w:pPr>
            <w:r>
              <w:t>Updated DB script list</w:t>
            </w:r>
          </w:p>
          <w:p w14:paraId="1E69412C" w14:textId="68BE8078" w:rsidR="00F0250C" w:rsidRDefault="00F0250C" w:rsidP="00BF483D">
            <w:pPr>
              <w:pStyle w:val="Tabletext"/>
              <w:numPr>
                <w:ilvl w:val="0"/>
                <w:numId w:val="57"/>
              </w:numPr>
              <w:ind w:left="286" w:hanging="218"/>
            </w:pPr>
            <w:r>
              <w:t>Added Global Variable configuration</w:t>
            </w:r>
          </w:p>
        </w:tc>
        <w:tc>
          <w:tcPr>
            <w:tcW w:w="2662" w:type="dxa"/>
          </w:tcPr>
          <w:p w14:paraId="46F5E71C" w14:textId="04BE1DEF" w:rsidR="00F0250C" w:rsidRDefault="00F0250C" w:rsidP="009F4702">
            <w:pPr>
              <w:pStyle w:val="Tabletext"/>
            </w:pPr>
            <w:r>
              <w:t>Steven Yang</w:t>
            </w:r>
          </w:p>
        </w:tc>
      </w:tr>
      <w:tr w:rsidR="00DF662C" w:rsidRPr="007E4991" w14:paraId="7FEB9DF3" w14:textId="77777777" w:rsidTr="00A13DA0">
        <w:tc>
          <w:tcPr>
            <w:tcW w:w="1224" w:type="dxa"/>
          </w:tcPr>
          <w:p w14:paraId="7BD9B1CD" w14:textId="77777777" w:rsidR="00DF662C" w:rsidRPr="00F17B9F" w:rsidRDefault="00DF662C" w:rsidP="009F4702">
            <w:pPr>
              <w:pStyle w:val="Tabletext"/>
            </w:pPr>
          </w:p>
        </w:tc>
        <w:tc>
          <w:tcPr>
            <w:tcW w:w="1890" w:type="dxa"/>
          </w:tcPr>
          <w:p w14:paraId="6986EF1F" w14:textId="0D1778CE" w:rsidR="00DF662C" w:rsidRDefault="00DF662C" w:rsidP="009F4702">
            <w:pPr>
              <w:pStyle w:val="Tabletext"/>
            </w:pPr>
            <w:r>
              <w:t>08/21/2017</w:t>
            </w:r>
          </w:p>
        </w:tc>
        <w:tc>
          <w:tcPr>
            <w:tcW w:w="3420" w:type="dxa"/>
          </w:tcPr>
          <w:p w14:paraId="52046EB8" w14:textId="77777777" w:rsidR="00DF662C" w:rsidRDefault="00DF662C" w:rsidP="00BF483D">
            <w:pPr>
              <w:pStyle w:val="Tabletext"/>
              <w:numPr>
                <w:ilvl w:val="0"/>
                <w:numId w:val="57"/>
              </w:numPr>
              <w:ind w:left="286" w:hanging="218"/>
            </w:pPr>
            <w:r>
              <w:t>Updated BAR configuration for error resolution</w:t>
            </w:r>
          </w:p>
          <w:p w14:paraId="789064D4" w14:textId="0F186EF9" w:rsidR="00DF662C" w:rsidRDefault="00DF662C" w:rsidP="00BF483D">
            <w:pPr>
              <w:pStyle w:val="Tabletext"/>
              <w:numPr>
                <w:ilvl w:val="0"/>
                <w:numId w:val="57"/>
              </w:numPr>
              <w:ind w:left="286" w:hanging="218"/>
            </w:pPr>
            <w:r>
              <w:t>Updated BizFlow Server config for work item email sender</w:t>
            </w:r>
          </w:p>
        </w:tc>
        <w:tc>
          <w:tcPr>
            <w:tcW w:w="2662" w:type="dxa"/>
          </w:tcPr>
          <w:p w14:paraId="567920C9" w14:textId="5C2E6C81" w:rsidR="00DF662C" w:rsidRDefault="00DF662C" w:rsidP="009F4702">
            <w:pPr>
              <w:pStyle w:val="Tabletext"/>
            </w:pPr>
            <w:r>
              <w:t>Steven Yang</w:t>
            </w:r>
          </w:p>
        </w:tc>
      </w:tr>
      <w:tr w:rsidR="00EC07A2" w:rsidRPr="007E4991" w14:paraId="7C27F4A4" w14:textId="77777777" w:rsidTr="00A13DA0">
        <w:tc>
          <w:tcPr>
            <w:tcW w:w="1224" w:type="dxa"/>
          </w:tcPr>
          <w:p w14:paraId="3FB87A6A" w14:textId="77777777" w:rsidR="00EC07A2" w:rsidRPr="00F17B9F" w:rsidRDefault="00EC07A2" w:rsidP="009F4702">
            <w:pPr>
              <w:pStyle w:val="Tabletext"/>
            </w:pPr>
          </w:p>
        </w:tc>
        <w:tc>
          <w:tcPr>
            <w:tcW w:w="1890" w:type="dxa"/>
          </w:tcPr>
          <w:p w14:paraId="233D18CD" w14:textId="23E1384F" w:rsidR="00EC07A2" w:rsidRDefault="00EC07A2" w:rsidP="009F4702">
            <w:pPr>
              <w:pStyle w:val="Tabletext"/>
            </w:pPr>
            <w:r>
              <w:t>09/01/2017</w:t>
            </w:r>
          </w:p>
        </w:tc>
        <w:tc>
          <w:tcPr>
            <w:tcW w:w="3420" w:type="dxa"/>
          </w:tcPr>
          <w:p w14:paraId="79ED3BFF" w14:textId="3B37B395" w:rsidR="00EC07A2" w:rsidRDefault="00EC07A2" w:rsidP="00BF483D">
            <w:pPr>
              <w:pStyle w:val="Tabletext"/>
              <w:numPr>
                <w:ilvl w:val="0"/>
                <w:numId w:val="57"/>
              </w:numPr>
              <w:ind w:left="286" w:hanging="218"/>
            </w:pPr>
            <w:r>
              <w:t xml:space="preserve">Added additional global variable - </w:t>
            </w:r>
            <w:r w:rsidRPr="00EC07A2">
              <w:t>specialProgramEmailAddress</w:t>
            </w:r>
          </w:p>
        </w:tc>
        <w:tc>
          <w:tcPr>
            <w:tcW w:w="2662" w:type="dxa"/>
          </w:tcPr>
          <w:p w14:paraId="1D23A970" w14:textId="3B1B75C1" w:rsidR="00EC07A2" w:rsidRDefault="00EC07A2" w:rsidP="009F4702">
            <w:pPr>
              <w:pStyle w:val="Tabletext"/>
            </w:pPr>
            <w:r>
              <w:t>Steven Yang</w:t>
            </w:r>
          </w:p>
        </w:tc>
      </w:tr>
      <w:tr w:rsidR="00220B37" w:rsidRPr="007E4991" w14:paraId="638FDC98" w14:textId="77777777" w:rsidTr="00A13DA0">
        <w:tc>
          <w:tcPr>
            <w:tcW w:w="1224" w:type="dxa"/>
          </w:tcPr>
          <w:p w14:paraId="4DC53543" w14:textId="77777777" w:rsidR="00220B37" w:rsidRPr="00F17B9F" w:rsidRDefault="00220B37" w:rsidP="009F4702">
            <w:pPr>
              <w:pStyle w:val="Tabletext"/>
            </w:pPr>
          </w:p>
        </w:tc>
        <w:tc>
          <w:tcPr>
            <w:tcW w:w="1890" w:type="dxa"/>
          </w:tcPr>
          <w:p w14:paraId="219927CE" w14:textId="57ECADFC" w:rsidR="00220B37" w:rsidRDefault="00220B37" w:rsidP="009F4702">
            <w:pPr>
              <w:pStyle w:val="Tabletext"/>
            </w:pPr>
            <w:r>
              <w:t>01/19/2018</w:t>
            </w:r>
          </w:p>
        </w:tc>
        <w:tc>
          <w:tcPr>
            <w:tcW w:w="3420" w:type="dxa"/>
          </w:tcPr>
          <w:p w14:paraId="2DA4851A" w14:textId="77777777" w:rsidR="00220B37" w:rsidRDefault="00220B37" w:rsidP="00BF483D">
            <w:pPr>
              <w:pStyle w:val="Tabletext"/>
              <w:numPr>
                <w:ilvl w:val="0"/>
                <w:numId w:val="57"/>
              </w:numPr>
              <w:ind w:left="286" w:hanging="218"/>
            </w:pPr>
            <w:r>
              <w:t>Added report module deployment steps</w:t>
            </w:r>
          </w:p>
          <w:p w14:paraId="0B98C2DC" w14:textId="1B93063F" w:rsidR="003009CA" w:rsidRDefault="003009CA" w:rsidP="00BF483D">
            <w:pPr>
              <w:pStyle w:val="Tabletext"/>
              <w:numPr>
                <w:ilvl w:val="0"/>
                <w:numId w:val="57"/>
              </w:numPr>
              <w:ind w:left="286" w:hanging="218"/>
            </w:pPr>
            <w:r>
              <w:t>Removed section for wm-addon since it is part of web application runtime capture.</w:t>
            </w:r>
          </w:p>
        </w:tc>
        <w:tc>
          <w:tcPr>
            <w:tcW w:w="2662" w:type="dxa"/>
          </w:tcPr>
          <w:p w14:paraId="7E782E29" w14:textId="70F3E6DD" w:rsidR="00220B37" w:rsidRDefault="00220B37" w:rsidP="009F4702">
            <w:pPr>
              <w:pStyle w:val="Tabletext"/>
            </w:pPr>
            <w:r>
              <w:t>Steven Yang</w:t>
            </w:r>
          </w:p>
        </w:tc>
      </w:tr>
      <w:tr w:rsidR="009C729E" w:rsidRPr="007E4991" w14:paraId="342D22FE" w14:textId="77777777" w:rsidTr="00A13DA0">
        <w:tc>
          <w:tcPr>
            <w:tcW w:w="1224" w:type="dxa"/>
          </w:tcPr>
          <w:p w14:paraId="342D22FA" w14:textId="0A6F66BD" w:rsidR="009C729E" w:rsidRPr="00F17B9F" w:rsidRDefault="009C729E" w:rsidP="009F4702">
            <w:pPr>
              <w:pStyle w:val="Tabletext"/>
            </w:pPr>
          </w:p>
        </w:tc>
        <w:tc>
          <w:tcPr>
            <w:tcW w:w="1890" w:type="dxa"/>
          </w:tcPr>
          <w:p w14:paraId="342D22FB" w14:textId="712B4463" w:rsidR="009C729E" w:rsidRPr="00F17B9F" w:rsidRDefault="009C729E" w:rsidP="009F4702">
            <w:pPr>
              <w:pStyle w:val="Tabletext"/>
            </w:pPr>
            <w:r>
              <w:t>01/26/2018</w:t>
            </w:r>
          </w:p>
        </w:tc>
        <w:tc>
          <w:tcPr>
            <w:tcW w:w="3420" w:type="dxa"/>
          </w:tcPr>
          <w:p w14:paraId="37355C39" w14:textId="7FD584EF" w:rsidR="006911AD" w:rsidRDefault="006911AD" w:rsidP="006911AD">
            <w:pPr>
              <w:pStyle w:val="Tabletext"/>
              <w:numPr>
                <w:ilvl w:val="0"/>
                <w:numId w:val="57"/>
              </w:numPr>
              <w:ind w:left="286" w:hanging="218"/>
            </w:pPr>
            <w:r>
              <w:t>Removed real server connection info.</w:t>
            </w:r>
          </w:p>
          <w:p w14:paraId="342D22FC" w14:textId="54AACADD" w:rsidR="009C729E" w:rsidRPr="00F17B9F" w:rsidRDefault="009C729E" w:rsidP="009C729E">
            <w:pPr>
              <w:pStyle w:val="Tabletext"/>
            </w:pPr>
          </w:p>
        </w:tc>
        <w:tc>
          <w:tcPr>
            <w:tcW w:w="2662" w:type="dxa"/>
          </w:tcPr>
          <w:p w14:paraId="342D22FD" w14:textId="7ACE16F8" w:rsidR="009C729E" w:rsidRPr="00F17B9F" w:rsidRDefault="009C729E" w:rsidP="009F4702">
            <w:pPr>
              <w:pStyle w:val="Tabletext"/>
            </w:pPr>
            <w:r>
              <w:lastRenderedPageBreak/>
              <w:t>Steven Yang</w:t>
            </w:r>
          </w:p>
        </w:tc>
      </w:tr>
      <w:tr w:rsidR="002A14D4" w:rsidRPr="007E4991" w14:paraId="5140481E" w14:textId="77777777" w:rsidTr="00A13DA0">
        <w:tc>
          <w:tcPr>
            <w:tcW w:w="1224" w:type="dxa"/>
          </w:tcPr>
          <w:p w14:paraId="52375544" w14:textId="77777777" w:rsidR="002A14D4" w:rsidRPr="00F17B9F" w:rsidRDefault="002A14D4" w:rsidP="009F4702">
            <w:pPr>
              <w:pStyle w:val="Tabletext"/>
            </w:pPr>
          </w:p>
        </w:tc>
        <w:tc>
          <w:tcPr>
            <w:tcW w:w="1890" w:type="dxa"/>
          </w:tcPr>
          <w:p w14:paraId="2FCF0146" w14:textId="23AAF1CF" w:rsidR="002A14D4" w:rsidRDefault="002A14D4" w:rsidP="002A14D4">
            <w:pPr>
              <w:pStyle w:val="Tabletext"/>
            </w:pPr>
            <w:r>
              <w:t>02/02/2018</w:t>
            </w:r>
          </w:p>
        </w:tc>
        <w:tc>
          <w:tcPr>
            <w:tcW w:w="3420" w:type="dxa"/>
          </w:tcPr>
          <w:p w14:paraId="33709FAA" w14:textId="0B84F80C" w:rsidR="002A14D4" w:rsidRDefault="002A14D4" w:rsidP="006911AD">
            <w:pPr>
              <w:pStyle w:val="Tabletext"/>
              <w:numPr>
                <w:ilvl w:val="0"/>
                <w:numId w:val="57"/>
              </w:numPr>
              <w:ind w:left="286" w:hanging="218"/>
            </w:pPr>
            <w:r>
              <w:t>Added GitHub repository info.</w:t>
            </w:r>
          </w:p>
        </w:tc>
        <w:tc>
          <w:tcPr>
            <w:tcW w:w="2662" w:type="dxa"/>
          </w:tcPr>
          <w:p w14:paraId="02AA104F" w14:textId="31CBAB25" w:rsidR="002A14D4" w:rsidRDefault="002A14D4" w:rsidP="009F4702">
            <w:pPr>
              <w:pStyle w:val="Tabletext"/>
            </w:pPr>
            <w:r>
              <w:t>Steven Yang</w:t>
            </w:r>
          </w:p>
        </w:tc>
      </w:tr>
      <w:tr w:rsidR="008B0DC0" w:rsidRPr="007E4991" w14:paraId="57A4AC3D" w14:textId="77777777" w:rsidTr="00A13DA0">
        <w:tc>
          <w:tcPr>
            <w:tcW w:w="1224" w:type="dxa"/>
          </w:tcPr>
          <w:p w14:paraId="41039470" w14:textId="77777777" w:rsidR="008B0DC0" w:rsidRPr="00F17B9F" w:rsidRDefault="008B0DC0" w:rsidP="009F4702">
            <w:pPr>
              <w:pStyle w:val="Tabletext"/>
            </w:pPr>
          </w:p>
        </w:tc>
        <w:tc>
          <w:tcPr>
            <w:tcW w:w="1890" w:type="dxa"/>
          </w:tcPr>
          <w:p w14:paraId="41626F5E" w14:textId="6CEB44D5" w:rsidR="008B0DC0" w:rsidRDefault="008B0DC0" w:rsidP="002A14D4">
            <w:pPr>
              <w:pStyle w:val="Tabletext"/>
            </w:pPr>
            <w:r>
              <w:t>02/07/2018</w:t>
            </w:r>
          </w:p>
        </w:tc>
        <w:tc>
          <w:tcPr>
            <w:tcW w:w="3420" w:type="dxa"/>
          </w:tcPr>
          <w:p w14:paraId="78574B74" w14:textId="18BC9DDC" w:rsidR="008B0DC0" w:rsidRDefault="008B0DC0" w:rsidP="006911AD">
            <w:pPr>
              <w:pStyle w:val="Tabletext"/>
              <w:numPr>
                <w:ilvl w:val="0"/>
                <w:numId w:val="57"/>
              </w:numPr>
              <w:ind w:left="286" w:hanging="218"/>
            </w:pPr>
            <w:r>
              <w:t>Added Java module build, UI module packging, UI module deployment instruction.</w:t>
            </w:r>
          </w:p>
        </w:tc>
        <w:tc>
          <w:tcPr>
            <w:tcW w:w="2662" w:type="dxa"/>
          </w:tcPr>
          <w:p w14:paraId="47F686F8" w14:textId="40633971" w:rsidR="008B0DC0" w:rsidRDefault="008B0DC0" w:rsidP="009F4702">
            <w:pPr>
              <w:pStyle w:val="Tabletext"/>
            </w:pPr>
            <w:r>
              <w:t>Steven Yang</w:t>
            </w:r>
          </w:p>
        </w:tc>
      </w:tr>
      <w:tr w:rsidR="006B2068" w:rsidRPr="007E4991" w14:paraId="581B7B76" w14:textId="77777777" w:rsidTr="00A13DA0">
        <w:tc>
          <w:tcPr>
            <w:tcW w:w="1224" w:type="dxa"/>
          </w:tcPr>
          <w:p w14:paraId="7BACE1CE" w14:textId="77777777" w:rsidR="006B2068" w:rsidRPr="00F17B9F" w:rsidRDefault="006B2068" w:rsidP="009F4702">
            <w:pPr>
              <w:pStyle w:val="Tabletext"/>
            </w:pPr>
          </w:p>
        </w:tc>
        <w:tc>
          <w:tcPr>
            <w:tcW w:w="1890" w:type="dxa"/>
          </w:tcPr>
          <w:p w14:paraId="325FA34F" w14:textId="315C53A8" w:rsidR="006B2068" w:rsidRDefault="006B2068" w:rsidP="002A14D4">
            <w:pPr>
              <w:pStyle w:val="Tabletext"/>
            </w:pPr>
            <w:r>
              <w:t>03/22/2018</w:t>
            </w:r>
          </w:p>
        </w:tc>
        <w:tc>
          <w:tcPr>
            <w:tcW w:w="3420" w:type="dxa"/>
          </w:tcPr>
          <w:p w14:paraId="1A08D0C3" w14:textId="33B46285" w:rsidR="006B2068" w:rsidRDefault="006B2068" w:rsidP="006911AD">
            <w:pPr>
              <w:pStyle w:val="Tabletext"/>
              <w:numPr>
                <w:ilvl w:val="0"/>
                <w:numId w:val="57"/>
              </w:numPr>
              <w:ind w:left="286" w:hanging="218"/>
            </w:pPr>
            <w:r>
              <w:t>Added email configuration for scheduled report notification</w:t>
            </w:r>
          </w:p>
        </w:tc>
        <w:tc>
          <w:tcPr>
            <w:tcW w:w="2662" w:type="dxa"/>
          </w:tcPr>
          <w:p w14:paraId="5F3D921E" w14:textId="0A67304B" w:rsidR="006B2068" w:rsidRDefault="006B2068" w:rsidP="009F4702">
            <w:pPr>
              <w:pStyle w:val="Tabletext"/>
            </w:pPr>
            <w:r>
              <w:t>Steven Yang</w:t>
            </w:r>
          </w:p>
        </w:tc>
      </w:tr>
      <w:tr w:rsidR="001779EE" w:rsidRPr="007E4991" w14:paraId="76828F10" w14:textId="77777777" w:rsidTr="00A13DA0">
        <w:trPr>
          <w:ins w:id="4" w:author="Steven Yang" w:date="2018-05-04T13:02:00Z"/>
        </w:trPr>
        <w:tc>
          <w:tcPr>
            <w:tcW w:w="1224" w:type="dxa"/>
          </w:tcPr>
          <w:p w14:paraId="545336ED" w14:textId="77777777" w:rsidR="001779EE" w:rsidRPr="00F17B9F" w:rsidRDefault="001779EE" w:rsidP="009F4702">
            <w:pPr>
              <w:pStyle w:val="Tabletext"/>
              <w:rPr>
                <w:ins w:id="5" w:author="Steven Yang" w:date="2018-05-04T13:02:00Z"/>
              </w:rPr>
            </w:pPr>
          </w:p>
        </w:tc>
        <w:tc>
          <w:tcPr>
            <w:tcW w:w="1890" w:type="dxa"/>
          </w:tcPr>
          <w:p w14:paraId="176F1677" w14:textId="60A67F24" w:rsidR="001779EE" w:rsidRDefault="001779EE" w:rsidP="002A14D4">
            <w:pPr>
              <w:pStyle w:val="Tabletext"/>
              <w:rPr>
                <w:ins w:id="6" w:author="Steven Yang" w:date="2018-05-04T13:02:00Z"/>
              </w:rPr>
            </w:pPr>
            <w:ins w:id="7" w:author="Steven Yang" w:date="2018-05-04T13:03:00Z">
              <w:r>
                <w:t>05/04/2018</w:t>
              </w:r>
            </w:ins>
          </w:p>
        </w:tc>
        <w:tc>
          <w:tcPr>
            <w:tcW w:w="3420" w:type="dxa"/>
          </w:tcPr>
          <w:p w14:paraId="321EBB9B" w14:textId="77777777" w:rsidR="001779EE" w:rsidRDefault="001779EE" w:rsidP="006911AD">
            <w:pPr>
              <w:pStyle w:val="Tabletext"/>
              <w:numPr>
                <w:ilvl w:val="0"/>
                <w:numId w:val="57"/>
              </w:numPr>
              <w:ind w:left="286" w:hanging="218"/>
              <w:rPr>
                <w:ins w:id="8" w:author="Steven Yang" w:date="2018-05-04T13:04:00Z"/>
              </w:rPr>
            </w:pPr>
            <w:ins w:id="9" w:author="Steven Yang" w:date="2018-05-04T13:03:00Z">
              <w:r>
                <w:t>Added email configuration for work item notification</w:t>
              </w:r>
            </w:ins>
          </w:p>
          <w:p w14:paraId="1BBD8A15" w14:textId="600FFDE7" w:rsidR="001779EE" w:rsidRDefault="001779EE" w:rsidP="006911AD">
            <w:pPr>
              <w:pStyle w:val="Tabletext"/>
              <w:numPr>
                <w:ilvl w:val="0"/>
                <w:numId w:val="57"/>
              </w:numPr>
              <w:ind w:left="286" w:hanging="218"/>
              <w:rPr>
                <w:ins w:id="10" w:author="Steven Yang" w:date="2018-05-04T13:02:00Z"/>
              </w:rPr>
            </w:pPr>
            <w:ins w:id="11" w:author="Steven Yang" w:date="2018-05-04T13:04:00Z">
              <w:r>
                <w:t>Added report audit configuration</w:t>
              </w:r>
            </w:ins>
          </w:p>
        </w:tc>
        <w:tc>
          <w:tcPr>
            <w:tcW w:w="2662" w:type="dxa"/>
          </w:tcPr>
          <w:p w14:paraId="5166F99B" w14:textId="26F07A15" w:rsidR="001779EE" w:rsidRDefault="001779EE" w:rsidP="009F4702">
            <w:pPr>
              <w:pStyle w:val="Tabletext"/>
              <w:rPr>
                <w:ins w:id="12" w:author="Steven Yang" w:date="2018-05-04T13:02:00Z"/>
              </w:rPr>
            </w:pPr>
            <w:ins w:id="13" w:author="Steven Yang" w:date="2018-05-04T13:03:00Z">
              <w:r>
                <w:t>Steven Yang</w:t>
              </w:r>
            </w:ins>
          </w:p>
        </w:tc>
      </w:tr>
    </w:tbl>
    <w:p w14:paraId="7934C6A6" w14:textId="77777777" w:rsidR="00CA31F0" w:rsidRDefault="00CA31F0" w:rsidP="00313719">
      <w:pPr>
        <w:pStyle w:val="DocumentInformation"/>
      </w:pPr>
    </w:p>
    <w:p w14:paraId="342D22FF" w14:textId="77777777" w:rsidR="00767D97" w:rsidRPr="00FD27CC" w:rsidRDefault="00767D97" w:rsidP="00313719">
      <w:pPr>
        <w:pStyle w:val="DocumentInformation"/>
      </w:pPr>
      <w:r w:rsidRPr="00886087">
        <w:t>Document Review/Approval History</w:t>
      </w:r>
    </w:p>
    <w:tbl>
      <w:tblPr>
        <w:tblW w:w="9210"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674"/>
        <w:gridCol w:w="2160"/>
        <w:gridCol w:w="2700"/>
        <w:gridCol w:w="2676"/>
      </w:tblGrid>
      <w:tr w:rsidR="00767D97" w:rsidRPr="007E4991" w14:paraId="342D2304" w14:textId="77777777" w:rsidTr="00352F65">
        <w:trPr>
          <w:trHeight w:val="266"/>
          <w:tblHeader/>
        </w:trPr>
        <w:tc>
          <w:tcPr>
            <w:tcW w:w="1674"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0" w14:textId="77777777" w:rsidR="00767D97" w:rsidRPr="00033139" w:rsidRDefault="00767D97" w:rsidP="00313719">
            <w:pPr>
              <w:pStyle w:val="Tablehead1"/>
            </w:pPr>
            <w:r w:rsidRPr="00033139">
              <w:t>Date</w:t>
            </w:r>
          </w:p>
        </w:tc>
        <w:tc>
          <w:tcPr>
            <w:tcW w:w="216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1" w14:textId="77777777" w:rsidR="00767D97" w:rsidRPr="00033139" w:rsidRDefault="00767D97" w:rsidP="00313719">
            <w:pPr>
              <w:pStyle w:val="Tablehead1"/>
            </w:pPr>
            <w:r w:rsidRPr="00033139">
              <w:t>Name</w:t>
            </w:r>
          </w:p>
        </w:tc>
        <w:tc>
          <w:tcPr>
            <w:tcW w:w="270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2" w14:textId="77777777" w:rsidR="00767D97" w:rsidRPr="00033139" w:rsidRDefault="00767D97" w:rsidP="00313719">
            <w:pPr>
              <w:pStyle w:val="Tablehead1"/>
            </w:pPr>
            <w:r w:rsidRPr="00033139">
              <w:t>Organization</w:t>
            </w:r>
            <w:r w:rsidR="0053204A">
              <w:t>/Title</w:t>
            </w:r>
          </w:p>
        </w:tc>
        <w:tc>
          <w:tcPr>
            <w:tcW w:w="2676"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3" w14:textId="77777777" w:rsidR="00767D97" w:rsidRPr="00033139" w:rsidRDefault="0061526A" w:rsidP="00313719">
            <w:pPr>
              <w:pStyle w:val="Tablehead1"/>
            </w:pPr>
            <w:r>
              <w:t>Comments</w:t>
            </w:r>
          </w:p>
        </w:tc>
      </w:tr>
      <w:tr w:rsidR="00767D97" w:rsidRPr="007E4991" w14:paraId="342D2309" w14:textId="77777777" w:rsidTr="00352F65">
        <w:trPr>
          <w:trHeight w:val="319"/>
        </w:trPr>
        <w:tc>
          <w:tcPr>
            <w:tcW w:w="1674" w:type="dxa"/>
            <w:tcBorders>
              <w:top w:val="single" w:sz="4" w:space="0" w:color="FFFFFF"/>
            </w:tcBorders>
          </w:tcPr>
          <w:p w14:paraId="342D2305" w14:textId="4389EF18" w:rsidR="00767D97" w:rsidRPr="00F17B9F" w:rsidRDefault="00767D97" w:rsidP="009F4702">
            <w:pPr>
              <w:pStyle w:val="Tabletext"/>
            </w:pPr>
          </w:p>
        </w:tc>
        <w:tc>
          <w:tcPr>
            <w:tcW w:w="2160" w:type="dxa"/>
            <w:tcBorders>
              <w:top w:val="single" w:sz="4" w:space="0" w:color="FFFFFF"/>
            </w:tcBorders>
          </w:tcPr>
          <w:p w14:paraId="342D2306" w14:textId="687AA146" w:rsidR="00767D97" w:rsidRPr="00F17B9F" w:rsidRDefault="00767D97" w:rsidP="009F4702">
            <w:pPr>
              <w:pStyle w:val="Tabletext"/>
            </w:pPr>
          </w:p>
        </w:tc>
        <w:tc>
          <w:tcPr>
            <w:tcW w:w="2700" w:type="dxa"/>
            <w:tcBorders>
              <w:top w:val="single" w:sz="4" w:space="0" w:color="FFFFFF"/>
            </w:tcBorders>
          </w:tcPr>
          <w:p w14:paraId="342D2307" w14:textId="4A4C342E" w:rsidR="00767D97" w:rsidRPr="00F17B9F" w:rsidRDefault="00767D97" w:rsidP="009F4702">
            <w:pPr>
              <w:pStyle w:val="Tabletext"/>
            </w:pPr>
          </w:p>
        </w:tc>
        <w:tc>
          <w:tcPr>
            <w:tcW w:w="2676" w:type="dxa"/>
            <w:tcBorders>
              <w:top w:val="single" w:sz="4" w:space="0" w:color="FFFFFF"/>
            </w:tcBorders>
          </w:tcPr>
          <w:p w14:paraId="342D2308" w14:textId="27282625" w:rsidR="00767D97" w:rsidRPr="00F17B9F" w:rsidRDefault="00767D97" w:rsidP="0061526A">
            <w:pPr>
              <w:pStyle w:val="Tabletext"/>
            </w:pPr>
          </w:p>
        </w:tc>
      </w:tr>
      <w:tr w:rsidR="00767D97" w:rsidRPr="007E4991" w14:paraId="342D230E" w14:textId="77777777" w:rsidTr="0049677E">
        <w:trPr>
          <w:trHeight w:val="319"/>
        </w:trPr>
        <w:tc>
          <w:tcPr>
            <w:tcW w:w="1674" w:type="dxa"/>
          </w:tcPr>
          <w:p w14:paraId="342D230A" w14:textId="77777777" w:rsidR="00767D97" w:rsidRPr="00F17B9F" w:rsidRDefault="00767D97" w:rsidP="009F4702">
            <w:pPr>
              <w:pStyle w:val="Tabletext"/>
            </w:pPr>
          </w:p>
        </w:tc>
        <w:tc>
          <w:tcPr>
            <w:tcW w:w="2160" w:type="dxa"/>
          </w:tcPr>
          <w:p w14:paraId="342D230B" w14:textId="77777777" w:rsidR="00767D97" w:rsidRPr="00F17B9F" w:rsidRDefault="00767D97" w:rsidP="009F4702">
            <w:pPr>
              <w:pStyle w:val="Tabletext"/>
            </w:pPr>
          </w:p>
        </w:tc>
        <w:tc>
          <w:tcPr>
            <w:tcW w:w="2700" w:type="dxa"/>
          </w:tcPr>
          <w:p w14:paraId="342D230C" w14:textId="77777777" w:rsidR="00767D97" w:rsidRPr="00F17B9F" w:rsidRDefault="00767D97" w:rsidP="009F4702">
            <w:pPr>
              <w:pStyle w:val="Tabletext"/>
            </w:pPr>
          </w:p>
        </w:tc>
        <w:tc>
          <w:tcPr>
            <w:tcW w:w="2676" w:type="dxa"/>
          </w:tcPr>
          <w:p w14:paraId="342D230D" w14:textId="77777777" w:rsidR="00767D97" w:rsidRPr="00F17B9F" w:rsidRDefault="00767D97" w:rsidP="009F4702">
            <w:pPr>
              <w:pStyle w:val="Tabletext"/>
            </w:pPr>
          </w:p>
        </w:tc>
      </w:tr>
      <w:tr w:rsidR="00767D97" w:rsidRPr="007E4991" w14:paraId="342D2313" w14:textId="77777777" w:rsidTr="0049677E">
        <w:trPr>
          <w:trHeight w:val="319"/>
        </w:trPr>
        <w:tc>
          <w:tcPr>
            <w:tcW w:w="1674" w:type="dxa"/>
          </w:tcPr>
          <w:p w14:paraId="342D230F" w14:textId="77777777" w:rsidR="00767D97" w:rsidRPr="00F17B9F" w:rsidRDefault="00767D97" w:rsidP="009F4702">
            <w:pPr>
              <w:pStyle w:val="Tabletext"/>
            </w:pPr>
          </w:p>
        </w:tc>
        <w:tc>
          <w:tcPr>
            <w:tcW w:w="2160" w:type="dxa"/>
          </w:tcPr>
          <w:p w14:paraId="342D2310" w14:textId="77777777" w:rsidR="00767D97" w:rsidRPr="00F17B9F" w:rsidRDefault="00767D97" w:rsidP="009F4702">
            <w:pPr>
              <w:pStyle w:val="Tabletext"/>
            </w:pPr>
          </w:p>
        </w:tc>
        <w:tc>
          <w:tcPr>
            <w:tcW w:w="2700" w:type="dxa"/>
          </w:tcPr>
          <w:p w14:paraId="342D2311" w14:textId="77777777" w:rsidR="00767D97" w:rsidRPr="00F17B9F" w:rsidRDefault="00767D97" w:rsidP="009F4702">
            <w:pPr>
              <w:pStyle w:val="Tabletext"/>
            </w:pPr>
          </w:p>
        </w:tc>
        <w:tc>
          <w:tcPr>
            <w:tcW w:w="2676" w:type="dxa"/>
          </w:tcPr>
          <w:p w14:paraId="342D2312" w14:textId="77777777" w:rsidR="00767D97" w:rsidRPr="00F17B9F" w:rsidRDefault="00767D97" w:rsidP="009F4702">
            <w:pPr>
              <w:pStyle w:val="Tabletext"/>
            </w:pPr>
          </w:p>
        </w:tc>
      </w:tr>
      <w:tr w:rsidR="00767D97" w:rsidRPr="007E4991" w14:paraId="342D2318" w14:textId="77777777" w:rsidTr="0049677E">
        <w:trPr>
          <w:trHeight w:val="319"/>
        </w:trPr>
        <w:tc>
          <w:tcPr>
            <w:tcW w:w="1674" w:type="dxa"/>
          </w:tcPr>
          <w:p w14:paraId="342D2314" w14:textId="77777777" w:rsidR="00767D97" w:rsidRPr="00F17B9F" w:rsidRDefault="00767D97" w:rsidP="009F4702">
            <w:pPr>
              <w:pStyle w:val="Tabletext"/>
            </w:pPr>
          </w:p>
        </w:tc>
        <w:tc>
          <w:tcPr>
            <w:tcW w:w="2160" w:type="dxa"/>
          </w:tcPr>
          <w:p w14:paraId="342D2315" w14:textId="77777777" w:rsidR="00767D97" w:rsidRPr="00F17B9F" w:rsidRDefault="00767D97" w:rsidP="009F4702">
            <w:pPr>
              <w:pStyle w:val="Tabletext"/>
            </w:pPr>
          </w:p>
        </w:tc>
        <w:tc>
          <w:tcPr>
            <w:tcW w:w="2700" w:type="dxa"/>
          </w:tcPr>
          <w:p w14:paraId="342D2316" w14:textId="77777777" w:rsidR="00767D97" w:rsidRPr="00F17B9F" w:rsidRDefault="00767D97" w:rsidP="009F4702">
            <w:pPr>
              <w:pStyle w:val="Tabletext"/>
            </w:pPr>
          </w:p>
        </w:tc>
        <w:tc>
          <w:tcPr>
            <w:tcW w:w="2676" w:type="dxa"/>
          </w:tcPr>
          <w:p w14:paraId="342D2317" w14:textId="77777777" w:rsidR="00767D97" w:rsidRPr="00F17B9F" w:rsidRDefault="00767D97" w:rsidP="009F4702">
            <w:pPr>
              <w:pStyle w:val="Tabletext"/>
            </w:pPr>
          </w:p>
        </w:tc>
      </w:tr>
      <w:tr w:rsidR="00767D97" w:rsidRPr="007E4991" w14:paraId="342D231D" w14:textId="77777777" w:rsidTr="0049677E">
        <w:trPr>
          <w:trHeight w:val="332"/>
        </w:trPr>
        <w:tc>
          <w:tcPr>
            <w:tcW w:w="1674" w:type="dxa"/>
          </w:tcPr>
          <w:p w14:paraId="342D2319" w14:textId="77777777" w:rsidR="00767D97" w:rsidRPr="00F17B9F" w:rsidRDefault="00767D97" w:rsidP="009F4702">
            <w:pPr>
              <w:pStyle w:val="Tabletext"/>
            </w:pPr>
          </w:p>
        </w:tc>
        <w:tc>
          <w:tcPr>
            <w:tcW w:w="2160" w:type="dxa"/>
          </w:tcPr>
          <w:p w14:paraId="342D231A" w14:textId="77777777" w:rsidR="00767D97" w:rsidRPr="00F17B9F" w:rsidRDefault="00767D97" w:rsidP="009F4702">
            <w:pPr>
              <w:pStyle w:val="Tabletext"/>
            </w:pPr>
          </w:p>
        </w:tc>
        <w:tc>
          <w:tcPr>
            <w:tcW w:w="2700" w:type="dxa"/>
          </w:tcPr>
          <w:p w14:paraId="342D231B" w14:textId="77777777" w:rsidR="00767D97" w:rsidRPr="00F17B9F" w:rsidRDefault="00767D97" w:rsidP="009F4702">
            <w:pPr>
              <w:pStyle w:val="Tabletext"/>
            </w:pPr>
          </w:p>
        </w:tc>
        <w:tc>
          <w:tcPr>
            <w:tcW w:w="2676" w:type="dxa"/>
          </w:tcPr>
          <w:p w14:paraId="342D231C" w14:textId="77777777" w:rsidR="00767D97" w:rsidRPr="00F17B9F" w:rsidRDefault="00767D97" w:rsidP="009F4702">
            <w:pPr>
              <w:pStyle w:val="Tabletext"/>
            </w:pPr>
          </w:p>
        </w:tc>
      </w:tr>
    </w:tbl>
    <w:p w14:paraId="342D231E" w14:textId="77777777" w:rsidR="00767D97" w:rsidRPr="00886087" w:rsidRDefault="00767D97" w:rsidP="00313719">
      <w:pPr>
        <w:pStyle w:val="DocumentInformation"/>
      </w:pPr>
      <w:r w:rsidRPr="00886087">
        <w:t>Distribution of Final Document</w:t>
      </w:r>
    </w:p>
    <w:p w14:paraId="342D231F" w14:textId="77777777" w:rsidR="00767D97" w:rsidRDefault="00767D97" w:rsidP="00B437DB">
      <w:pPr>
        <w:pStyle w:val="Bodycopy"/>
      </w:pPr>
      <w:r w:rsidRPr="007E4991">
        <w:t>The following people are designated recipients of the final version of this document:</w:t>
      </w:r>
    </w:p>
    <w:tbl>
      <w:tblPr>
        <w:tblW w:w="9182"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2632"/>
        <w:gridCol w:w="6550"/>
      </w:tblGrid>
      <w:tr w:rsidR="00767D97" w:rsidRPr="007E4991" w14:paraId="342D2322" w14:textId="77777777" w:rsidTr="00352F65">
        <w:trPr>
          <w:cantSplit/>
          <w:trHeight w:val="367"/>
          <w:tblHeader/>
        </w:trPr>
        <w:tc>
          <w:tcPr>
            <w:tcW w:w="2632"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20" w14:textId="77777777" w:rsidR="00767D97" w:rsidRPr="00033139" w:rsidRDefault="00767D97" w:rsidP="00313719">
            <w:pPr>
              <w:pStyle w:val="Tablehead1"/>
            </w:pPr>
            <w:r w:rsidRPr="00033139">
              <w:t>Name</w:t>
            </w:r>
          </w:p>
        </w:tc>
        <w:tc>
          <w:tcPr>
            <w:tcW w:w="655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21" w14:textId="77777777" w:rsidR="00767D97" w:rsidRPr="00033139" w:rsidRDefault="00767D97" w:rsidP="00313719">
            <w:pPr>
              <w:pStyle w:val="Tablehead1"/>
            </w:pPr>
            <w:r w:rsidRPr="00033139">
              <w:t>Organization/Title</w:t>
            </w:r>
          </w:p>
        </w:tc>
      </w:tr>
      <w:tr w:rsidR="00767D97" w:rsidRPr="007E4991" w14:paraId="342D2325" w14:textId="77777777" w:rsidTr="00352F65">
        <w:tc>
          <w:tcPr>
            <w:tcW w:w="2632" w:type="dxa"/>
            <w:tcBorders>
              <w:top w:val="single" w:sz="4" w:space="0" w:color="FFFFFF"/>
            </w:tcBorders>
          </w:tcPr>
          <w:p w14:paraId="342D2323" w14:textId="77777777" w:rsidR="00767D97" w:rsidRPr="00F17B9F" w:rsidRDefault="00ED0BC8" w:rsidP="009F4702">
            <w:pPr>
              <w:pStyle w:val="Tabletext"/>
            </w:pPr>
            <w:r w:rsidRPr="00F17B9F">
              <w:t>&lt;</w:t>
            </w:r>
            <w:r w:rsidR="00FA5924" w:rsidRPr="00F17B9F">
              <w:t>N</w:t>
            </w:r>
            <w:r w:rsidR="00ED2E32" w:rsidRPr="00F17B9F">
              <w:t>ame</w:t>
            </w:r>
            <w:r w:rsidRPr="00F17B9F">
              <w:t>&gt;</w:t>
            </w:r>
          </w:p>
        </w:tc>
        <w:tc>
          <w:tcPr>
            <w:tcW w:w="6550" w:type="dxa"/>
            <w:tcBorders>
              <w:top w:val="single" w:sz="4" w:space="0" w:color="FFFFFF"/>
            </w:tcBorders>
          </w:tcPr>
          <w:p w14:paraId="342D2324" w14:textId="77777777" w:rsidR="00767D97" w:rsidRPr="00F17B9F" w:rsidRDefault="00ED0BC8" w:rsidP="009F4702">
            <w:pPr>
              <w:pStyle w:val="Tabletext"/>
            </w:pPr>
            <w:r w:rsidRPr="00F17B9F">
              <w:t>&lt;</w:t>
            </w:r>
            <w:r w:rsidR="0061526A">
              <w:t>Organization/</w:t>
            </w:r>
            <w:r w:rsidR="00FA5924" w:rsidRPr="00F17B9F">
              <w:t>T</w:t>
            </w:r>
            <w:r w:rsidR="00ED2E32" w:rsidRPr="00F17B9F">
              <w:t>itle</w:t>
            </w:r>
            <w:r w:rsidRPr="00F17B9F">
              <w:t>&gt;</w:t>
            </w:r>
          </w:p>
        </w:tc>
      </w:tr>
      <w:tr w:rsidR="00767D97" w:rsidRPr="007E4991" w14:paraId="342D2328" w14:textId="77777777" w:rsidTr="00F17B9F">
        <w:tc>
          <w:tcPr>
            <w:tcW w:w="2632" w:type="dxa"/>
            <w:shd w:val="clear" w:color="auto" w:fill="FFFFFF"/>
          </w:tcPr>
          <w:p w14:paraId="342D2326" w14:textId="77777777" w:rsidR="00767D97" w:rsidRPr="00F17B9F" w:rsidRDefault="00767D97" w:rsidP="009F4702">
            <w:pPr>
              <w:pStyle w:val="Tabletext"/>
            </w:pPr>
          </w:p>
        </w:tc>
        <w:tc>
          <w:tcPr>
            <w:tcW w:w="6550" w:type="dxa"/>
            <w:shd w:val="clear" w:color="auto" w:fill="FFFFFF"/>
          </w:tcPr>
          <w:p w14:paraId="342D2327" w14:textId="77777777" w:rsidR="00767D97" w:rsidRPr="00F17B9F" w:rsidRDefault="00767D97" w:rsidP="009F4702">
            <w:pPr>
              <w:pStyle w:val="Tabletext"/>
            </w:pPr>
          </w:p>
        </w:tc>
      </w:tr>
    </w:tbl>
    <w:p w14:paraId="342D2329" w14:textId="77777777" w:rsidR="00E7568F" w:rsidRDefault="00E7568F" w:rsidP="00E7568F">
      <w:pPr>
        <w:rPr>
          <w:rFonts w:cs="Arial"/>
        </w:rPr>
      </w:pPr>
    </w:p>
    <w:p w14:paraId="342D232A" w14:textId="77777777" w:rsidR="000762ED" w:rsidRPr="00E7568F" w:rsidRDefault="000762ED" w:rsidP="00E7568F">
      <w:pPr>
        <w:rPr>
          <w:rFonts w:cs="Arial"/>
        </w:rPr>
        <w:sectPr w:rsidR="000762ED" w:rsidRPr="00E7568F" w:rsidSect="009978FD">
          <w:headerReference w:type="default" r:id="rId12"/>
          <w:footerReference w:type="default" r:id="rId13"/>
          <w:headerReference w:type="first" r:id="rId14"/>
          <w:pgSz w:w="12240" w:h="15840" w:code="1"/>
          <w:pgMar w:top="1440" w:right="1440" w:bottom="634" w:left="1440" w:header="720" w:footer="720" w:gutter="0"/>
          <w:pgBorders w:offsetFrom="page">
            <w:top w:val="single" w:sz="4" w:space="24" w:color="FFFFFF"/>
          </w:pgBorders>
          <w:cols w:space="720"/>
          <w:titlePg/>
          <w:docGrid w:linePitch="272"/>
        </w:sectPr>
      </w:pPr>
    </w:p>
    <w:p w14:paraId="342D232B" w14:textId="77777777" w:rsidR="00767D97" w:rsidRPr="000E1F25" w:rsidRDefault="00DD7802" w:rsidP="00B856EA">
      <w:pPr>
        <w:pStyle w:val="TOC"/>
      </w:pPr>
      <w:bookmarkStart w:id="14" w:name="_Toc226456967"/>
      <w:bookmarkStart w:id="15" w:name="_Ref226997660"/>
      <w:r>
        <w:lastRenderedPageBreak/>
        <w:t>Table of c</w:t>
      </w:r>
      <w:r w:rsidR="00767D97" w:rsidRPr="000E1F25">
        <w:t>ontents</w:t>
      </w:r>
      <w:bookmarkEnd w:id="1"/>
      <w:bookmarkEnd w:id="2"/>
      <w:bookmarkEnd w:id="3"/>
      <w:bookmarkEnd w:id="14"/>
      <w:bookmarkEnd w:id="15"/>
    </w:p>
    <w:p w14:paraId="531C5ECE" w14:textId="77777777" w:rsidR="001779EE" w:rsidRDefault="001F5E80">
      <w:pPr>
        <w:pStyle w:val="TOC1"/>
        <w:tabs>
          <w:tab w:val="clear" w:pos="360"/>
          <w:tab w:val="left" w:pos="351"/>
        </w:tabs>
        <w:rPr>
          <w:rFonts w:asciiTheme="minorHAnsi" w:eastAsiaTheme="minorEastAsia" w:hAnsiTheme="minorHAnsi" w:cstheme="minorBidi"/>
          <w:b w:val="0"/>
          <w:noProof/>
          <w:sz w:val="24"/>
          <w:szCs w:val="24"/>
          <w:lang w:eastAsia="ja-JP"/>
        </w:rPr>
      </w:pPr>
      <w:r w:rsidRPr="00D758B8">
        <w:rPr>
          <w:noProof/>
          <w:color w:val="333333"/>
        </w:rPr>
        <w:fldChar w:fldCharType="begin"/>
      </w:r>
      <w:r w:rsidR="00990C3E" w:rsidRPr="00D758B8">
        <w:rPr>
          <w:color w:val="333333"/>
        </w:rPr>
        <w:instrText xml:space="preserve"> TOC \o "1-4" \h \z \u </w:instrText>
      </w:r>
      <w:r w:rsidRPr="00D758B8">
        <w:rPr>
          <w:noProof/>
          <w:color w:val="333333"/>
        </w:rPr>
        <w:fldChar w:fldCharType="separate"/>
      </w:r>
      <w:r w:rsidR="001779EE" w:rsidRPr="0066366F">
        <w:rPr>
          <w:b w:val="0"/>
          <w:noProof/>
        </w:rPr>
        <w:t>1</w:t>
      </w:r>
      <w:r w:rsidR="001779EE">
        <w:rPr>
          <w:rFonts w:asciiTheme="minorHAnsi" w:eastAsiaTheme="minorEastAsia" w:hAnsiTheme="minorHAnsi" w:cstheme="minorBidi"/>
          <w:b w:val="0"/>
          <w:noProof/>
          <w:sz w:val="24"/>
          <w:szCs w:val="24"/>
          <w:lang w:eastAsia="ja-JP"/>
        </w:rPr>
        <w:tab/>
      </w:r>
      <w:r w:rsidR="001779EE" w:rsidRPr="0066366F">
        <w:rPr>
          <w:b w:val="0"/>
          <w:noProof/>
        </w:rPr>
        <w:t>Introduction</w:t>
      </w:r>
      <w:r w:rsidR="001779EE">
        <w:rPr>
          <w:noProof/>
        </w:rPr>
        <w:tab/>
      </w:r>
      <w:r w:rsidR="001779EE">
        <w:rPr>
          <w:noProof/>
        </w:rPr>
        <w:fldChar w:fldCharType="begin"/>
      </w:r>
      <w:r w:rsidR="001779EE">
        <w:rPr>
          <w:noProof/>
        </w:rPr>
        <w:instrText xml:space="preserve"> PAGEREF _Toc387058505 \h </w:instrText>
      </w:r>
      <w:r w:rsidR="001779EE">
        <w:rPr>
          <w:noProof/>
        </w:rPr>
      </w:r>
      <w:r w:rsidR="001779EE">
        <w:rPr>
          <w:noProof/>
        </w:rPr>
        <w:fldChar w:fldCharType="separate"/>
      </w:r>
      <w:r w:rsidR="001779EE">
        <w:rPr>
          <w:noProof/>
        </w:rPr>
        <w:t>5</w:t>
      </w:r>
      <w:r w:rsidR="001779EE">
        <w:rPr>
          <w:noProof/>
        </w:rPr>
        <w:fldChar w:fldCharType="end"/>
      </w:r>
    </w:p>
    <w:p w14:paraId="026DEE44" w14:textId="77777777" w:rsidR="001779EE" w:rsidRDefault="001779EE">
      <w:pPr>
        <w:pStyle w:val="TOC1"/>
        <w:tabs>
          <w:tab w:val="clear" w:pos="360"/>
          <w:tab w:val="left" w:pos="351"/>
        </w:tabs>
        <w:rPr>
          <w:rFonts w:asciiTheme="minorHAnsi" w:eastAsiaTheme="minorEastAsia" w:hAnsiTheme="minorHAnsi" w:cstheme="minorBidi"/>
          <w:b w:val="0"/>
          <w:noProof/>
          <w:sz w:val="24"/>
          <w:szCs w:val="24"/>
          <w:lang w:eastAsia="ja-JP"/>
        </w:rPr>
      </w:pPr>
      <w:r>
        <w:rPr>
          <w:noProof/>
        </w:rPr>
        <w:t>2</w:t>
      </w:r>
      <w:r>
        <w:rPr>
          <w:rFonts w:asciiTheme="minorHAnsi" w:eastAsiaTheme="minorEastAsia" w:hAnsiTheme="minorHAnsi" w:cstheme="minorBidi"/>
          <w:b w:val="0"/>
          <w:noProof/>
          <w:sz w:val="24"/>
          <w:szCs w:val="24"/>
          <w:lang w:eastAsia="ja-JP"/>
        </w:rPr>
        <w:tab/>
      </w:r>
      <w:r>
        <w:rPr>
          <w:noProof/>
        </w:rPr>
        <w:t>Required system version information</w:t>
      </w:r>
      <w:r>
        <w:rPr>
          <w:noProof/>
        </w:rPr>
        <w:tab/>
      </w:r>
      <w:r>
        <w:rPr>
          <w:noProof/>
        </w:rPr>
        <w:fldChar w:fldCharType="begin"/>
      </w:r>
      <w:r>
        <w:rPr>
          <w:noProof/>
        </w:rPr>
        <w:instrText xml:space="preserve"> PAGEREF _Toc387058506 \h </w:instrText>
      </w:r>
      <w:r>
        <w:rPr>
          <w:noProof/>
        </w:rPr>
      </w:r>
      <w:r>
        <w:rPr>
          <w:noProof/>
        </w:rPr>
        <w:fldChar w:fldCharType="separate"/>
      </w:r>
      <w:r>
        <w:rPr>
          <w:noProof/>
        </w:rPr>
        <w:t>6</w:t>
      </w:r>
      <w:r>
        <w:rPr>
          <w:noProof/>
        </w:rPr>
        <w:fldChar w:fldCharType="end"/>
      </w:r>
    </w:p>
    <w:p w14:paraId="4E5A499F" w14:textId="77777777" w:rsidR="001779EE" w:rsidRDefault="001779EE">
      <w:pPr>
        <w:pStyle w:val="TOC1"/>
        <w:tabs>
          <w:tab w:val="clear" w:pos="360"/>
          <w:tab w:val="left" w:pos="351"/>
        </w:tabs>
        <w:rPr>
          <w:rFonts w:asciiTheme="minorHAnsi" w:eastAsiaTheme="minorEastAsia" w:hAnsiTheme="minorHAnsi" w:cstheme="minorBidi"/>
          <w:b w:val="0"/>
          <w:noProof/>
          <w:sz w:val="24"/>
          <w:szCs w:val="24"/>
          <w:lang w:eastAsia="ja-JP"/>
        </w:rPr>
      </w:pPr>
      <w:r>
        <w:rPr>
          <w:noProof/>
        </w:rPr>
        <w:t>3</w:t>
      </w:r>
      <w:r>
        <w:rPr>
          <w:rFonts w:asciiTheme="minorHAnsi" w:eastAsiaTheme="minorEastAsia" w:hAnsiTheme="minorHAnsi" w:cstheme="minorBidi"/>
          <w:b w:val="0"/>
          <w:noProof/>
          <w:sz w:val="24"/>
          <w:szCs w:val="24"/>
          <w:lang w:eastAsia="ja-JP"/>
        </w:rPr>
        <w:tab/>
      </w:r>
      <w:r>
        <w:rPr>
          <w:noProof/>
        </w:rPr>
        <w:t>Development directory structure</w:t>
      </w:r>
      <w:r>
        <w:rPr>
          <w:noProof/>
        </w:rPr>
        <w:tab/>
      </w:r>
      <w:r>
        <w:rPr>
          <w:noProof/>
        </w:rPr>
        <w:fldChar w:fldCharType="begin"/>
      </w:r>
      <w:r>
        <w:rPr>
          <w:noProof/>
        </w:rPr>
        <w:instrText xml:space="preserve"> PAGEREF _Toc387058507 \h </w:instrText>
      </w:r>
      <w:r>
        <w:rPr>
          <w:noProof/>
        </w:rPr>
      </w:r>
      <w:r>
        <w:rPr>
          <w:noProof/>
        </w:rPr>
        <w:fldChar w:fldCharType="separate"/>
      </w:r>
      <w:r>
        <w:rPr>
          <w:noProof/>
        </w:rPr>
        <w:t>7</w:t>
      </w:r>
      <w:r>
        <w:rPr>
          <w:noProof/>
        </w:rPr>
        <w:fldChar w:fldCharType="end"/>
      </w:r>
    </w:p>
    <w:p w14:paraId="78C724F7" w14:textId="77777777" w:rsidR="001779EE" w:rsidRDefault="001779EE">
      <w:pPr>
        <w:pStyle w:val="TOC2"/>
        <w:tabs>
          <w:tab w:val="left" w:pos="1325"/>
        </w:tabs>
        <w:rPr>
          <w:rFonts w:asciiTheme="minorHAnsi" w:eastAsiaTheme="minorEastAsia" w:hAnsiTheme="minorHAnsi" w:cstheme="minorBidi"/>
          <w:sz w:val="24"/>
          <w:szCs w:val="24"/>
          <w:lang w:eastAsia="ja-JP"/>
        </w:rPr>
      </w:pPr>
      <w:r>
        <w:t>3.1</w:t>
      </w:r>
      <w:r>
        <w:rPr>
          <w:rFonts w:asciiTheme="minorHAnsi" w:eastAsiaTheme="minorEastAsia" w:hAnsiTheme="minorHAnsi" w:cstheme="minorBidi"/>
          <w:sz w:val="24"/>
          <w:szCs w:val="24"/>
          <w:lang w:eastAsia="ja-JP"/>
        </w:rPr>
        <w:tab/>
      </w:r>
      <w:r>
        <w:t>database Directory contents</w:t>
      </w:r>
      <w:r>
        <w:tab/>
      </w:r>
      <w:r>
        <w:fldChar w:fldCharType="begin"/>
      </w:r>
      <w:r>
        <w:instrText xml:space="preserve"> PAGEREF _Toc387058508 \h </w:instrText>
      </w:r>
      <w:r>
        <w:fldChar w:fldCharType="separate"/>
      </w:r>
      <w:r>
        <w:t>7</w:t>
      </w:r>
      <w:r>
        <w:fldChar w:fldCharType="end"/>
      </w:r>
    </w:p>
    <w:p w14:paraId="0AE1FE29" w14:textId="77777777" w:rsidR="001779EE" w:rsidRDefault="001779EE">
      <w:pPr>
        <w:pStyle w:val="TOC2"/>
        <w:tabs>
          <w:tab w:val="left" w:pos="1325"/>
        </w:tabs>
        <w:rPr>
          <w:rFonts w:asciiTheme="minorHAnsi" w:eastAsiaTheme="minorEastAsia" w:hAnsiTheme="minorHAnsi" w:cstheme="minorBidi"/>
          <w:sz w:val="24"/>
          <w:szCs w:val="24"/>
          <w:lang w:eastAsia="ja-JP"/>
        </w:rPr>
      </w:pPr>
      <w:r>
        <w:t>3.2</w:t>
      </w:r>
      <w:r>
        <w:rPr>
          <w:rFonts w:asciiTheme="minorHAnsi" w:eastAsiaTheme="minorEastAsia" w:hAnsiTheme="minorHAnsi" w:cstheme="minorBidi"/>
          <w:sz w:val="24"/>
          <w:szCs w:val="24"/>
          <w:lang w:eastAsia="ja-JP"/>
        </w:rPr>
        <w:tab/>
      </w:r>
      <w:r>
        <w:t>deploy directory contents</w:t>
      </w:r>
      <w:r>
        <w:tab/>
      </w:r>
      <w:r>
        <w:fldChar w:fldCharType="begin"/>
      </w:r>
      <w:r>
        <w:instrText xml:space="preserve"> PAGEREF _Toc387058509 \h </w:instrText>
      </w:r>
      <w:r>
        <w:fldChar w:fldCharType="separate"/>
      </w:r>
      <w:r>
        <w:t>7</w:t>
      </w:r>
      <w:r>
        <w:fldChar w:fldCharType="end"/>
      </w:r>
    </w:p>
    <w:p w14:paraId="1AE02A10" w14:textId="77777777" w:rsidR="001779EE" w:rsidRDefault="001779EE">
      <w:pPr>
        <w:pStyle w:val="TOC2"/>
        <w:tabs>
          <w:tab w:val="left" w:pos="1325"/>
        </w:tabs>
        <w:rPr>
          <w:rFonts w:asciiTheme="minorHAnsi" w:eastAsiaTheme="minorEastAsia" w:hAnsiTheme="minorHAnsi" w:cstheme="minorBidi"/>
          <w:sz w:val="24"/>
          <w:szCs w:val="24"/>
          <w:lang w:eastAsia="ja-JP"/>
        </w:rPr>
      </w:pPr>
      <w:r>
        <w:t>3.3</w:t>
      </w:r>
      <w:r>
        <w:rPr>
          <w:rFonts w:asciiTheme="minorHAnsi" w:eastAsiaTheme="minorEastAsia" w:hAnsiTheme="minorHAnsi" w:cstheme="minorBidi"/>
          <w:sz w:val="24"/>
          <w:szCs w:val="24"/>
          <w:lang w:eastAsia="ja-JP"/>
        </w:rPr>
        <w:tab/>
      </w:r>
      <w:r>
        <w:t>java directory contents</w:t>
      </w:r>
      <w:r>
        <w:tab/>
      </w:r>
      <w:r>
        <w:fldChar w:fldCharType="begin"/>
      </w:r>
      <w:r>
        <w:instrText xml:space="preserve"> PAGEREF _Toc387058510 \h </w:instrText>
      </w:r>
      <w:r>
        <w:fldChar w:fldCharType="separate"/>
      </w:r>
      <w:r>
        <w:t>8</w:t>
      </w:r>
      <w:r>
        <w:fldChar w:fldCharType="end"/>
      </w:r>
    </w:p>
    <w:p w14:paraId="24BA6003" w14:textId="77777777" w:rsidR="001779EE" w:rsidRDefault="001779EE">
      <w:pPr>
        <w:pStyle w:val="TOC2"/>
        <w:tabs>
          <w:tab w:val="left" w:pos="1325"/>
        </w:tabs>
        <w:rPr>
          <w:rFonts w:asciiTheme="minorHAnsi" w:eastAsiaTheme="minorEastAsia" w:hAnsiTheme="minorHAnsi" w:cstheme="minorBidi"/>
          <w:sz w:val="24"/>
          <w:szCs w:val="24"/>
          <w:lang w:eastAsia="ja-JP"/>
        </w:rPr>
      </w:pPr>
      <w:r>
        <w:t>3.4</w:t>
      </w:r>
      <w:r>
        <w:rPr>
          <w:rFonts w:asciiTheme="minorHAnsi" w:eastAsiaTheme="minorEastAsia" w:hAnsiTheme="minorHAnsi" w:cstheme="minorBidi"/>
          <w:sz w:val="24"/>
          <w:szCs w:val="24"/>
          <w:lang w:eastAsia="ja-JP"/>
        </w:rPr>
        <w:tab/>
      </w:r>
      <w:r>
        <w:t>process directory contents</w:t>
      </w:r>
      <w:r>
        <w:tab/>
      </w:r>
      <w:r>
        <w:fldChar w:fldCharType="begin"/>
      </w:r>
      <w:r>
        <w:instrText xml:space="preserve"> PAGEREF _Toc387058511 \h </w:instrText>
      </w:r>
      <w:r>
        <w:fldChar w:fldCharType="separate"/>
      </w:r>
      <w:r>
        <w:t>8</w:t>
      </w:r>
      <w:r>
        <w:fldChar w:fldCharType="end"/>
      </w:r>
    </w:p>
    <w:p w14:paraId="1D020F69" w14:textId="77777777" w:rsidR="001779EE" w:rsidRDefault="001779EE">
      <w:pPr>
        <w:pStyle w:val="TOC2"/>
        <w:tabs>
          <w:tab w:val="left" w:pos="1325"/>
        </w:tabs>
        <w:rPr>
          <w:rFonts w:asciiTheme="minorHAnsi" w:eastAsiaTheme="minorEastAsia" w:hAnsiTheme="minorHAnsi" w:cstheme="minorBidi"/>
          <w:sz w:val="24"/>
          <w:szCs w:val="24"/>
          <w:lang w:eastAsia="ja-JP"/>
        </w:rPr>
      </w:pPr>
      <w:r>
        <w:t>3.5</w:t>
      </w:r>
      <w:r>
        <w:rPr>
          <w:rFonts w:asciiTheme="minorHAnsi" w:eastAsiaTheme="minorEastAsia" w:hAnsiTheme="minorHAnsi" w:cstheme="minorBidi"/>
          <w:sz w:val="24"/>
          <w:szCs w:val="24"/>
          <w:lang w:eastAsia="ja-JP"/>
        </w:rPr>
        <w:tab/>
      </w:r>
      <w:r>
        <w:t>report directory contents</w:t>
      </w:r>
      <w:r>
        <w:tab/>
      </w:r>
      <w:r>
        <w:fldChar w:fldCharType="begin"/>
      </w:r>
      <w:r>
        <w:instrText xml:space="preserve"> PAGEREF _Toc387058512 \h </w:instrText>
      </w:r>
      <w:r>
        <w:fldChar w:fldCharType="separate"/>
      </w:r>
      <w:r>
        <w:t>8</w:t>
      </w:r>
      <w:r>
        <w:fldChar w:fldCharType="end"/>
      </w:r>
    </w:p>
    <w:p w14:paraId="7315EB16" w14:textId="77777777" w:rsidR="001779EE" w:rsidRDefault="001779EE">
      <w:pPr>
        <w:pStyle w:val="TOC2"/>
        <w:tabs>
          <w:tab w:val="left" w:pos="1325"/>
        </w:tabs>
        <w:rPr>
          <w:rFonts w:asciiTheme="minorHAnsi" w:eastAsiaTheme="minorEastAsia" w:hAnsiTheme="minorHAnsi" w:cstheme="minorBidi"/>
          <w:sz w:val="24"/>
          <w:szCs w:val="24"/>
          <w:lang w:eastAsia="ja-JP"/>
        </w:rPr>
      </w:pPr>
      <w:r>
        <w:t>3.6</w:t>
      </w:r>
      <w:r>
        <w:rPr>
          <w:rFonts w:asciiTheme="minorHAnsi" w:eastAsiaTheme="minorEastAsia" w:hAnsiTheme="minorHAnsi" w:cstheme="minorBidi"/>
          <w:sz w:val="24"/>
          <w:szCs w:val="24"/>
          <w:lang w:eastAsia="ja-JP"/>
        </w:rPr>
        <w:tab/>
      </w:r>
      <w:r>
        <w:t>wm-project directory contents</w:t>
      </w:r>
      <w:r>
        <w:tab/>
      </w:r>
      <w:r>
        <w:fldChar w:fldCharType="begin"/>
      </w:r>
      <w:r>
        <w:instrText xml:space="preserve"> PAGEREF _Toc387058513 \h </w:instrText>
      </w:r>
      <w:r>
        <w:fldChar w:fldCharType="separate"/>
      </w:r>
      <w:r>
        <w:t>9</w:t>
      </w:r>
      <w:r>
        <w:fldChar w:fldCharType="end"/>
      </w:r>
    </w:p>
    <w:p w14:paraId="2AE890D2" w14:textId="77777777" w:rsidR="001779EE" w:rsidRDefault="001779EE">
      <w:pPr>
        <w:pStyle w:val="TOC2"/>
        <w:tabs>
          <w:tab w:val="left" w:pos="1325"/>
        </w:tabs>
        <w:rPr>
          <w:rFonts w:asciiTheme="minorHAnsi" w:eastAsiaTheme="minorEastAsia" w:hAnsiTheme="minorHAnsi" w:cstheme="minorBidi"/>
          <w:sz w:val="24"/>
          <w:szCs w:val="24"/>
          <w:lang w:eastAsia="ja-JP"/>
        </w:rPr>
      </w:pPr>
      <w:r>
        <w:t>3.7</w:t>
      </w:r>
      <w:r>
        <w:rPr>
          <w:rFonts w:asciiTheme="minorHAnsi" w:eastAsiaTheme="minorEastAsia" w:hAnsiTheme="minorHAnsi" w:cstheme="minorBidi"/>
          <w:sz w:val="24"/>
          <w:szCs w:val="24"/>
          <w:lang w:eastAsia="ja-JP"/>
        </w:rPr>
        <w:tab/>
      </w:r>
      <w:r>
        <w:t>wm-runtime directory contents</w:t>
      </w:r>
      <w:r>
        <w:tab/>
      </w:r>
      <w:r>
        <w:fldChar w:fldCharType="begin"/>
      </w:r>
      <w:r>
        <w:instrText xml:space="preserve"> PAGEREF _Toc387058514 \h </w:instrText>
      </w:r>
      <w:r>
        <w:fldChar w:fldCharType="separate"/>
      </w:r>
      <w:r>
        <w:t>9</w:t>
      </w:r>
      <w:r>
        <w:fldChar w:fldCharType="end"/>
      </w:r>
    </w:p>
    <w:p w14:paraId="37089C6F" w14:textId="77777777" w:rsidR="001779EE" w:rsidRDefault="001779EE">
      <w:pPr>
        <w:pStyle w:val="TOC1"/>
        <w:tabs>
          <w:tab w:val="clear" w:pos="360"/>
          <w:tab w:val="left" w:pos="351"/>
        </w:tabs>
        <w:rPr>
          <w:rFonts w:asciiTheme="minorHAnsi" w:eastAsiaTheme="minorEastAsia" w:hAnsiTheme="minorHAnsi" w:cstheme="minorBidi"/>
          <w:b w:val="0"/>
          <w:noProof/>
          <w:sz w:val="24"/>
          <w:szCs w:val="24"/>
          <w:lang w:eastAsia="ja-JP"/>
        </w:rPr>
      </w:pPr>
      <w:r>
        <w:rPr>
          <w:noProof/>
        </w:rPr>
        <w:t>4</w:t>
      </w:r>
      <w:r>
        <w:rPr>
          <w:rFonts w:asciiTheme="minorHAnsi" w:eastAsiaTheme="minorEastAsia" w:hAnsiTheme="minorHAnsi" w:cstheme="minorBidi"/>
          <w:b w:val="0"/>
          <w:noProof/>
          <w:sz w:val="24"/>
          <w:szCs w:val="24"/>
          <w:lang w:eastAsia="ja-JP"/>
        </w:rPr>
        <w:tab/>
      </w:r>
      <w:r>
        <w:rPr>
          <w:noProof/>
        </w:rPr>
        <w:t>Methods of deployment file delivery</w:t>
      </w:r>
      <w:r>
        <w:rPr>
          <w:noProof/>
        </w:rPr>
        <w:tab/>
      </w:r>
      <w:r>
        <w:rPr>
          <w:noProof/>
        </w:rPr>
        <w:fldChar w:fldCharType="begin"/>
      </w:r>
      <w:r>
        <w:rPr>
          <w:noProof/>
        </w:rPr>
        <w:instrText xml:space="preserve"> PAGEREF _Toc387058515 \h </w:instrText>
      </w:r>
      <w:r>
        <w:rPr>
          <w:noProof/>
        </w:rPr>
      </w:r>
      <w:r>
        <w:rPr>
          <w:noProof/>
        </w:rPr>
        <w:fldChar w:fldCharType="separate"/>
      </w:r>
      <w:r>
        <w:rPr>
          <w:noProof/>
        </w:rPr>
        <w:t>11</w:t>
      </w:r>
      <w:r>
        <w:rPr>
          <w:noProof/>
        </w:rPr>
        <w:fldChar w:fldCharType="end"/>
      </w:r>
    </w:p>
    <w:p w14:paraId="6066277D" w14:textId="77777777" w:rsidR="001779EE" w:rsidRDefault="001779EE">
      <w:pPr>
        <w:pStyle w:val="TOC2"/>
        <w:tabs>
          <w:tab w:val="left" w:pos="1325"/>
        </w:tabs>
        <w:rPr>
          <w:rFonts w:asciiTheme="minorHAnsi" w:eastAsiaTheme="minorEastAsia" w:hAnsiTheme="minorHAnsi" w:cstheme="minorBidi"/>
          <w:sz w:val="24"/>
          <w:szCs w:val="24"/>
          <w:lang w:eastAsia="ja-JP"/>
        </w:rPr>
      </w:pPr>
      <w:r>
        <w:t>4.1</w:t>
      </w:r>
      <w:r>
        <w:rPr>
          <w:rFonts w:asciiTheme="minorHAnsi" w:eastAsiaTheme="minorEastAsia" w:hAnsiTheme="minorHAnsi" w:cstheme="minorBidi"/>
          <w:sz w:val="24"/>
          <w:szCs w:val="24"/>
          <w:lang w:eastAsia="ja-JP"/>
        </w:rPr>
        <w:tab/>
      </w:r>
      <w:r>
        <w:t>Development file location in Confluence</w:t>
      </w:r>
      <w:r>
        <w:tab/>
      </w:r>
      <w:r>
        <w:fldChar w:fldCharType="begin"/>
      </w:r>
      <w:r>
        <w:instrText xml:space="preserve"> PAGEREF _Toc387058516 \h </w:instrText>
      </w:r>
      <w:r>
        <w:fldChar w:fldCharType="separate"/>
      </w:r>
      <w:r>
        <w:t>11</w:t>
      </w:r>
      <w:r>
        <w:fldChar w:fldCharType="end"/>
      </w:r>
    </w:p>
    <w:p w14:paraId="4A05C618" w14:textId="77777777" w:rsidR="001779EE" w:rsidRDefault="001779EE">
      <w:pPr>
        <w:pStyle w:val="TOC2"/>
        <w:tabs>
          <w:tab w:val="left" w:pos="1325"/>
        </w:tabs>
        <w:rPr>
          <w:rFonts w:asciiTheme="minorHAnsi" w:eastAsiaTheme="minorEastAsia" w:hAnsiTheme="minorHAnsi" w:cstheme="minorBidi"/>
          <w:sz w:val="24"/>
          <w:szCs w:val="24"/>
          <w:lang w:eastAsia="ja-JP"/>
        </w:rPr>
      </w:pPr>
      <w:r>
        <w:t>4.2</w:t>
      </w:r>
      <w:r>
        <w:rPr>
          <w:rFonts w:asciiTheme="minorHAnsi" w:eastAsiaTheme="minorEastAsia" w:hAnsiTheme="minorHAnsi" w:cstheme="minorBidi"/>
          <w:sz w:val="24"/>
          <w:szCs w:val="24"/>
          <w:lang w:eastAsia="ja-JP"/>
        </w:rPr>
        <w:tab/>
      </w:r>
      <w:r>
        <w:t>Development repository in GitHub</w:t>
      </w:r>
      <w:r>
        <w:tab/>
      </w:r>
      <w:r>
        <w:fldChar w:fldCharType="begin"/>
      </w:r>
      <w:r>
        <w:instrText xml:space="preserve"> PAGEREF _Toc387058517 \h </w:instrText>
      </w:r>
      <w:r>
        <w:fldChar w:fldCharType="separate"/>
      </w:r>
      <w:r>
        <w:t>12</w:t>
      </w:r>
      <w:r>
        <w:fldChar w:fldCharType="end"/>
      </w:r>
    </w:p>
    <w:p w14:paraId="5A8D5ED5" w14:textId="77777777" w:rsidR="001779EE" w:rsidRDefault="001779EE">
      <w:pPr>
        <w:pStyle w:val="TOC1"/>
        <w:tabs>
          <w:tab w:val="clear" w:pos="360"/>
          <w:tab w:val="left" w:pos="351"/>
        </w:tabs>
        <w:rPr>
          <w:rFonts w:asciiTheme="minorHAnsi" w:eastAsiaTheme="minorEastAsia" w:hAnsiTheme="minorHAnsi" w:cstheme="minorBidi"/>
          <w:b w:val="0"/>
          <w:noProof/>
          <w:sz w:val="24"/>
          <w:szCs w:val="24"/>
          <w:lang w:eastAsia="ja-JP"/>
        </w:rPr>
      </w:pPr>
      <w:r>
        <w:rPr>
          <w:noProof/>
        </w:rPr>
        <w:t>5</w:t>
      </w:r>
      <w:r>
        <w:rPr>
          <w:rFonts w:asciiTheme="minorHAnsi" w:eastAsiaTheme="minorEastAsia" w:hAnsiTheme="minorHAnsi" w:cstheme="minorBidi"/>
          <w:b w:val="0"/>
          <w:noProof/>
          <w:sz w:val="24"/>
          <w:szCs w:val="24"/>
          <w:lang w:eastAsia="ja-JP"/>
        </w:rPr>
        <w:tab/>
      </w:r>
      <w:r>
        <w:rPr>
          <w:noProof/>
        </w:rPr>
        <w:t>Deployment Steps</w:t>
      </w:r>
      <w:r>
        <w:rPr>
          <w:noProof/>
        </w:rPr>
        <w:tab/>
      </w:r>
      <w:r>
        <w:rPr>
          <w:noProof/>
        </w:rPr>
        <w:fldChar w:fldCharType="begin"/>
      </w:r>
      <w:r>
        <w:rPr>
          <w:noProof/>
        </w:rPr>
        <w:instrText xml:space="preserve"> PAGEREF _Toc387058518 \h </w:instrText>
      </w:r>
      <w:r>
        <w:rPr>
          <w:noProof/>
        </w:rPr>
      </w:r>
      <w:r>
        <w:rPr>
          <w:noProof/>
        </w:rPr>
        <w:fldChar w:fldCharType="separate"/>
      </w:r>
      <w:r>
        <w:rPr>
          <w:noProof/>
        </w:rPr>
        <w:t>14</w:t>
      </w:r>
      <w:r>
        <w:rPr>
          <w:noProof/>
        </w:rPr>
        <w:fldChar w:fldCharType="end"/>
      </w:r>
    </w:p>
    <w:p w14:paraId="7C7C0298" w14:textId="77777777" w:rsidR="001779EE" w:rsidRDefault="001779EE">
      <w:pPr>
        <w:pStyle w:val="TOC2"/>
        <w:tabs>
          <w:tab w:val="left" w:pos="1325"/>
        </w:tabs>
        <w:rPr>
          <w:rFonts w:asciiTheme="minorHAnsi" w:eastAsiaTheme="minorEastAsia" w:hAnsiTheme="minorHAnsi" w:cstheme="minorBidi"/>
          <w:sz w:val="24"/>
          <w:szCs w:val="24"/>
          <w:lang w:eastAsia="ja-JP"/>
        </w:rPr>
      </w:pPr>
      <w:r>
        <w:t>5.1</w:t>
      </w:r>
      <w:r>
        <w:rPr>
          <w:rFonts w:asciiTheme="minorHAnsi" w:eastAsiaTheme="minorEastAsia" w:hAnsiTheme="minorHAnsi" w:cstheme="minorBidi"/>
          <w:sz w:val="24"/>
          <w:szCs w:val="24"/>
          <w:lang w:eastAsia="ja-JP"/>
        </w:rPr>
        <w:tab/>
      </w:r>
      <w:r>
        <w:t>Database Deployment</w:t>
      </w:r>
      <w:r>
        <w:tab/>
      </w:r>
      <w:r>
        <w:fldChar w:fldCharType="begin"/>
      </w:r>
      <w:r>
        <w:instrText xml:space="preserve"> PAGEREF _Toc387058519 \h </w:instrText>
      </w:r>
      <w:r>
        <w:fldChar w:fldCharType="separate"/>
      </w:r>
      <w:r>
        <w:t>14</w:t>
      </w:r>
      <w:r>
        <w:fldChar w:fldCharType="end"/>
      </w:r>
    </w:p>
    <w:p w14:paraId="3C7C6CAB" w14:textId="77777777" w:rsidR="001779EE" w:rsidRDefault="001779EE">
      <w:pPr>
        <w:pStyle w:val="TOC3"/>
        <w:tabs>
          <w:tab w:val="left" w:pos="1448"/>
        </w:tabs>
        <w:rPr>
          <w:rFonts w:asciiTheme="minorHAnsi" w:eastAsiaTheme="minorEastAsia" w:hAnsiTheme="minorHAnsi" w:cstheme="minorBidi"/>
          <w:noProof/>
          <w:sz w:val="24"/>
          <w:szCs w:val="24"/>
          <w:lang w:eastAsia="ja-JP"/>
        </w:rPr>
      </w:pPr>
      <w:r>
        <w:rPr>
          <w:noProof/>
        </w:rPr>
        <w:t>5.1.1</w:t>
      </w:r>
      <w:r>
        <w:rPr>
          <w:rFonts w:asciiTheme="minorHAnsi" w:eastAsiaTheme="minorEastAsia" w:hAnsiTheme="minorHAnsi" w:cstheme="minorBidi"/>
          <w:noProof/>
          <w:sz w:val="24"/>
          <w:szCs w:val="24"/>
          <w:lang w:eastAsia="ja-JP"/>
        </w:rPr>
        <w:tab/>
      </w:r>
      <w:r>
        <w:rPr>
          <w:noProof/>
        </w:rPr>
        <w:t>Create database schema and user</w:t>
      </w:r>
      <w:r>
        <w:rPr>
          <w:noProof/>
        </w:rPr>
        <w:tab/>
      </w:r>
      <w:r>
        <w:rPr>
          <w:noProof/>
        </w:rPr>
        <w:fldChar w:fldCharType="begin"/>
      </w:r>
      <w:r>
        <w:rPr>
          <w:noProof/>
        </w:rPr>
        <w:instrText xml:space="preserve"> PAGEREF _Toc387058520 \h </w:instrText>
      </w:r>
      <w:r>
        <w:rPr>
          <w:noProof/>
        </w:rPr>
      </w:r>
      <w:r>
        <w:rPr>
          <w:noProof/>
        </w:rPr>
        <w:fldChar w:fldCharType="separate"/>
      </w:r>
      <w:r>
        <w:rPr>
          <w:noProof/>
        </w:rPr>
        <w:t>14</w:t>
      </w:r>
      <w:r>
        <w:rPr>
          <w:noProof/>
        </w:rPr>
        <w:fldChar w:fldCharType="end"/>
      </w:r>
    </w:p>
    <w:p w14:paraId="0C61A1E2" w14:textId="77777777" w:rsidR="001779EE" w:rsidRDefault="001779EE">
      <w:pPr>
        <w:pStyle w:val="TOC3"/>
        <w:tabs>
          <w:tab w:val="left" w:pos="1448"/>
        </w:tabs>
        <w:rPr>
          <w:rFonts w:asciiTheme="minorHAnsi" w:eastAsiaTheme="minorEastAsia" w:hAnsiTheme="minorHAnsi" w:cstheme="minorBidi"/>
          <w:noProof/>
          <w:sz w:val="24"/>
          <w:szCs w:val="24"/>
          <w:lang w:eastAsia="ja-JP"/>
        </w:rPr>
      </w:pPr>
      <w:r>
        <w:rPr>
          <w:noProof/>
        </w:rPr>
        <w:t>5.1.2</w:t>
      </w:r>
      <w:r>
        <w:rPr>
          <w:rFonts w:asciiTheme="minorHAnsi" w:eastAsiaTheme="minorEastAsia" w:hAnsiTheme="minorHAnsi" w:cstheme="minorBidi"/>
          <w:noProof/>
          <w:sz w:val="24"/>
          <w:szCs w:val="24"/>
          <w:lang w:eastAsia="ja-JP"/>
        </w:rPr>
        <w:tab/>
      </w:r>
      <w:r>
        <w:rPr>
          <w:noProof/>
        </w:rPr>
        <w:t>Grant permission required for program object creation</w:t>
      </w:r>
      <w:r>
        <w:rPr>
          <w:noProof/>
        </w:rPr>
        <w:tab/>
      </w:r>
      <w:r>
        <w:rPr>
          <w:noProof/>
        </w:rPr>
        <w:fldChar w:fldCharType="begin"/>
      </w:r>
      <w:r>
        <w:rPr>
          <w:noProof/>
        </w:rPr>
        <w:instrText xml:space="preserve"> PAGEREF _Toc387058521 \h </w:instrText>
      </w:r>
      <w:r>
        <w:rPr>
          <w:noProof/>
        </w:rPr>
      </w:r>
      <w:r>
        <w:rPr>
          <w:noProof/>
        </w:rPr>
        <w:fldChar w:fldCharType="separate"/>
      </w:r>
      <w:r>
        <w:rPr>
          <w:noProof/>
        </w:rPr>
        <w:t>14</w:t>
      </w:r>
      <w:r>
        <w:rPr>
          <w:noProof/>
        </w:rPr>
        <w:fldChar w:fldCharType="end"/>
      </w:r>
    </w:p>
    <w:p w14:paraId="188C12B3" w14:textId="77777777" w:rsidR="001779EE" w:rsidRDefault="001779EE">
      <w:pPr>
        <w:pStyle w:val="TOC3"/>
        <w:tabs>
          <w:tab w:val="left" w:pos="1448"/>
        </w:tabs>
        <w:rPr>
          <w:rFonts w:asciiTheme="minorHAnsi" w:eastAsiaTheme="minorEastAsia" w:hAnsiTheme="minorHAnsi" w:cstheme="minorBidi"/>
          <w:noProof/>
          <w:sz w:val="24"/>
          <w:szCs w:val="24"/>
          <w:lang w:eastAsia="ja-JP"/>
        </w:rPr>
      </w:pPr>
      <w:r>
        <w:rPr>
          <w:noProof/>
        </w:rPr>
        <w:t>5.1.3</w:t>
      </w:r>
      <w:r>
        <w:rPr>
          <w:rFonts w:asciiTheme="minorHAnsi" w:eastAsiaTheme="minorEastAsia" w:hAnsiTheme="minorHAnsi" w:cstheme="minorBidi"/>
          <w:noProof/>
          <w:sz w:val="24"/>
          <w:szCs w:val="24"/>
          <w:lang w:eastAsia="ja-JP"/>
        </w:rPr>
        <w:tab/>
      </w:r>
      <w:r>
        <w:rPr>
          <w:noProof/>
        </w:rPr>
        <w:t>Create objects for business data model</w:t>
      </w:r>
      <w:r>
        <w:rPr>
          <w:noProof/>
        </w:rPr>
        <w:tab/>
      </w:r>
      <w:r>
        <w:rPr>
          <w:noProof/>
        </w:rPr>
        <w:fldChar w:fldCharType="begin"/>
      </w:r>
      <w:r>
        <w:rPr>
          <w:noProof/>
        </w:rPr>
        <w:instrText xml:space="preserve"> PAGEREF _Toc387058522 \h </w:instrText>
      </w:r>
      <w:r>
        <w:rPr>
          <w:noProof/>
        </w:rPr>
      </w:r>
      <w:r>
        <w:rPr>
          <w:noProof/>
        </w:rPr>
        <w:fldChar w:fldCharType="separate"/>
      </w:r>
      <w:r>
        <w:rPr>
          <w:noProof/>
        </w:rPr>
        <w:t>15</w:t>
      </w:r>
      <w:r>
        <w:rPr>
          <w:noProof/>
        </w:rPr>
        <w:fldChar w:fldCharType="end"/>
      </w:r>
    </w:p>
    <w:p w14:paraId="50B62E53" w14:textId="77777777" w:rsidR="001779EE" w:rsidRDefault="001779EE">
      <w:pPr>
        <w:pStyle w:val="TOC3"/>
        <w:tabs>
          <w:tab w:val="left" w:pos="1448"/>
        </w:tabs>
        <w:rPr>
          <w:rFonts w:asciiTheme="minorHAnsi" w:eastAsiaTheme="minorEastAsia" w:hAnsiTheme="minorHAnsi" w:cstheme="minorBidi"/>
          <w:noProof/>
          <w:sz w:val="24"/>
          <w:szCs w:val="24"/>
          <w:lang w:eastAsia="ja-JP"/>
        </w:rPr>
      </w:pPr>
      <w:r>
        <w:rPr>
          <w:noProof/>
        </w:rPr>
        <w:t>5.1.4</w:t>
      </w:r>
      <w:r>
        <w:rPr>
          <w:rFonts w:asciiTheme="minorHAnsi" w:eastAsiaTheme="minorEastAsia" w:hAnsiTheme="minorHAnsi" w:cstheme="minorBidi"/>
          <w:noProof/>
          <w:sz w:val="24"/>
          <w:szCs w:val="24"/>
          <w:lang w:eastAsia="ja-JP"/>
        </w:rPr>
        <w:tab/>
      </w:r>
      <w:r>
        <w:rPr>
          <w:noProof/>
        </w:rPr>
        <w:t>Grant permission to the business data mode objects created</w:t>
      </w:r>
      <w:r>
        <w:rPr>
          <w:noProof/>
        </w:rPr>
        <w:tab/>
      </w:r>
      <w:r>
        <w:rPr>
          <w:noProof/>
        </w:rPr>
        <w:fldChar w:fldCharType="begin"/>
      </w:r>
      <w:r>
        <w:rPr>
          <w:noProof/>
        </w:rPr>
        <w:instrText xml:space="preserve"> PAGEREF _Toc387058523 \h </w:instrText>
      </w:r>
      <w:r>
        <w:rPr>
          <w:noProof/>
        </w:rPr>
      </w:r>
      <w:r>
        <w:rPr>
          <w:noProof/>
        </w:rPr>
        <w:fldChar w:fldCharType="separate"/>
      </w:r>
      <w:r>
        <w:rPr>
          <w:noProof/>
        </w:rPr>
        <w:t>15</w:t>
      </w:r>
      <w:r>
        <w:rPr>
          <w:noProof/>
        </w:rPr>
        <w:fldChar w:fldCharType="end"/>
      </w:r>
    </w:p>
    <w:p w14:paraId="781C030F" w14:textId="77777777" w:rsidR="001779EE" w:rsidRDefault="001779EE">
      <w:pPr>
        <w:pStyle w:val="TOC3"/>
        <w:tabs>
          <w:tab w:val="left" w:pos="1448"/>
        </w:tabs>
        <w:rPr>
          <w:rFonts w:asciiTheme="minorHAnsi" w:eastAsiaTheme="minorEastAsia" w:hAnsiTheme="minorHAnsi" w:cstheme="minorBidi"/>
          <w:noProof/>
          <w:sz w:val="24"/>
          <w:szCs w:val="24"/>
          <w:lang w:eastAsia="ja-JP"/>
        </w:rPr>
      </w:pPr>
      <w:r>
        <w:rPr>
          <w:noProof/>
        </w:rPr>
        <w:t>5.1.5</w:t>
      </w:r>
      <w:r>
        <w:rPr>
          <w:rFonts w:asciiTheme="minorHAnsi" w:eastAsiaTheme="minorEastAsia" w:hAnsiTheme="minorHAnsi" w:cstheme="minorBidi"/>
          <w:noProof/>
          <w:sz w:val="24"/>
          <w:szCs w:val="24"/>
          <w:lang w:eastAsia="ja-JP"/>
        </w:rPr>
        <w:tab/>
      </w:r>
      <w:r>
        <w:rPr>
          <w:noProof/>
        </w:rPr>
        <w:t>Create core table and program objects</w:t>
      </w:r>
      <w:r>
        <w:rPr>
          <w:noProof/>
        </w:rPr>
        <w:tab/>
      </w:r>
      <w:r>
        <w:rPr>
          <w:noProof/>
        </w:rPr>
        <w:fldChar w:fldCharType="begin"/>
      </w:r>
      <w:r>
        <w:rPr>
          <w:noProof/>
        </w:rPr>
        <w:instrText xml:space="preserve"> PAGEREF _Toc387058524 \h </w:instrText>
      </w:r>
      <w:r>
        <w:rPr>
          <w:noProof/>
        </w:rPr>
      </w:r>
      <w:r>
        <w:rPr>
          <w:noProof/>
        </w:rPr>
        <w:fldChar w:fldCharType="separate"/>
      </w:r>
      <w:r>
        <w:rPr>
          <w:noProof/>
        </w:rPr>
        <w:t>15</w:t>
      </w:r>
      <w:r>
        <w:rPr>
          <w:noProof/>
        </w:rPr>
        <w:fldChar w:fldCharType="end"/>
      </w:r>
    </w:p>
    <w:p w14:paraId="65AE5FA4" w14:textId="77777777" w:rsidR="001779EE" w:rsidRDefault="001779EE">
      <w:pPr>
        <w:pStyle w:val="TOC3"/>
        <w:tabs>
          <w:tab w:val="left" w:pos="1448"/>
        </w:tabs>
        <w:rPr>
          <w:rFonts w:asciiTheme="minorHAnsi" w:eastAsiaTheme="minorEastAsia" w:hAnsiTheme="minorHAnsi" w:cstheme="minorBidi"/>
          <w:noProof/>
          <w:sz w:val="24"/>
          <w:szCs w:val="24"/>
          <w:lang w:eastAsia="ja-JP"/>
        </w:rPr>
      </w:pPr>
      <w:r>
        <w:rPr>
          <w:noProof/>
        </w:rPr>
        <w:t>5.1.6</w:t>
      </w:r>
      <w:r>
        <w:rPr>
          <w:rFonts w:asciiTheme="minorHAnsi" w:eastAsiaTheme="minorEastAsia" w:hAnsiTheme="minorHAnsi" w:cstheme="minorBidi"/>
          <w:noProof/>
          <w:sz w:val="24"/>
          <w:szCs w:val="24"/>
          <w:lang w:eastAsia="ja-JP"/>
        </w:rPr>
        <w:tab/>
      </w:r>
      <w:r>
        <w:rPr>
          <w:noProof/>
        </w:rPr>
        <w:t>Grant permission to the core table and program objects created</w:t>
      </w:r>
      <w:r>
        <w:rPr>
          <w:noProof/>
        </w:rPr>
        <w:tab/>
      </w:r>
      <w:r>
        <w:rPr>
          <w:noProof/>
        </w:rPr>
        <w:fldChar w:fldCharType="begin"/>
      </w:r>
      <w:r>
        <w:rPr>
          <w:noProof/>
        </w:rPr>
        <w:instrText xml:space="preserve"> PAGEREF _Toc387058525 \h </w:instrText>
      </w:r>
      <w:r>
        <w:rPr>
          <w:noProof/>
        </w:rPr>
      </w:r>
      <w:r>
        <w:rPr>
          <w:noProof/>
        </w:rPr>
        <w:fldChar w:fldCharType="separate"/>
      </w:r>
      <w:r>
        <w:rPr>
          <w:noProof/>
        </w:rPr>
        <w:t>15</w:t>
      </w:r>
      <w:r>
        <w:rPr>
          <w:noProof/>
        </w:rPr>
        <w:fldChar w:fldCharType="end"/>
      </w:r>
    </w:p>
    <w:p w14:paraId="6D9806E5" w14:textId="77777777" w:rsidR="001779EE" w:rsidRDefault="001779EE">
      <w:pPr>
        <w:pStyle w:val="TOC3"/>
        <w:tabs>
          <w:tab w:val="left" w:pos="1448"/>
        </w:tabs>
        <w:rPr>
          <w:rFonts w:asciiTheme="minorHAnsi" w:eastAsiaTheme="minorEastAsia" w:hAnsiTheme="minorHAnsi" w:cstheme="minorBidi"/>
          <w:noProof/>
          <w:sz w:val="24"/>
          <w:szCs w:val="24"/>
          <w:lang w:eastAsia="ja-JP"/>
        </w:rPr>
      </w:pPr>
      <w:r>
        <w:rPr>
          <w:noProof/>
        </w:rPr>
        <w:t>5.1.7</w:t>
      </w:r>
      <w:r>
        <w:rPr>
          <w:rFonts w:asciiTheme="minorHAnsi" w:eastAsiaTheme="minorEastAsia" w:hAnsiTheme="minorHAnsi" w:cstheme="minorBidi"/>
          <w:noProof/>
          <w:sz w:val="24"/>
          <w:szCs w:val="24"/>
          <w:lang w:eastAsia="ja-JP"/>
        </w:rPr>
        <w:tab/>
      </w:r>
      <w:r>
        <w:rPr>
          <w:noProof/>
        </w:rPr>
        <w:t>Insert seed data (a.k.a. day-zero data)</w:t>
      </w:r>
      <w:r>
        <w:rPr>
          <w:noProof/>
        </w:rPr>
        <w:tab/>
      </w:r>
      <w:r>
        <w:rPr>
          <w:noProof/>
        </w:rPr>
        <w:fldChar w:fldCharType="begin"/>
      </w:r>
      <w:r>
        <w:rPr>
          <w:noProof/>
        </w:rPr>
        <w:instrText xml:space="preserve"> PAGEREF _Toc387058526 \h </w:instrText>
      </w:r>
      <w:r>
        <w:rPr>
          <w:noProof/>
        </w:rPr>
      </w:r>
      <w:r>
        <w:rPr>
          <w:noProof/>
        </w:rPr>
        <w:fldChar w:fldCharType="separate"/>
      </w:r>
      <w:r>
        <w:rPr>
          <w:noProof/>
        </w:rPr>
        <w:t>16</w:t>
      </w:r>
      <w:r>
        <w:rPr>
          <w:noProof/>
        </w:rPr>
        <w:fldChar w:fldCharType="end"/>
      </w:r>
    </w:p>
    <w:p w14:paraId="7C4D63BE" w14:textId="77777777" w:rsidR="001779EE" w:rsidRDefault="001779EE">
      <w:pPr>
        <w:pStyle w:val="TOC3"/>
        <w:tabs>
          <w:tab w:val="left" w:pos="1448"/>
        </w:tabs>
        <w:rPr>
          <w:rFonts w:asciiTheme="minorHAnsi" w:eastAsiaTheme="minorEastAsia" w:hAnsiTheme="minorHAnsi" w:cstheme="minorBidi"/>
          <w:noProof/>
          <w:sz w:val="24"/>
          <w:szCs w:val="24"/>
          <w:lang w:eastAsia="ja-JP"/>
        </w:rPr>
      </w:pPr>
      <w:r>
        <w:rPr>
          <w:noProof/>
        </w:rPr>
        <w:t>5.1.8</w:t>
      </w:r>
      <w:r>
        <w:rPr>
          <w:rFonts w:asciiTheme="minorHAnsi" w:eastAsiaTheme="minorEastAsia" w:hAnsiTheme="minorHAnsi" w:cstheme="minorBidi"/>
          <w:noProof/>
          <w:sz w:val="24"/>
          <w:szCs w:val="24"/>
          <w:lang w:eastAsia="ja-JP"/>
        </w:rPr>
        <w:tab/>
      </w:r>
      <w:r>
        <w:rPr>
          <w:noProof/>
        </w:rPr>
        <w:t>Create objects used for Reporting</w:t>
      </w:r>
      <w:r>
        <w:rPr>
          <w:noProof/>
        </w:rPr>
        <w:tab/>
      </w:r>
      <w:r>
        <w:rPr>
          <w:noProof/>
        </w:rPr>
        <w:fldChar w:fldCharType="begin"/>
      </w:r>
      <w:r>
        <w:rPr>
          <w:noProof/>
        </w:rPr>
        <w:instrText xml:space="preserve"> PAGEREF _Toc387058527 \h </w:instrText>
      </w:r>
      <w:r>
        <w:rPr>
          <w:noProof/>
        </w:rPr>
      </w:r>
      <w:r>
        <w:rPr>
          <w:noProof/>
        </w:rPr>
        <w:fldChar w:fldCharType="separate"/>
      </w:r>
      <w:r>
        <w:rPr>
          <w:noProof/>
        </w:rPr>
        <w:t>16</w:t>
      </w:r>
      <w:r>
        <w:rPr>
          <w:noProof/>
        </w:rPr>
        <w:fldChar w:fldCharType="end"/>
      </w:r>
    </w:p>
    <w:p w14:paraId="3FF8673C" w14:textId="77777777" w:rsidR="001779EE" w:rsidRDefault="001779EE">
      <w:pPr>
        <w:pStyle w:val="TOC3"/>
        <w:tabs>
          <w:tab w:val="left" w:pos="1448"/>
        </w:tabs>
        <w:rPr>
          <w:rFonts w:asciiTheme="minorHAnsi" w:eastAsiaTheme="minorEastAsia" w:hAnsiTheme="minorHAnsi" w:cstheme="minorBidi"/>
          <w:noProof/>
          <w:sz w:val="24"/>
          <w:szCs w:val="24"/>
          <w:lang w:eastAsia="ja-JP"/>
        </w:rPr>
      </w:pPr>
      <w:r>
        <w:rPr>
          <w:noProof/>
        </w:rPr>
        <w:t>5.1.9</w:t>
      </w:r>
      <w:r>
        <w:rPr>
          <w:rFonts w:asciiTheme="minorHAnsi" w:eastAsiaTheme="minorEastAsia" w:hAnsiTheme="minorHAnsi" w:cstheme="minorBidi"/>
          <w:noProof/>
          <w:sz w:val="24"/>
          <w:szCs w:val="24"/>
          <w:lang w:eastAsia="ja-JP"/>
        </w:rPr>
        <w:tab/>
      </w:r>
      <w:r>
        <w:rPr>
          <w:noProof/>
        </w:rPr>
        <w:t>Grant permission to the report objects created</w:t>
      </w:r>
      <w:r>
        <w:rPr>
          <w:noProof/>
        </w:rPr>
        <w:tab/>
      </w:r>
      <w:r>
        <w:rPr>
          <w:noProof/>
        </w:rPr>
        <w:fldChar w:fldCharType="begin"/>
      </w:r>
      <w:r>
        <w:rPr>
          <w:noProof/>
        </w:rPr>
        <w:instrText xml:space="preserve"> PAGEREF _Toc387058528 \h </w:instrText>
      </w:r>
      <w:r>
        <w:rPr>
          <w:noProof/>
        </w:rPr>
      </w:r>
      <w:r>
        <w:rPr>
          <w:noProof/>
        </w:rPr>
        <w:fldChar w:fldCharType="separate"/>
      </w:r>
      <w:r>
        <w:rPr>
          <w:noProof/>
        </w:rPr>
        <w:t>16</w:t>
      </w:r>
      <w:r>
        <w:rPr>
          <w:noProof/>
        </w:rPr>
        <w:fldChar w:fldCharType="end"/>
      </w:r>
    </w:p>
    <w:p w14:paraId="379D4256" w14:textId="77777777" w:rsidR="001779EE" w:rsidRDefault="001779EE">
      <w:pPr>
        <w:pStyle w:val="TOC3"/>
        <w:tabs>
          <w:tab w:val="left" w:pos="1559"/>
        </w:tabs>
        <w:rPr>
          <w:rFonts w:asciiTheme="minorHAnsi" w:eastAsiaTheme="minorEastAsia" w:hAnsiTheme="minorHAnsi" w:cstheme="minorBidi"/>
          <w:noProof/>
          <w:sz w:val="24"/>
          <w:szCs w:val="24"/>
          <w:lang w:eastAsia="ja-JP"/>
        </w:rPr>
      </w:pPr>
      <w:r>
        <w:rPr>
          <w:noProof/>
        </w:rPr>
        <w:t>5.1.10</w:t>
      </w:r>
      <w:r>
        <w:rPr>
          <w:rFonts w:asciiTheme="minorHAnsi" w:eastAsiaTheme="minorEastAsia" w:hAnsiTheme="minorHAnsi" w:cstheme="minorBidi"/>
          <w:noProof/>
          <w:sz w:val="24"/>
          <w:szCs w:val="24"/>
          <w:lang w:eastAsia="ja-JP"/>
        </w:rPr>
        <w:tab/>
      </w:r>
      <w:r>
        <w:rPr>
          <w:noProof/>
        </w:rPr>
        <w:t>Create objects used in BIZFLOW database</w:t>
      </w:r>
      <w:r>
        <w:rPr>
          <w:noProof/>
        </w:rPr>
        <w:tab/>
      </w:r>
      <w:r>
        <w:rPr>
          <w:noProof/>
        </w:rPr>
        <w:fldChar w:fldCharType="begin"/>
      </w:r>
      <w:r>
        <w:rPr>
          <w:noProof/>
        </w:rPr>
        <w:instrText xml:space="preserve"> PAGEREF _Toc387058529 \h </w:instrText>
      </w:r>
      <w:r>
        <w:rPr>
          <w:noProof/>
        </w:rPr>
      </w:r>
      <w:r>
        <w:rPr>
          <w:noProof/>
        </w:rPr>
        <w:fldChar w:fldCharType="separate"/>
      </w:r>
      <w:r>
        <w:rPr>
          <w:noProof/>
        </w:rPr>
        <w:t>16</w:t>
      </w:r>
      <w:r>
        <w:rPr>
          <w:noProof/>
        </w:rPr>
        <w:fldChar w:fldCharType="end"/>
      </w:r>
    </w:p>
    <w:p w14:paraId="2706B968" w14:textId="77777777" w:rsidR="001779EE" w:rsidRDefault="001779EE">
      <w:pPr>
        <w:pStyle w:val="TOC3"/>
        <w:tabs>
          <w:tab w:val="left" w:pos="1559"/>
        </w:tabs>
        <w:rPr>
          <w:rFonts w:asciiTheme="minorHAnsi" w:eastAsiaTheme="minorEastAsia" w:hAnsiTheme="minorHAnsi" w:cstheme="minorBidi"/>
          <w:noProof/>
          <w:sz w:val="24"/>
          <w:szCs w:val="24"/>
          <w:lang w:eastAsia="ja-JP"/>
        </w:rPr>
      </w:pPr>
      <w:r>
        <w:rPr>
          <w:noProof/>
        </w:rPr>
        <w:t>5.1.11</w:t>
      </w:r>
      <w:r>
        <w:rPr>
          <w:rFonts w:asciiTheme="minorHAnsi" w:eastAsiaTheme="minorEastAsia" w:hAnsiTheme="minorHAnsi" w:cstheme="minorBidi"/>
          <w:noProof/>
          <w:sz w:val="24"/>
          <w:szCs w:val="24"/>
          <w:lang w:eastAsia="ja-JP"/>
        </w:rPr>
        <w:tab/>
      </w:r>
      <w:r>
        <w:rPr>
          <w:noProof/>
        </w:rPr>
        <w:t>Create report objects used in BIZFLOW database</w:t>
      </w:r>
      <w:r>
        <w:rPr>
          <w:noProof/>
        </w:rPr>
        <w:tab/>
      </w:r>
      <w:r>
        <w:rPr>
          <w:noProof/>
        </w:rPr>
        <w:fldChar w:fldCharType="begin"/>
      </w:r>
      <w:r>
        <w:rPr>
          <w:noProof/>
        </w:rPr>
        <w:instrText xml:space="preserve"> PAGEREF _Toc387058530 \h </w:instrText>
      </w:r>
      <w:r>
        <w:rPr>
          <w:noProof/>
        </w:rPr>
      </w:r>
      <w:r>
        <w:rPr>
          <w:noProof/>
        </w:rPr>
        <w:fldChar w:fldCharType="separate"/>
      </w:r>
      <w:r>
        <w:rPr>
          <w:noProof/>
        </w:rPr>
        <w:t>17</w:t>
      </w:r>
      <w:r>
        <w:rPr>
          <w:noProof/>
        </w:rPr>
        <w:fldChar w:fldCharType="end"/>
      </w:r>
    </w:p>
    <w:p w14:paraId="48038E4B" w14:textId="77777777" w:rsidR="001779EE" w:rsidRDefault="001779EE">
      <w:pPr>
        <w:pStyle w:val="TOC2"/>
        <w:tabs>
          <w:tab w:val="left" w:pos="1325"/>
        </w:tabs>
        <w:rPr>
          <w:rFonts w:asciiTheme="minorHAnsi" w:eastAsiaTheme="minorEastAsia" w:hAnsiTheme="minorHAnsi" w:cstheme="minorBidi"/>
          <w:sz w:val="24"/>
          <w:szCs w:val="24"/>
          <w:lang w:eastAsia="ja-JP"/>
        </w:rPr>
      </w:pPr>
      <w:r>
        <w:t>5.2</w:t>
      </w:r>
      <w:r>
        <w:rPr>
          <w:rFonts w:asciiTheme="minorHAnsi" w:eastAsiaTheme="minorEastAsia" w:hAnsiTheme="minorHAnsi" w:cstheme="minorBidi"/>
          <w:sz w:val="24"/>
          <w:szCs w:val="24"/>
          <w:lang w:eastAsia="ja-JP"/>
        </w:rPr>
        <w:tab/>
      </w:r>
      <w:r>
        <w:t>BIX deployment</w:t>
      </w:r>
      <w:r>
        <w:tab/>
      </w:r>
      <w:r>
        <w:fldChar w:fldCharType="begin"/>
      </w:r>
      <w:r>
        <w:instrText xml:space="preserve"> PAGEREF _Toc387058531 \h </w:instrText>
      </w:r>
      <w:r>
        <w:fldChar w:fldCharType="separate"/>
      </w:r>
      <w:r>
        <w:t>17</w:t>
      </w:r>
      <w:r>
        <w:fldChar w:fldCharType="end"/>
      </w:r>
    </w:p>
    <w:p w14:paraId="4B769FF9" w14:textId="77777777" w:rsidR="001779EE" w:rsidRDefault="001779EE">
      <w:pPr>
        <w:pStyle w:val="TOC2"/>
        <w:tabs>
          <w:tab w:val="left" w:pos="1325"/>
        </w:tabs>
        <w:rPr>
          <w:rFonts w:asciiTheme="minorHAnsi" w:eastAsiaTheme="minorEastAsia" w:hAnsiTheme="minorHAnsi" w:cstheme="minorBidi"/>
          <w:sz w:val="24"/>
          <w:szCs w:val="24"/>
          <w:lang w:eastAsia="ja-JP"/>
        </w:rPr>
      </w:pPr>
      <w:r>
        <w:t>5.3</w:t>
      </w:r>
      <w:r>
        <w:rPr>
          <w:rFonts w:asciiTheme="minorHAnsi" w:eastAsiaTheme="minorEastAsia" w:hAnsiTheme="minorHAnsi" w:cstheme="minorBidi"/>
          <w:sz w:val="24"/>
          <w:szCs w:val="24"/>
          <w:lang w:eastAsia="ja-JP"/>
        </w:rPr>
        <w:tab/>
      </w:r>
      <w:r>
        <w:t>Report Deployment</w:t>
      </w:r>
      <w:r>
        <w:tab/>
      </w:r>
      <w:r>
        <w:fldChar w:fldCharType="begin"/>
      </w:r>
      <w:r>
        <w:instrText xml:space="preserve"> PAGEREF _Toc387058532 \h </w:instrText>
      </w:r>
      <w:r>
        <w:fldChar w:fldCharType="separate"/>
      </w:r>
      <w:r>
        <w:t>30</w:t>
      </w:r>
      <w:r>
        <w:fldChar w:fldCharType="end"/>
      </w:r>
    </w:p>
    <w:p w14:paraId="20E3ED4C" w14:textId="77777777" w:rsidR="001779EE" w:rsidRDefault="001779EE">
      <w:pPr>
        <w:pStyle w:val="TOC2"/>
        <w:tabs>
          <w:tab w:val="left" w:pos="1325"/>
        </w:tabs>
        <w:rPr>
          <w:rFonts w:asciiTheme="minorHAnsi" w:eastAsiaTheme="minorEastAsia" w:hAnsiTheme="minorHAnsi" w:cstheme="minorBidi"/>
          <w:sz w:val="24"/>
          <w:szCs w:val="24"/>
          <w:lang w:eastAsia="ja-JP"/>
        </w:rPr>
      </w:pPr>
      <w:r>
        <w:t>5.4</w:t>
      </w:r>
      <w:r>
        <w:rPr>
          <w:rFonts w:asciiTheme="minorHAnsi" w:eastAsiaTheme="minorEastAsia" w:hAnsiTheme="minorHAnsi" w:cstheme="minorBidi"/>
          <w:sz w:val="24"/>
          <w:szCs w:val="24"/>
          <w:lang w:eastAsia="ja-JP"/>
        </w:rPr>
        <w:tab/>
      </w:r>
      <w:r>
        <w:t>Java Module Build</w:t>
      </w:r>
      <w:r>
        <w:tab/>
      </w:r>
      <w:r>
        <w:fldChar w:fldCharType="begin"/>
      </w:r>
      <w:r>
        <w:instrText xml:space="preserve"> PAGEREF _Toc387058533 \h </w:instrText>
      </w:r>
      <w:r>
        <w:fldChar w:fldCharType="separate"/>
      </w:r>
      <w:r>
        <w:t>32</w:t>
      </w:r>
      <w:r>
        <w:fldChar w:fldCharType="end"/>
      </w:r>
    </w:p>
    <w:p w14:paraId="63134E48" w14:textId="77777777" w:rsidR="001779EE" w:rsidRDefault="001779EE">
      <w:pPr>
        <w:pStyle w:val="TOC3"/>
        <w:tabs>
          <w:tab w:val="left" w:pos="1448"/>
        </w:tabs>
        <w:rPr>
          <w:rFonts w:asciiTheme="minorHAnsi" w:eastAsiaTheme="minorEastAsia" w:hAnsiTheme="minorHAnsi" w:cstheme="minorBidi"/>
          <w:noProof/>
          <w:sz w:val="24"/>
          <w:szCs w:val="24"/>
          <w:lang w:eastAsia="ja-JP"/>
        </w:rPr>
      </w:pPr>
      <w:r>
        <w:rPr>
          <w:noProof/>
        </w:rPr>
        <w:t>5.4.1</w:t>
      </w:r>
      <w:r>
        <w:rPr>
          <w:rFonts w:asciiTheme="minorHAnsi" w:eastAsiaTheme="minorEastAsia" w:hAnsiTheme="minorHAnsi" w:cstheme="minorBidi"/>
          <w:noProof/>
          <w:sz w:val="24"/>
          <w:szCs w:val="24"/>
          <w:lang w:eastAsia="ja-JP"/>
        </w:rPr>
        <w:tab/>
      </w:r>
      <w:r>
        <w:rPr>
          <w:noProof/>
        </w:rPr>
        <w:t>CMS PDF Module</w:t>
      </w:r>
      <w:r>
        <w:rPr>
          <w:noProof/>
        </w:rPr>
        <w:tab/>
      </w:r>
      <w:r>
        <w:rPr>
          <w:noProof/>
        </w:rPr>
        <w:fldChar w:fldCharType="begin"/>
      </w:r>
      <w:r>
        <w:rPr>
          <w:noProof/>
        </w:rPr>
        <w:instrText xml:space="preserve"> PAGEREF _Toc387058534 \h </w:instrText>
      </w:r>
      <w:r>
        <w:rPr>
          <w:noProof/>
        </w:rPr>
      </w:r>
      <w:r>
        <w:rPr>
          <w:noProof/>
        </w:rPr>
        <w:fldChar w:fldCharType="separate"/>
      </w:r>
      <w:r>
        <w:rPr>
          <w:noProof/>
        </w:rPr>
        <w:t>32</w:t>
      </w:r>
      <w:r>
        <w:rPr>
          <w:noProof/>
        </w:rPr>
        <w:fldChar w:fldCharType="end"/>
      </w:r>
    </w:p>
    <w:p w14:paraId="76AEF98B" w14:textId="77777777" w:rsidR="001779EE" w:rsidRDefault="001779EE">
      <w:pPr>
        <w:pStyle w:val="TOC4"/>
        <w:tabs>
          <w:tab w:val="left" w:pos="2115"/>
        </w:tabs>
        <w:rPr>
          <w:rFonts w:asciiTheme="minorHAnsi" w:eastAsiaTheme="minorEastAsia" w:hAnsiTheme="minorHAnsi" w:cstheme="minorBidi"/>
          <w:noProof/>
          <w:sz w:val="24"/>
          <w:szCs w:val="24"/>
          <w:lang w:eastAsia="ja-JP"/>
        </w:rPr>
      </w:pPr>
      <w:r>
        <w:rPr>
          <w:noProof/>
        </w:rPr>
        <w:t>5.4.1.1</w:t>
      </w:r>
      <w:r>
        <w:rPr>
          <w:rFonts w:asciiTheme="minorHAnsi" w:eastAsiaTheme="minorEastAsia" w:hAnsiTheme="minorHAnsi" w:cstheme="minorBidi"/>
          <w:noProof/>
          <w:sz w:val="24"/>
          <w:szCs w:val="24"/>
          <w:lang w:eastAsia="ja-JP"/>
        </w:rPr>
        <w:tab/>
      </w:r>
      <w:r>
        <w:rPr>
          <w:noProof/>
        </w:rPr>
        <w:t>Pre-requisite:</w:t>
      </w:r>
      <w:r>
        <w:rPr>
          <w:noProof/>
        </w:rPr>
        <w:tab/>
      </w:r>
      <w:r>
        <w:rPr>
          <w:noProof/>
        </w:rPr>
        <w:fldChar w:fldCharType="begin"/>
      </w:r>
      <w:r>
        <w:rPr>
          <w:noProof/>
        </w:rPr>
        <w:instrText xml:space="preserve"> PAGEREF _Toc387058535 \h </w:instrText>
      </w:r>
      <w:r>
        <w:rPr>
          <w:noProof/>
        </w:rPr>
      </w:r>
      <w:r>
        <w:rPr>
          <w:noProof/>
        </w:rPr>
        <w:fldChar w:fldCharType="separate"/>
      </w:r>
      <w:r>
        <w:rPr>
          <w:noProof/>
        </w:rPr>
        <w:t>32</w:t>
      </w:r>
      <w:r>
        <w:rPr>
          <w:noProof/>
        </w:rPr>
        <w:fldChar w:fldCharType="end"/>
      </w:r>
    </w:p>
    <w:p w14:paraId="31A83E16" w14:textId="77777777" w:rsidR="001779EE" w:rsidRDefault="001779EE">
      <w:pPr>
        <w:pStyle w:val="TOC4"/>
        <w:tabs>
          <w:tab w:val="left" w:pos="2115"/>
        </w:tabs>
        <w:rPr>
          <w:rFonts w:asciiTheme="minorHAnsi" w:eastAsiaTheme="minorEastAsia" w:hAnsiTheme="minorHAnsi" w:cstheme="minorBidi"/>
          <w:noProof/>
          <w:sz w:val="24"/>
          <w:szCs w:val="24"/>
          <w:lang w:eastAsia="ja-JP"/>
        </w:rPr>
      </w:pPr>
      <w:r>
        <w:rPr>
          <w:noProof/>
        </w:rPr>
        <w:t>5.4.1.2</w:t>
      </w:r>
      <w:r>
        <w:rPr>
          <w:rFonts w:asciiTheme="minorHAnsi" w:eastAsiaTheme="minorEastAsia" w:hAnsiTheme="minorHAnsi" w:cstheme="minorBidi"/>
          <w:noProof/>
          <w:sz w:val="24"/>
          <w:szCs w:val="24"/>
          <w:lang w:eastAsia="ja-JP"/>
        </w:rPr>
        <w:tab/>
      </w:r>
      <w:r>
        <w:rPr>
          <w:noProof/>
        </w:rPr>
        <w:t>Build Steps</w:t>
      </w:r>
      <w:r>
        <w:rPr>
          <w:noProof/>
        </w:rPr>
        <w:tab/>
      </w:r>
      <w:r>
        <w:rPr>
          <w:noProof/>
        </w:rPr>
        <w:fldChar w:fldCharType="begin"/>
      </w:r>
      <w:r>
        <w:rPr>
          <w:noProof/>
        </w:rPr>
        <w:instrText xml:space="preserve"> PAGEREF _Toc387058536 \h </w:instrText>
      </w:r>
      <w:r>
        <w:rPr>
          <w:noProof/>
        </w:rPr>
      </w:r>
      <w:r>
        <w:rPr>
          <w:noProof/>
        </w:rPr>
        <w:fldChar w:fldCharType="separate"/>
      </w:r>
      <w:r>
        <w:rPr>
          <w:noProof/>
        </w:rPr>
        <w:t>33</w:t>
      </w:r>
      <w:r>
        <w:rPr>
          <w:noProof/>
        </w:rPr>
        <w:fldChar w:fldCharType="end"/>
      </w:r>
    </w:p>
    <w:p w14:paraId="1E629DBF" w14:textId="77777777" w:rsidR="001779EE" w:rsidRDefault="001779EE">
      <w:pPr>
        <w:pStyle w:val="TOC4"/>
        <w:tabs>
          <w:tab w:val="left" w:pos="2115"/>
        </w:tabs>
        <w:rPr>
          <w:rFonts w:asciiTheme="minorHAnsi" w:eastAsiaTheme="minorEastAsia" w:hAnsiTheme="minorHAnsi" w:cstheme="minorBidi"/>
          <w:noProof/>
          <w:sz w:val="24"/>
          <w:szCs w:val="24"/>
          <w:lang w:eastAsia="ja-JP"/>
        </w:rPr>
      </w:pPr>
      <w:r>
        <w:rPr>
          <w:noProof/>
        </w:rPr>
        <w:t>5.4.1.3</w:t>
      </w:r>
      <w:r>
        <w:rPr>
          <w:rFonts w:asciiTheme="minorHAnsi" w:eastAsiaTheme="minorEastAsia" w:hAnsiTheme="minorHAnsi" w:cstheme="minorBidi"/>
          <w:noProof/>
          <w:sz w:val="24"/>
          <w:szCs w:val="24"/>
          <w:lang w:eastAsia="ja-JP"/>
        </w:rPr>
        <w:tab/>
      </w:r>
      <w:r>
        <w:rPr>
          <w:noProof/>
        </w:rPr>
        <w:t>Static Files for the Initial Deployment</w:t>
      </w:r>
      <w:r>
        <w:rPr>
          <w:noProof/>
        </w:rPr>
        <w:tab/>
      </w:r>
      <w:r>
        <w:rPr>
          <w:noProof/>
        </w:rPr>
        <w:fldChar w:fldCharType="begin"/>
      </w:r>
      <w:r>
        <w:rPr>
          <w:noProof/>
        </w:rPr>
        <w:instrText xml:space="preserve"> PAGEREF _Toc387058537 \h </w:instrText>
      </w:r>
      <w:r>
        <w:rPr>
          <w:noProof/>
        </w:rPr>
      </w:r>
      <w:r>
        <w:rPr>
          <w:noProof/>
        </w:rPr>
        <w:fldChar w:fldCharType="separate"/>
      </w:r>
      <w:r>
        <w:rPr>
          <w:noProof/>
        </w:rPr>
        <w:t>33</w:t>
      </w:r>
      <w:r>
        <w:rPr>
          <w:noProof/>
        </w:rPr>
        <w:fldChar w:fldCharType="end"/>
      </w:r>
    </w:p>
    <w:p w14:paraId="484A745D" w14:textId="77777777" w:rsidR="001779EE" w:rsidRDefault="001779EE">
      <w:pPr>
        <w:pStyle w:val="TOC2"/>
        <w:tabs>
          <w:tab w:val="left" w:pos="1325"/>
        </w:tabs>
        <w:rPr>
          <w:rFonts w:asciiTheme="minorHAnsi" w:eastAsiaTheme="minorEastAsia" w:hAnsiTheme="minorHAnsi" w:cstheme="minorBidi"/>
          <w:sz w:val="24"/>
          <w:szCs w:val="24"/>
          <w:lang w:eastAsia="ja-JP"/>
        </w:rPr>
      </w:pPr>
      <w:r w:rsidRPr="0066366F">
        <w:rPr>
          <w:rFonts w:cs="Arial"/>
        </w:rPr>
        <w:t>5.5</w:t>
      </w:r>
      <w:r>
        <w:rPr>
          <w:rFonts w:asciiTheme="minorHAnsi" w:eastAsiaTheme="minorEastAsia" w:hAnsiTheme="minorHAnsi" w:cstheme="minorBidi"/>
          <w:sz w:val="24"/>
          <w:szCs w:val="24"/>
          <w:lang w:eastAsia="ja-JP"/>
        </w:rPr>
        <w:tab/>
      </w:r>
      <w:r w:rsidRPr="0066366F">
        <w:rPr>
          <w:rFonts w:cs="Arial"/>
        </w:rPr>
        <w:t>UI Module Packaging</w:t>
      </w:r>
      <w:r>
        <w:tab/>
      </w:r>
      <w:r>
        <w:fldChar w:fldCharType="begin"/>
      </w:r>
      <w:r>
        <w:instrText xml:space="preserve"> PAGEREF _Toc387058538 \h </w:instrText>
      </w:r>
      <w:r>
        <w:fldChar w:fldCharType="separate"/>
      </w:r>
      <w:r>
        <w:t>34</w:t>
      </w:r>
      <w:r>
        <w:fldChar w:fldCharType="end"/>
      </w:r>
    </w:p>
    <w:p w14:paraId="6B5EF4AA" w14:textId="77777777" w:rsidR="001779EE" w:rsidRDefault="001779EE">
      <w:pPr>
        <w:pStyle w:val="TOC3"/>
        <w:tabs>
          <w:tab w:val="left" w:pos="1448"/>
        </w:tabs>
        <w:rPr>
          <w:rFonts w:asciiTheme="minorHAnsi" w:eastAsiaTheme="minorEastAsia" w:hAnsiTheme="minorHAnsi" w:cstheme="minorBidi"/>
          <w:noProof/>
          <w:sz w:val="24"/>
          <w:szCs w:val="24"/>
          <w:lang w:eastAsia="ja-JP"/>
        </w:rPr>
      </w:pPr>
      <w:r>
        <w:rPr>
          <w:noProof/>
        </w:rPr>
        <w:t>5.5.1</w:t>
      </w:r>
      <w:r>
        <w:rPr>
          <w:rFonts w:asciiTheme="minorHAnsi" w:eastAsiaTheme="minorEastAsia" w:hAnsiTheme="minorHAnsi" w:cstheme="minorBidi"/>
          <w:noProof/>
          <w:sz w:val="24"/>
          <w:szCs w:val="24"/>
          <w:lang w:eastAsia="ja-JP"/>
        </w:rPr>
        <w:tab/>
      </w:r>
      <w:r w:rsidRPr="0066366F">
        <w:rPr>
          <w:rFonts w:cs="Arial"/>
          <w:noProof/>
        </w:rPr>
        <w:t>Pre-requisite on DEV Server</w:t>
      </w:r>
      <w:r>
        <w:rPr>
          <w:noProof/>
        </w:rPr>
        <w:tab/>
      </w:r>
      <w:r>
        <w:rPr>
          <w:noProof/>
        </w:rPr>
        <w:fldChar w:fldCharType="begin"/>
      </w:r>
      <w:r>
        <w:rPr>
          <w:noProof/>
        </w:rPr>
        <w:instrText xml:space="preserve"> PAGEREF _Toc387058539 \h </w:instrText>
      </w:r>
      <w:r>
        <w:rPr>
          <w:noProof/>
        </w:rPr>
      </w:r>
      <w:r>
        <w:rPr>
          <w:noProof/>
        </w:rPr>
        <w:fldChar w:fldCharType="separate"/>
      </w:r>
      <w:r>
        <w:rPr>
          <w:noProof/>
        </w:rPr>
        <w:t>34</w:t>
      </w:r>
      <w:r>
        <w:rPr>
          <w:noProof/>
        </w:rPr>
        <w:fldChar w:fldCharType="end"/>
      </w:r>
    </w:p>
    <w:p w14:paraId="34DD18A4" w14:textId="77777777" w:rsidR="001779EE" w:rsidRDefault="001779EE">
      <w:pPr>
        <w:pStyle w:val="TOC3"/>
        <w:tabs>
          <w:tab w:val="left" w:pos="1448"/>
        </w:tabs>
        <w:rPr>
          <w:rFonts w:asciiTheme="minorHAnsi" w:eastAsiaTheme="minorEastAsia" w:hAnsiTheme="minorHAnsi" w:cstheme="minorBidi"/>
          <w:noProof/>
          <w:sz w:val="24"/>
          <w:szCs w:val="24"/>
          <w:lang w:eastAsia="ja-JP"/>
        </w:rPr>
      </w:pPr>
      <w:r>
        <w:rPr>
          <w:noProof/>
        </w:rPr>
        <w:t>5.5.2</w:t>
      </w:r>
      <w:r>
        <w:rPr>
          <w:rFonts w:asciiTheme="minorHAnsi" w:eastAsiaTheme="minorEastAsia" w:hAnsiTheme="minorHAnsi" w:cstheme="minorBidi"/>
          <w:noProof/>
          <w:sz w:val="24"/>
          <w:szCs w:val="24"/>
          <w:lang w:eastAsia="ja-JP"/>
        </w:rPr>
        <w:tab/>
      </w:r>
      <w:r>
        <w:rPr>
          <w:noProof/>
        </w:rPr>
        <w:t>Packaging Steps</w:t>
      </w:r>
      <w:r>
        <w:rPr>
          <w:noProof/>
        </w:rPr>
        <w:tab/>
      </w:r>
      <w:r>
        <w:rPr>
          <w:noProof/>
        </w:rPr>
        <w:fldChar w:fldCharType="begin"/>
      </w:r>
      <w:r>
        <w:rPr>
          <w:noProof/>
        </w:rPr>
        <w:instrText xml:space="preserve"> PAGEREF _Toc387058540 \h </w:instrText>
      </w:r>
      <w:r>
        <w:rPr>
          <w:noProof/>
        </w:rPr>
      </w:r>
      <w:r>
        <w:rPr>
          <w:noProof/>
        </w:rPr>
        <w:fldChar w:fldCharType="separate"/>
      </w:r>
      <w:r>
        <w:rPr>
          <w:noProof/>
        </w:rPr>
        <w:t>35</w:t>
      </w:r>
      <w:r>
        <w:rPr>
          <w:noProof/>
        </w:rPr>
        <w:fldChar w:fldCharType="end"/>
      </w:r>
    </w:p>
    <w:p w14:paraId="21072139" w14:textId="77777777" w:rsidR="001779EE" w:rsidRDefault="001779EE">
      <w:pPr>
        <w:pStyle w:val="TOC2"/>
        <w:tabs>
          <w:tab w:val="left" w:pos="1325"/>
        </w:tabs>
        <w:rPr>
          <w:rFonts w:asciiTheme="minorHAnsi" w:eastAsiaTheme="minorEastAsia" w:hAnsiTheme="minorHAnsi" w:cstheme="minorBidi"/>
          <w:sz w:val="24"/>
          <w:szCs w:val="24"/>
          <w:lang w:eastAsia="ja-JP"/>
        </w:rPr>
      </w:pPr>
      <w:r>
        <w:t>5.6</w:t>
      </w:r>
      <w:r>
        <w:rPr>
          <w:rFonts w:asciiTheme="minorHAnsi" w:eastAsiaTheme="minorEastAsia" w:hAnsiTheme="minorHAnsi" w:cstheme="minorBidi"/>
          <w:sz w:val="24"/>
          <w:szCs w:val="24"/>
          <w:lang w:eastAsia="ja-JP"/>
        </w:rPr>
        <w:tab/>
      </w:r>
      <w:r>
        <w:t>Web Application (UI Module) Deployment</w:t>
      </w:r>
      <w:r>
        <w:tab/>
      </w:r>
      <w:r>
        <w:fldChar w:fldCharType="begin"/>
      </w:r>
      <w:r>
        <w:instrText xml:space="preserve"> PAGEREF _Toc387058541 \h </w:instrText>
      </w:r>
      <w:r>
        <w:fldChar w:fldCharType="separate"/>
      </w:r>
      <w:r>
        <w:t>35</w:t>
      </w:r>
      <w:r>
        <w:fldChar w:fldCharType="end"/>
      </w:r>
    </w:p>
    <w:p w14:paraId="299252C9" w14:textId="77777777" w:rsidR="001779EE" w:rsidRDefault="001779EE">
      <w:pPr>
        <w:pStyle w:val="TOC2"/>
        <w:tabs>
          <w:tab w:val="left" w:pos="1325"/>
        </w:tabs>
        <w:rPr>
          <w:rFonts w:asciiTheme="minorHAnsi" w:eastAsiaTheme="minorEastAsia" w:hAnsiTheme="minorHAnsi" w:cstheme="minorBidi"/>
          <w:sz w:val="24"/>
          <w:szCs w:val="24"/>
          <w:lang w:eastAsia="ja-JP"/>
        </w:rPr>
      </w:pPr>
      <w:r>
        <w:t>5.7</w:t>
      </w:r>
      <w:r>
        <w:rPr>
          <w:rFonts w:asciiTheme="minorHAnsi" w:eastAsiaTheme="minorEastAsia" w:hAnsiTheme="minorHAnsi" w:cstheme="minorBidi"/>
          <w:sz w:val="24"/>
          <w:szCs w:val="24"/>
          <w:lang w:eastAsia="ja-JP"/>
        </w:rPr>
        <w:tab/>
      </w:r>
      <w:r>
        <w:t>Configuration</w:t>
      </w:r>
      <w:r>
        <w:tab/>
      </w:r>
      <w:r>
        <w:fldChar w:fldCharType="begin"/>
      </w:r>
      <w:r>
        <w:instrText xml:space="preserve"> PAGEREF _Toc387058542 \h </w:instrText>
      </w:r>
      <w:r>
        <w:fldChar w:fldCharType="separate"/>
      </w:r>
      <w:r>
        <w:t>37</w:t>
      </w:r>
      <w:r>
        <w:fldChar w:fldCharType="end"/>
      </w:r>
    </w:p>
    <w:p w14:paraId="6D7EC302" w14:textId="77777777" w:rsidR="001779EE" w:rsidRDefault="001779EE">
      <w:pPr>
        <w:pStyle w:val="TOC3"/>
        <w:tabs>
          <w:tab w:val="left" w:pos="1448"/>
        </w:tabs>
        <w:rPr>
          <w:rFonts w:asciiTheme="minorHAnsi" w:eastAsiaTheme="minorEastAsia" w:hAnsiTheme="minorHAnsi" w:cstheme="minorBidi"/>
          <w:noProof/>
          <w:sz w:val="24"/>
          <w:szCs w:val="24"/>
          <w:lang w:eastAsia="ja-JP"/>
        </w:rPr>
      </w:pPr>
      <w:r>
        <w:rPr>
          <w:noProof/>
        </w:rPr>
        <w:t>5.7.1</w:t>
      </w:r>
      <w:r>
        <w:rPr>
          <w:rFonts w:asciiTheme="minorHAnsi" w:eastAsiaTheme="minorEastAsia" w:hAnsiTheme="minorHAnsi" w:cstheme="minorBidi"/>
          <w:noProof/>
          <w:sz w:val="24"/>
          <w:szCs w:val="24"/>
          <w:lang w:eastAsia="ja-JP"/>
        </w:rPr>
        <w:tab/>
      </w:r>
      <w:r>
        <w:rPr>
          <w:noProof/>
        </w:rPr>
        <w:t>BizFlow Server Configuration files.</w:t>
      </w:r>
      <w:r>
        <w:rPr>
          <w:noProof/>
        </w:rPr>
        <w:tab/>
      </w:r>
      <w:r>
        <w:rPr>
          <w:noProof/>
        </w:rPr>
        <w:fldChar w:fldCharType="begin"/>
      </w:r>
      <w:r>
        <w:rPr>
          <w:noProof/>
        </w:rPr>
        <w:instrText xml:space="preserve"> PAGEREF _Toc387058543 \h </w:instrText>
      </w:r>
      <w:r>
        <w:rPr>
          <w:noProof/>
        </w:rPr>
      </w:r>
      <w:r>
        <w:rPr>
          <w:noProof/>
        </w:rPr>
        <w:fldChar w:fldCharType="separate"/>
      </w:r>
      <w:r>
        <w:rPr>
          <w:noProof/>
        </w:rPr>
        <w:t>37</w:t>
      </w:r>
      <w:r>
        <w:rPr>
          <w:noProof/>
        </w:rPr>
        <w:fldChar w:fldCharType="end"/>
      </w:r>
    </w:p>
    <w:p w14:paraId="330C0356" w14:textId="77777777" w:rsidR="001779EE" w:rsidRDefault="001779EE">
      <w:pPr>
        <w:pStyle w:val="TOC4"/>
        <w:tabs>
          <w:tab w:val="left" w:pos="2115"/>
        </w:tabs>
        <w:rPr>
          <w:rFonts w:asciiTheme="minorHAnsi" w:eastAsiaTheme="minorEastAsia" w:hAnsiTheme="minorHAnsi" w:cstheme="minorBidi"/>
          <w:noProof/>
          <w:sz w:val="24"/>
          <w:szCs w:val="24"/>
          <w:lang w:eastAsia="ja-JP"/>
        </w:rPr>
      </w:pPr>
      <w:r>
        <w:rPr>
          <w:noProof/>
        </w:rPr>
        <w:t>5.7.1.1</w:t>
      </w:r>
      <w:r>
        <w:rPr>
          <w:rFonts w:asciiTheme="minorHAnsi" w:eastAsiaTheme="minorEastAsia" w:hAnsiTheme="minorHAnsi" w:cstheme="minorBidi"/>
          <w:noProof/>
          <w:sz w:val="24"/>
          <w:szCs w:val="24"/>
          <w:lang w:eastAsia="ja-JP"/>
        </w:rPr>
        <w:tab/>
      </w:r>
      <w:r>
        <w:rPr>
          <w:noProof/>
        </w:rPr>
        <w:t>server.ini Configuration</w:t>
      </w:r>
      <w:r>
        <w:rPr>
          <w:noProof/>
        </w:rPr>
        <w:tab/>
      </w:r>
      <w:bookmarkStart w:id="16" w:name="_GoBack"/>
      <w:bookmarkEnd w:id="16"/>
      <w:r>
        <w:rPr>
          <w:noProof/>
        </w:rPr>
        <w:fldChar w:fldCharType="begin"/>
      </w:r>
      <w:r>
        <w:rPr>
          <w:noProof/>
        </w:rPr>
        <w:instrText xml:space="preserve"> PAGEREF _Toc387058544 \h </w:instrText>
      </w:r>
      <w:r>
        <w:rPr>
          <w:noProof/>
        </w:rPr>
      </w:r>
      <w:r>
        <w:rPr>
          <w:noProof/>
        </w:rPr>
        <w:fldChar w:fldCharType="separate"/>
      </w:r>
      <w:r>
        <w:rPr>
          <w:noProof/>
        </w:rPr>
        <w:t>37</w:t>
      </w:r>
      <w:r>
        <w:rPr>
          <w:noProof/>
        </w:rPr>
        <w:fldChar w:fldCharType="end"/>
      </w:r>
    </w:p>
    <w:p w14:paraId="6EE8CB63" w14:textId="77777777" w:rsidR="001779EE" w:rsidRDefault="001779EE">
      <w:pPr>
        <w:pStyle w:val="TOC4"/>
        <w:tabs>
          <w:tab w:val="left" w:pos="2115"/>
        </w:tabs>
        <w:rPr>
          <w:rFonts w:asciiTheme="minorHAnsi" w:eastAsiaTheme="minorEastAsia" w:hAnsiTheme="minorHAnsi" w:cstheme="minorBidi"/>
          <w:noProof/>
          <w:sz w:val="24"/>
          <w:szCs w:val="24"/>
          <w:lang w:eastAsia="ja-JP"/>
        </w:rPr>
      </w:pPr>
      <w:r>
        <w:rPr>
          <w:noProof/>
        </w:rPr>
        <w:t>5.7.1.2</w:t>
      </w:r>
      <w:r>
        <w:rPr>
          <w:rFonts w:asciiTheme="minorHAnsi" w:eastAsiaTheme="minorEastAsia" w:hAnsiTheme="minorHAnsi" w:cstheme="minorBidi"/>
          <w:noProof/>
          <w:sz w:val="24"/>
          <w:szCs w:val="24"/>
          <w:lang w:eastAsia="ja-JP"/>
        </w:rPr>
        <w:tab/>
      </w:r>
      <w:r>
        <w:rPr>
          <w:noProof/>
        </w:rPr>
        <w:t>hwserver.ini Configuration</w:t>
      </w:r>
      <w:r>
        <w:rPr>
          <w:noProof/>
        </w:rPr>
        <w:tab/>
      </w:r>
      <w:r>
        <w:rPr>
          <w:noProof/>
        </w:rPr>
        <w:fldChar w:fldCharType="begin"/>
      </w:r>
      <w:r>
        <w:rPr>
          <w:noProof/>
        </w:rPr>
        <w:instrText xml:space="preserve"> PAGEREF _Toc387058545 \h </w:instrText>
      </w:r>
      <w:r>
        <w:rPr>
          <w:noProof/>
        </w:rPr>
      </w:r>
      <w:r>
        <w:rPr>
          <w:noProof/>
        </w:rPr>
        <w:fldChar w:fldCharType="separate"/>
      </w:r>
      <w:r>
        <w:rPr>
          <w:noProof/>
        </w:rPr>
        <w:t>38</w:t>
      </w:r>
      <w:r>
        <w:rPr>
          <w:noProof/>
        </w:rPr>
        <w:fldChar w:fldCharType="end"/>
      </w:r>
    </w:p>
    <w:p w14:paraId="73CF8A4D" w14:textId="77777777" w:rsidR="001779EE" w:rsidRDefault="001779EE">
      <w:pPr>
        <w:pStyle w:val="TOC3"/>
        <w:tabs>
          <w:tab w:val="left" w:pos="1448"/>
        </w:tabs>
        <w:rPr>
          <w:rFonts w:asciiTheme="minorHAnsi" w:eastAsiaTheme="minorEastAsia" w:hAnsiTheme="minorHAnsi" w:cstheme="minorBidi"/>
          <w:noProof/>
          <w:sz w:val="24"/>
          <w:szCs w:val="24"/>
          <w:lang w:eastAsia="ja-JP"/>
        </w:rPr>
      </w:pPr>
      <w:r>
        <w:rPr>
          <w:noProof/>
        </w:rPr>
        <w:t>5.7.2</w:t>
      </w:r>
      <w:r>
        <w:rPr>
          <w:rFonts w:asciiTheme="minorHAnsi" w:eastAsiaTheme="minorEastAsia" w:hAnsiTheme="minorHAnsi" w:cstheme="minorBidi"/>
          <w:noProof/>
          <w:sz w:val="24"/>
          <w:szCs w:val="24"/>
          <w:lang w:eastAsia="ja-JP"/>
        </w:rPr>
        <w:tab/>
      </w:r>
      <w:r>
        <w:rPr>
          <w:noProof/>
        </w:rPr>
        <w:t>Web Server Configuration files.</w:t>
      </w:r>
      <w:r>
        <w:rPr>
          <w:noProof/>
        </w:rPr>
        <w:tab/>
      </w:r>
      <w:r>
        <w:rPr>
          <w:noProof/>
        </w:rPr>
        <w:fldChar w:fldCharType="begin"/>
      </w:r>
      <w:r>
        <w:rPr>
          <w:noProof/>
        </w:rPr>
        <w:instrText xml:space="preserve"> PAGEREF _Toc387058546 \h </w:instrText>
      </w:r>
      <w:r>
        <w:rPr>
          <w:noProof/>
        </w:rPr>
      </w:r>
      <w:r>
        <w:rPr>
          <w:noProof/>
        </w:rPr>
        <w:fldChar w:fldCharType="separate"/>
      </w:r>
      <w:r>
        <w:rPr>
          <w:noProof/>
        </w:rPr>
        <w:t>38</w:t>
      </w:r>
      <w:r>
        <w:rPr>
          <w:noProof/>
        </w:rPr>
        <w:fldChar w:fldCharType="end"/>
      </w:r>
    </w:p>
    <w:p w14:paraId="7BF99731" w14:textId="77777777" w:rsidR="001779EE" w:rsidRDefault="001779EE">
      <w:pPr>
        <w:pStyle w:val="TOC4"/>
        <w:tabs>
          <w:tab w:val="left" w:pos="2115"/>
        </w:tabs>
        <w:rPr>
          <w:rFonts w:asciiTheme="minorHAnsi" w:eastAsiaTheme="minorEastAsia" w:hAnsiTheme="minorHAnsi" w:cstheme="minorBidi"/>
          <w:noProof/>
          <w:sz w:val="24"/>
          <w:szCs w:val="24"/>
          <w:lang w:eastAsia="ja-JP"/>
        </w:rPr>
      </w:pPr>
      <w:r>
        <w:rPr>
          <w:noProof/>
        </w:rPr>
        <w:t>5.7.2.1</w:t>
      </w:r>
      <w:r>
        <w:rPr>
          <w:rFonts w:asciiTheme="minorHAnsi" w:eastAsiaTheme="minorEastAsia" w:hAnsiTheme="minorHAnsi" w:cstheme="minorBidi"/>
          <w:noProof/>
          <w:sz w:val="24"/>
          <w:szCs w:val="24"/>
          <w:lang w:eastAsia="ja-JP"/>
        </w:rPr>
        <w:tab/>
      </w:r>
      <w:r>
        <w:rPr>
          <w:noProof/>
        </w:rPr>
        <w:t>JNDI Configuration</w:t>
      </w:r>
      <w:r>
        <w:rPr>
          <w:noProof/>
        </w:rPr>
        <w:tab/>
      </w:r>
      <w:r>
        <w:rPr>
          <w:noProof/>
        </w:rPr>
        <w:fldChar w:fldCharType="begin"/>
      </w:r>
      <w:r>
        <w:rPr>
          <w:noProof/>
        </w:rPr>
        <w:instrText xml:space="preserve"> PAGEREF _Toc387058547 \h </w:instrText>
      </w:r>
      <w:r>
        <w:rPr>
          <w:noProof/>
        </w:rPr>
      </w:r>
      <w:r>
        <w:rPr>
          <w:noProof/>
        </w:rPr>
        <w:fldChar w:fldCharType="separate"/>
      </w:r>
      <w:r>
        <w:rPr>
          <w:noProof/>
        </w:rPr>
        <w:t>38</w:t>
      </w:r>
      <w:r>
        <w:rPr>
          <w:noProof/>
        </w:rPr>
        <w:fldChar w:fldCharType="end"/>
      </w:r>
    </w:p>
    <w:p w14:paraId="312A304F" w14:textId="77777777" w:rsidR="001779EE" w:rsidRDefault="001779EE">
      <w:pPr>
        <w:pStyle w:val="TOC4"/>
        <w:tabs>
          <w:tab w:val="left" w:pos="2115"/>
        </w:tabs>
        <w:rPr>
          <w:rFonts w:asciiTheme="minorHAnsi" w:eastAsiaTheme="minorEastAsia" w:hAnsiTheme="minorHAnsi" w:cstheme="minorBidi"/>
          <w:noProof/>
          <w:sz w:val="24"/>
          <w:szCs w:val="24"/>
          <w:lang w:eastAsia="ja-JP"/>
        </w:rPr>
      </w:pPr>
      <w:r>
        <w:rPr>
          <w:noProof/>
        </w:rPr>
        <w:t>5.7.2.2</w:t>
      </w:r>
      <w:r>
        <w:rPr>
          <w:rFonts w:asciiTheme="minorHAnsi" w:eastAsiaTheme="minorEastAsia" w:hAnsiTheme="minorHAnsi" w:cstheme="minorBidi"/>
          <w:noProof/>
          <w:sz w:val="24"/>
          <w:szCs w:val="24"/>
          <w:lang w:eastAsia="ja-JP"/>
        </w:rPr>
        <w:tab/>
      </w:r>
      <w:r>
        <w:rPr>
          <w:noProof/>
        </w:rPr>
        <w:t>WebMaker Server Configuration</w:t>
      </w:r>
      <w:r>
        <w:rPr>
          <w:noProof/>
        </w:rPr>
        <w:tab/>
      </w:r>
      <w:r>
        <w:rPr>
          <w:noProof/>
        </w:rPr>
        <w:fldChar w:fldCharType="begin"/>
      </w:r>
      <w:r>
        <w:rPr>
          <w:noProof/>
        </w:rPr>
        <w:instrText xml:space="preserve"> PAGEREF _Toc387058548 \h </w:instrText>
      </w:r>
      <w:r>
        <w:rPr>
          <w:noProof/>
        </w:rPr>
      </w:r>
      <w:r>
        <w:rPr>
          <w:noProof/>
        </w:rPr>
        <w:fldChar w:fldCharType="separate"/>
      </w:r>
      <w:r>
        <w:rPr>
          <w:noProof/>
        </w:rPr>
        <w:t>40</w:t>
      </w:r>
      <w:r>
        <w:rPr>
          <w:noProof/>
        </w:rPr>
        <w:fldChar w:fldCharType="end"/>
      </w:r>
    </w:p>
    <w:p w14:paraId="3A8C03C4" w14:textId="77777777" w:rsidR="001779EE" w:rsidRDefault="001779EE">
      <w:pPr>
        <w:pStyle w:val="TOC4"/>
        <w:tabs>
          <w:tab w:val="left" w:pos="2115"/>
        </w:tabs>
        <w:rPr>
          <w:rFonts w:asciiTheme="minorHAnsi" w:eastAsiaTheme="minorEastAsia" w:hAnsiTheme="minorHAnsi" w:cstheme="minorBidi"/>
          <w:noProof/>
          <w:sz w:val="24"/>
          <w:szCs w:val="24"/>
          <w:lang w:eastAsia="ja-JP"/>
        </w:rPr>
      </w:pPr>
      <w:r>
        <w:rPr>
          <w:noProof/>
        </w:rPr>
        <w:t>5.7.2.3</w:t>
      </w:r>
      <w:r>
        <w:rPr>
          <w:rFonts w:asciiTheme="minorHAnsi" w:eastAsiaTheme="minorEastAsia" w:hAnsiTheme="minorHAnsi" w:cstheme="minorBidi"/>
          <w:noProof/>
          <w:sz w:val="24"/>
          <w:szCs w:val="24"/>
          <w:lang w:eastAsia="ja-JP"/>
        </w:rPr>
        <w:tab/>
      </w:r>
      <w:r>
        <w:rPr>
          <w:noProof/>
        </w:rPr>
        <w:t>BizFlow Advanced Reporting (BAR) Configuration</w:t>
      </w:r>
      <w:r>
        <w:rPr>
          <w:noProof/>
        </w:rPr>
        <w:tab/>
      </w:r>
      <w:r>
        <w:rPr>
          <w:noProof/>
        </w:rPr>
        <w:fldChar w:fldCharType="begin"/>
      </w:r>
      <w:r>
        <w:rPr>
          <w:noProof/>
        </w:rPr>
        <w:instrText xml:space="preserve"> PAGEREF _Toc387058549 \h </w:instrText>
      </w:r>
      <w:r>
        <w:rPr>
          <w:noProof/>
        </w:rPr>
      </w:r>
      <w:r>
        <w:rPr>
          <w:noProof/>
        </w:rPr>
        <w:fldChar w:fldCharType="separate"/>
      </w:r>
      <w:r>
        <w:rPr>
          <w:noProof/>
        </w:rPr>
        <w:t>41</w:t>
      </w:r>
      <w:r>
        <w:rPr>
          <w:noProof/>
        </w:rPr>
        <w:fldChar w:fldCharType="end"/>
      </w:r>
    </w:p>
    <w:p w14:paraId="28795178" w14:textId="77777777" w:rsidR="001779EE" w:rsidRDefault="001779EE">
      <w:pPr>
        <w:pStyle w:val="TOC3"/>
        <w:tabs>
          <w:tab w:val="left" w:pos="1448"/>
        </w:tabs>
        <w:rPr>
          <w:rFonts w:asciiTheme="minorHAnsi" w:eastAsiaTheme="minorEastAsia" w:hAnsiTheme="minorHAnsi" w:cstheme="minorBidi"/>
          <w:noProof/>
          <w:sz w:val="24"/>
          <w:szCs w:val="24"/>
          <w:lang w:eastAsia="ja-JP"/>
        </w:rPr>
      </w:pPr>
      <w:r>
        <w:rPr>
          <w:noProof/>
        </w:rPr>
        <w:t>5.7.3</w:t>
      </w:r>
      <w:r>
        <w:rPr>
          <w:rFonts w:asciiTheme="minorHAnsi" w:eastAsiaTheme="minorEastAsia" w:hAnsiTheme="minorHAnsi" w:cstheme="minorBidi"/>
          <w:noProof/>
          <w:sz w:val="24"/>
          <w:szCs w:val="24"/>
          <w:lang w:eastAsia="ja-JP"/>
        </w:rPr>
        <w:tab/>
      </w:r>
      <w:r>
        <w:rPr>
          <w:noProof/>
        </w:rPr>
        <w:t>BizFlow Web Portal Configuration</w:t>
      </w:r>
      <w:r>
        <w:rPr>
          <w:noProof/>
        </w:rPr>
        <w:tab/>
      </w:r>
      <w:r>
        <w:rPr>
          <w:noProof/>
        </w:rPr>
        <w:fldChar w:fldCharType="begin"/>
      </w:r>
      <w:r>
        <w:rPr>
          <w:noProof/>
        </w:rPr>
        <w:instrText xml:space="preserve"> PAGEREF _Toc387058550 \h </w:instrText>
      </w:r>
      <w:r>
        <w:rPr>
          <w:noProof/>
        </w:rPr>
      </w:r>
      <w:r>
        <w:rPr>
          <w:noProof/>
        </w:rPr>
        <w:fldChar w:fldCharType="separate"/>
      </w:r>
      <w:r>
        <w:rPr>
          <w:noProof/>
        </w:rPr>
        <w:t>41</w:t>
      </w:r>
      <w:r>
        <w:rPr>
          <w:noProof/>
        </w:rPr>
        <w:fldChar w:fldCharType="end"/>
      </w:r>
    </w:p>
    <w:p w14:paraId="51372536" w14:textId="77777777" w:rsidR="001779EE" w:rsidRDefault="001779EE">
      <w:pPr>
        <w:pStyle w:val="TOC3"/>
        <w:tabs>
          <w:tab w:val="left" w:pos="1448"/>
        </w:tabs>
        <w:rPr>
          <w:rFonts w:asciiTheme="minorHAnsi" w:eastAsiaTheme="minorEastAsia" w:hAnsiTheme="minorHAnsi" w:cstheme="minorBidi"/>
          <w:noProof/>
          <w:sz w:val="24"/>
          <w:szCs w:val="24"/>
          <w:lang w:eastAsia="ja-JP"/>
        </w:rPr>
      </w:pPr>
      <w:r>
        <w:rPr>
          <w:noProof/>
        </w:rPr>
        <w:t>5.7.4</w:t>
      </w:r>
      <w:r>
        <w:rPr>
          <w:rFonts w:asciiTheme="minorHAnsi" w:eastAsiaTheme="minorEastAsia" w:hAnsiTheme="minorHAnsi" w:cstheme="minorBidi"/>
          <w:noProof/>
          <w:sz w:val="24"/>
          <w:szCs w:val="24"/>
          <w:lang w:eastAsia="ja-JP"/>
        </w:rPr>
        <w:tab/>
      </w:r>
      <w:r>
        <w:rPr>
          <w:noProof/>
        </w:rPr>
        <w:t>BizFlow Global Variable Configuration</w:t>
      </w:r>
      <w:r>
        <w:rPr>
          <w:noProof/>
        </w:rPr>
        <w:tab/>
      </w:r>
      <w:r>
        <w:rPr>
          <w:noProof/>
        </w:rPr>
        <w:fldChar w:fldCharType="begin"/>
      </w:r>
      <w:r>
        <w:rPr>
          <w:noProof/>
        </w:rPr>
        <w:instrText xml:space="preserve"> PAGEREF _Toc387058551 \h </w:instrText>
      </w:r>
      <w:r>
        <w:rPr>
          <w:noProof/>
        </w:rPr>
      </w:r>
      <w:r>
        <w:rPr>
          <w:noProof/>
        </w:rPr>
        <w:fldChar w:fldCharType="separate"/>
      </w:r>
      <w:r>
        <w:rPr>
          <w:noProof/>
        </w:rPr>
        <w:t>44</w:t>
      </w:r>
      <w:r>
        <w:rPr>
          <w:noProof/>
        </w:rPr>
        <w:fldChar w:fldCharType="end"/>
      </w:r>
    </w:p>
    <w:p w14:paraId="4B9B606F" w14:textId="77777777" w:rsidR="001779EE" w:rsidRDefault="001779EE">
      <w:pPr>
        <w:pStyle w:val="TOC3"/>
        <w:tabs>
          <w:tab w:val="left" w:pos="1448"/>
        </w:tabs>
        <w:rPr>
          <w:rFonts w:asciiTheme="minorHAnsi" w:eastAsiaTheme="minorEastAsia" w:hAnsiTheme="minorHAnsi" w:cstheme="minorBidi"/>
          <w:noProof/>
          <w:sz w:val="24"/>
          <w:szCs w:val="24"/>
          <w:lang w:eastAsia="ja-JP"/>
        </w:rPr>
      </w:pPr>
      <w:r>
        <w:rPr>
          <w:noProof/>
        </w:rPr>
        <w:t>5.7.5</w:t>
      </w:r>
      <w:r>
        <w:rPr>
          <w:rFonts w:asciiTheme="minorHAnsi" w:eastAsiaTheme="minorEastAsia" w:hAnsiTheme="minorHAnsi" w:cstheme="minorBidi"/>
          <w:noProof/>
          <w:sz w:val="24"/>
          <w:szCs w:val="24"/>
          <w:lang w:eastAsia="ja-JP"/>
        </w:rPr>
        <w:tab/>
      </w:r>
      <w:r>
        <w:rPr>
          <w:noProof/>
        </w:rPr>
        <w:t>Internet Explore Configuration</w:t>
      </w:r>
      <w:r>
        <w:rPr>
          <w:noProof/>
        </w:rPr>
        <w:tab/>
      </w:r>
      <w:r>
        <w:rPr>
          <w:noProof/>
        </w:rPr>
        <w:fldChar w:fldCharType="begin"/>
      </w:r>
      <w:r>
        <w:rPr>
          <w:noProof/>
        </w:rPr>
        <w:instrText xml:space="preserve"> PAGEREF _Toc387058552 \h </w:instrText>
      </w:r>
      <w:r>
        <w:rPr>
          <w:noProof/>
        </w:rPr>
      </w:r>
      <w:r>
        <w:rPr>
          <w:noProof/>
        </w:rPr>
        <w:fldChar w:fldCharType="separate"/>
      </w:r>
      <w:r>
        <w:rPr>
          <w:noProof/>
        </w:rPr>
        <w:t>45</w:t>
      </w:r>
      <w:r>
        <w:rPr>
          <w:noProof/>
        </w:rPr>
        <w:fldChar w:fldCharType="end"/>
      </w:r>
    </w:p>
    <w:p w14:paraId="5ECB997A" w14:textId="77777777" w:rsidR="00E52D0D" w:rsidDel="001779EE" w:rsidRDefault="00E52D0D">
      <w:pPr>
        <w:pStyle w:val="TOC1"/>
        <w:tabs>
          <w:tab w:val="clear" w:pos="360"/>
          <w:tab w:val="left" w:pos="351"/>
        </w:tabs>
        <w:rPr>
          <w:del w:id="17" w:author="Steven Yang" w:date="2018-05-04T13:06:00Z"/>
          <w:rFonts w:asciiTheme="minorHAnsi" w:eastAsiaTheme="minorEastAsia" w:hAnsiTheme="minorHAnsi" w:cstheme="minorBidi"/>
          <w:b w:val="0"/>
          <w:noProof/>
          <w:sz w:val="24"/>
          <w:szCs w:val="24"/>
          <w:lang w:eastAsia="ja-JP"/>
        </w:rPr>
      </w:pPr>
      <w:del w:id="18" w:author="Steven Yang" w:date="2018-05-04T13:06:00Z">
        <w:r w:rsidRPr="0034129E" w:rsidDel="001779EE">
          <w:rPr>
            <w:b w:val="0"/>
            <w:noProof/>
          </w:rPr>
          <w:delText>1</w:delText>
        </w:r>
        <w:r w:rsidDel="001779EE">
          <w:rPr>
            <w:rFonts w:asciiTheme="minorHAnsi" w:eastAsiaTheme="minorEastAsia" w:hAnsiTheme="minorHAnsi" w:cstheme="minorBidi"/>
            <w:b w:val="0"/>
            <w:noProof/>
            <w:sz w:val="24"/>
            <w:szCs w:val="24"/>
            <w:lang w:eastAsia="ja-JP"/>
          </w:rPr>
          <w:tab/>
        </w:r>
        <w:r w:rsidRPr="0034129E" w:rsidDel="001779EE">
          <w:rPr>
            <w:b w:val="0"/>
            <w:noProof/>
          </w:rPr>
          <w:delText>Introduction</w:delText>
        </w:r>
        <w:r w:rsidDel="001779EE">
          <w:rPr>
            <w:noProof/>
          </w:rPr>
          <w:tab/>
          <w:delText>5</w:delText>
        </w:r>
      </w:del>
    </w:p>
    <w:p w14:paraId="43CBC612" w14:textId="77777777" w:rsidR="00E52D0D" w:rsidDel="001779EE" w:rsidRDefault="00E52D0D">
      <w:pPr>
        <w:pStyle w:val="TOC1"/>
        <w:tabs>
          <w:tab w:val="clear" w:pos="360"/>
          <w:tab w:val="left" w:pos="351"/>
        </w:tabs>
        <w:rPr>
          <w:del w:id="19" w:author="Steven Yang" w:date="2018-05-04T13:06:00Z"/>
          <w:rFonts w:asciiTheme="minorHAnsi" w:eastAsiaTheme="minorEastAsia" w:hAnsiTheme="minorHAnsi" w:cstheme="minorBidi"/>
          <w:b w:val="0"/>
          <w:noProof/>
          <w:sz w:val="24"/>
          <w:szCs w:val="24"/>
          <w:lang w:eastAsia="ja-JP"/>
        </w:rPr>
      </w:pPr>
      <w:del w:id="20" w:author="Steven Yang" w:date="2018-05-04T13:06:00Z">
        <w:r w:rsidDel="001779EE">
          <w:rPr>
            <w:noProof/>
          </w:rPr>
          <w:delText>2</w:delText>
        </w:r>
        <w:r w:rsidDel="001779EE">
          <w:rPr>
            <w:rFonts w:asciiTheme="minorHAnsi" w:eastAsiaTheme="minorEastAsia" w:hAnsiTheme="minorHAnsi" w:cstheme="minorBidi"/>
            <w:b w:val="0"/>
            <w:noProof/>
            <w:sz w:val="24"/>
            <w:szCs w:val="24"/>
            <w:lang w:eastAsia="ja-JP"/>
          </w:rPr>
          <w:tab/>
        </w:r>
        <w:r w:rsidDel="001779EE">
          <w:rPr>
            <w:noProof/>
          </w:rPr>
          <w:delText>Required system version information</w:delText>
        </w:r>
        <w:r w:rsidDel="001779EE">
          <w:rPr>
            <w:noProof/>
          </w:rPr>
          <w:tab/>
          <w:delText>6</w:delText>
        </w:r>
      </w:del>
    </w:p>
    <w:p w14:paraId="7B7A77D4" w14:textId="77777777" w:rsidR="00E52D0D" w:rsidDel="001779EE" w:rsidRDefault="00E52D0D">
      <w:pPr>
        <w:pStyle w:val="TOC1"/>
        <w:tabs>
          <w:tab w:val="clear" w:pos="360"/>
          <w:tab w:val="left" w:pos="351"/>
        </w:tabs>
        <w:rPr>
          <w:del w:id="21" w:author="Steven Yang" w:date="2018-05-04T13:06:00Z"/>
          <w:rFonts w:asciiTheme="minorHAnsi" w:eastAsiaTheme="minorEastAsia" w:hAnsiTheme="minorHAnsi" w:cstheme="minorBidi"/>
          <w:b w:val="0"/>
          <w:noProof/>
          <w:sz w:val="24"/>
          <w:szCs w:val="24"/>
          <w:lang w:eastAsia="ja-JP"/>
        </w:rPr>
      </w:pPr>
      <w:del w:id="22" w:author="Steven Yang" w:date="2018-05-04T13:06:00Z">
        <w:r w:rsidDel="001779EE">
          <w:rPr>
            <w:noProof/>
          </w:rPr>
          <w:delText>3</w:delText>
        </w:r>
        <w:r w:rsidDel="001779EE">
          <w:rPr>
            <w:rFonts w:asciiTheme="minorHAnsi" w:eastAsiaTheme="minorEastAsia" w:hAnsiTheme="minorHAnsi" w:cstheme="minorBidi"/>
            <w:b w:val="0"/>
            <w:noProof/>
            <w:sz w:val="24"/>
            <w:szCs w:val="24"/>
            <w:lang w:eastAsia="ja-JP"/>
          </w:rPr>
          <w:tab/>
        </w:r>
        <w:r w:rsidDel="001779EE">
          <w:rPr>
            <w:noProof/>
          </w:rPr>
          <w:delText>Development directory structure</w:delText>
        </w:r>
        <w:r w:rsidDel="001779EE">
          <w:rPr>
            <w:noProof/>
          </w:rPr>
          <w:tab/>
          <w:delText>7</w:delText>
        </w:r>
      </w:del>
    </w:p>
    <w:p w14:paraId="2453F14F" w14:textId="77777777" w:rsidR="00E52D0D" w:rsidDel="001779EE" w:rsidRDefault="00E52D0D">
      <w:pPr>
        <w:pStyle w:val="TOC2"/>
        <w:tabs>
          <w:tab w:val="left" w:pos="1325"/>
        </w:tabs>
        <w:rPr>
          <w:del w:id="23" w:author="Steven Yang" w:date="2018-05-04T13:06:00Z"/>
          <w:rFonts w:asciiTheme="minorHAnsi" w:eastAsiaTheme="minorEastAsia" w:hAnsiTheme="minorHAnsi" w:cstheme="minorBidi"/>
          <w:sz w:val="24"/>
          <w:szCs w:val="24"/>
          <w:lang w:eastAsia="ja-JP"/>
        </w:rPr>
      </w:pPr>
      <w:del w:id="24" w:author="Steven Yang" w:date="2018-05-04T13:06:00Z">
        <w:r w:rsidDel="001779EE">
          <w:delText>3.1</w:delText>
        </w:r>
        <w:r w:rsidDel="001779EE">
          <w:rPr>
            <w:rFonts w:asciiTheme="minorHAnsi" w:eastAsiaTheme="minorEastAsia" w:hAnsiTheme="minorHAnsi" w:cstheme="minorBidi"/>
            <w:sz w:val="24"/>
            <w:szCs w:val="24"/>
            <w:lang w:eastAsia="ja-JP"/>
          </w:rPr>
          <w:tab/>
        </w:r>
        <w:r w:rsidDel="001779EE">
          <w:delText>database Directory contents</w:delText>
        </w:r>
        <w:r w:rsidDel="001779EE">
          <w:tab/>
          <w:delText>7</w:delText>
        </w:r>
      </w:del>
    </w:p>
    <w:p w14:paraId="435D2FC0" w14:textId="77777777" w:rsidR="00E52D0D" w:rsidDel="001779EE" w:rsidRDefault="00E52D0D">
      <w:pPr>
        <w:pStyle w:val="TOC2"/>
        <w:tabs>
          <w:tab w:val="left" w:pos="1325"/>
        </w:tabs>
        <w:rPr>
          <w:del w:id="25" w:author="Steven Yang" w:date="2018-05-04T13:06:00Z"/>
          <w:rFonts w:asciiTheme="minorHAnsi" w:eastAsiaTheme="minorEastAsia" w:hAnsiTheme="minorHAnsi" w:cstheme="minorBidi"/>
          <w:sz w:val="24"/>
          <w:szCs w:val="24"/>
          <w:lang w:eastAsia="ja-JP"/>
        </w:rPr>
      </w:pPr>
      <w:del w:id="26" w:author="Steven Yang" w:date="2018-05-04T13:06:00Z">
        <w:r w:rsidDel="001779EE">
          <w:delText>3.2</w:delText>
        </w:r>
        <w:r w:rsidDel="001779EE">
          <w:rPr>
            <w:rFonts w:asciiTheme="minorHAnsi" w:eastAsiaTheme="minorEastAsia" w:hAnsiTheme="minorHAnsi" w:cstheme="minorBidi"/>
            <w:sz w:val="24"/>
            <w:szCs w:val="24"/>
            <w:lang w:eastAsia="ja-JP"/>
          </w:rPr>
          <w:tab/>
        </w:r>
        <w:r w:rsidDel="001779EE">
          <w:delText>deploy directory contents</w:delText>
        </w:r>
        <w:r w:rsidDel="001779EE">
          <w:tab/>
          <w:delText>7</w:delText>
        </w:r>
      </w:del>
    </w:p>
    <w:p w14:paraId="68FDC099" w14:textId="77777777" w:rsidR="00E52D0D" w:rsidDel="001779EE" w:rsidRDefault="00E52D0D">
      <w:pPr>
        <w:pStyle w:val="TOC2"/>
        <w:tabs>
          <w:tab w:val="left" w:pos="1325"/>
        </w:tabs>
        <w:rPr>
          <w:del w:id="27" w:author="Steven Yang" w:date="2018-05-04T13:06:00Z"/>
          <w:rFonts w:asciiTheme="minorHAnsi" w:eastAsiaTheme="minorEastAsia" w:hAnsiTheme="minorHAnsi" w:cstheme="minorBidi"/>
          <w:sz w:val="24"/>
          <w:szCs w:val="24"/>
          <w:lang w:eastAsia="ja-JP"/>
        </w:rPr>
      </w:pPr>
      <w:del w:id="28" w:author="Steven Yang" w:date="2018-05-04T13:06:00Z">
        <w:r w:rsidDel="001779EE">
          <w:delText>3.3</w:delText>
        </w:r>
        <w:r w:rsidDel="001779EE">
          <w:rPr>
            <w:rFonts w:asciiTheme="minorHAnsi" w:eastAsiaTheme="minorEastAsia" w:hAnsiTheme="minorHAnsi" w:cstheme="minorBidi"/>
            <w:sz w:val="24"/>
            <w:szCs w:val="24"/>
            <w:lang w:eastAsia="ja-JP"/>
          </w:rPr>
          <w:tab/>
        </w:r>
        <w:r w:rsidDel="001779EE">
          <w:delText>java directory contents</w:delText>
        </w:r>
        <w:r w:rsidDel="001779EE">
          <w:tab/>
          <w:delText>8</w:delText>
        </w:r>
      </w:del>
    </w:p>
    <w:p w14:paraId="69D2A457" w14:textId="77777777" w:rsidR="00E52D0D" w:rsidDel="001779EE" w:rsidRDefault="00E52D0D">
      <w:pPr>
        <w:pStyle w:val="TOC2"/>
        <w:tabs>
          <w:tab w:val="left" w:pos="1325"/>
        </w:tabs>
        <w:rPr>
          <w:del w:id="29" w:author="Steven Yang" w:date="2018-05-04T13:06:00Z"/>
          <w:rFonts w:asciiTheme="minorHAnsi" w:eastAsiaTheme="minorEastAsia" w:hAnsiTheme="minorHAnsi" w:cstheme="minorBidi"/>
          <w:sz w:val="24"/>
          <w:szCs w:val="24"/>
          <w:lang w:eastAsia="ja-JP"/>
        </w:rPr>
      </w:pPr>
      <w:del w:id="30" w:author="Steven Yang" w:date="2018-05-04T13:06:00Z">
        <w:r w:rsidDel="001779EE">
          <w:delText>3.4</w:delText>
        </w:r>
        <w:r w:rsidDel="001779EE">
          <w:rPr>
            <w:rFonts w:asciiTheme="minorHAnsi" w:eastAsiaTheme="minorEastAsia" w:hAnsiTheme="minorHAnsi" w:cstheme="minorBidi"/>
            <w:sz w:val="24"/>
            <w:szCs w:val="24"/>
            <w:lang w:eastAsia="ja-JP"/>
          </w:rPr>
          <w:tab/>
        </w:r>
        <w:r w:rsidDel="001779EE">
          <w:delText>process directory contents</w:delText>
        </w:r>
        <w:r w:rsidDel="001779EE">
          <w:tab/>
          <w:delText>8</w:delText>
        </w:r>
      </w:del>
    </w:p>
    <w:p w14:paraId="50F799FC" w14:textId="77777777" w:rsidR="00E52D0D" w:rsidDel="001779EE" w:rsidRDefault="00E52D0D">
      <w:pPr>
        <w:pStyle w:val="TOC2"/>
        <w:tabs>
          <w:tab w:val="left" w:pos="1325"/>
        </w:tabs>
        <w:rPr>
          <w:del w:id="31" w:author="Steven Yang" w:date="2018-05-04T13:06:00Z"/>
          <w:rFonts w:asciiTheme="minorHAnsi" w:eastAsiaTheme="minorEastAsia" w:hAnsiTheme="minorHAnsi" w:cstheme="minorBidi"/>
          <w:sz w:val="24"/>
          <w:szCs w:val="24"/>
          <w:lang w:eastAsia="ja-JP"/>
        </w:rPr>
      </w:pPr>
      <w:del w:id="32" w:author="Steven Yang" w:date="2018-05-04T13:06:00Z">
        <w:r w:rsidDel="001779EE">
          <w:delText>3.5</w:delText>
        </w:r>
        <w:r w:rsidDel="001779EE">
          <w:rPr>
            <w:rFonts w:asciiTheme="minorHAnsi" w:eastAsiaTheme="minorEastAsia" w:hAnsiTheme="minorHAnsi" w:cstheme="minorBidi"/>
            <w:sz w:val="24"/>
            <w:szCs w:val="24"/>
            <w:lang w:eastAsia="ja-JP"/>
          </w:rPr>
          <w:tab/>
        </w:r>
        <w:r w:rsidDel="001779EE">
          <w:delText>report directory contents</w:delText>
        </w:r>
        <w:r w:rsidDel="001779EE">
          <w:tab/>
          <w:delText>8</w:delText>
        </w:r>
      </w:del>
    </w:p>
    <w:p w14:paraId="45DB4677" w14:textId="77777777" w:rsidR="00E52D0D" w:rsidDel="001779EE" w:rsidRDefault="00E52D0D">
      <w:pPr>
        <w:pStyle w:val="TOC2"/>
        <w:tabs>
          <w:tab w:val="left" w:pos="1325"/>
        </w:tabs>
        <w:rPr>
          <w:del w:id="33" w:author="Steven Yang" w:date="2018-05-04T13:06:00Z"/>
          <w:rFonts w:asciiTheme="minorHAnsi" w:eastAsiaTheme="minorEastAsia" w:hAnsiTheme="minorHAnsi" w:cstheme="minorBidi"/>
          <w:sz w:val="24"/>
          <w:szCs w:val="24"/>
          <w:lang w:eastAsia="ja-JP"/>
        </w:rPr>
      </w:pPr>
      <w:del w:id="34" w:author="Steven Yang" w:date="2018-05-04T13:06:00Z">
        <w:r w:rsidDel="001779EE">
          <w:delText>3.6</w:delText>
        </w:r>
        <w:r w:rsidDel="001779EE">
          <w:rPr>
            <w:rFonts w:asciiTheme="minorHAnsi" w:eastAsiaTheme="minorEastAsia" w:hAnsiTheme="minorHAnsi" w:cstheme="minorBidi"/>
            <w:sz w:val="24"/>
            <w:szCs w:val="24"/>
            <w:lang w:eastAsia="ja-JP"/>
          </w:rPr>
          <w:tab/>
        </w:r>
        <w:r w:rsidDel="001779EE">
          <w:delText>wm-project directory contents</w:delText>
        </w:r>
        <w:r w:rsidDel="001779EE">
          <w:tab/>
          <w:delText>9</w:delText>
        </w:r>
      </w:del>
    </w:p>
    <w:p w14:paraId="082B2EFB" w14:textId="77777777" w:rsidR="00E52D0D" w:rsidDel="001779EE" w:rsidRDefault="00E52D0D">
      <w:pPr>
        <w:pStyle w:val="TOC2"/>
        <w:tabs>
          <w:tab w:val="left" w:pos="1325"/>
        </w:tabs>
        <w:rPr>
          <w:del w:id="35" w:author="Steven Yang" w:date="2018-05-04T13:06:00Z"/>
          <w:rFonts w:asciiTheme="minorHAnsi" w:eastAsiaTheme="minorEastAsia" w:hAnsiTheme="minorHAnsi" w:cstheme="minorBidi"/>
          <w:sz w:val="24"/>
          <w:szCs w:val="24"/>
          <w:lang w:eastAsia="ja-JP"/>
        </w:rPr>
      </w:pPr>
      <w:del w:id="36" w:author="Steven Yang" w:date="2018-05-04T13:06:00Z">
        <w:r w:rsidDel="001779EE">
          <w:delText>3.7</w:delText>
        </w:r>
        <w:r w:rsidDel="001779EE">
          <w:rPr>
            <w:rFonts w:asciiTheme="minorHAnsi" w:eastAsiaTheme="minorEastAsia" w:hAnsiTheme="minorHAnsi" w:cstheme="minorBidi"/>
            <w:sz w:val="24"/>
            <w:szCs w:val="24"/>
            <w:lang w:eastAsia="ja-JP"/>
          </w:rPr>
          <w:tab/>
        </w:r>
        <w:r w:rsidDel="001779EE">
          <w:delText>wm-runtime directory contents</w:delText>
        </w:r>
        <w:r w:rsidDel="001779EE">
          <w:tab/>
          <w:delText>9</w:delText>
        </w:r>
      </w:del>
    </w:p>
    <w:p w14:paraId="7BB60E4C" w14:textId="77777777" w:rsidR="00E52D0D" w:rsidDel="001779EE" w:rsidRDefault="00E52D0D">
      <w:pPr>
        <w:pStyle w:val="TOC1"/>
        <w:tabs>
          <w:tab w:val="clear" w:pos="360"/>
          <w:tab w:val="left" w:pos="351"/>
        </w:tabs>
        <w:rPr>
          <w:del w:id="37" w:author="Steven Yang" w:date="2018-05-04T13:06:00Z"/>
          <w:rFonts w:asciiTheme="minorHAnsi" w:eastAsiaTheme="minorEastAsia" w:hAnsiTheme="minorHAnsi" w:cstheme="minorBidi"/>
          <w:b w:val="0"/>
          <w:noProof/>
          <w:sz w:val="24"/>
          <w:szCs w:val="24"/>
          <w:lang w:eastAsia="ja-JP"/>
        </w:rPr>
      </w:pPr>
      <w:del w:id="38" w:author="Steven Yang" w:date="2018-05-04T13:06:00Z">
        <w:r w:rsidDel="001779EE">
          <w:rPr>
            <w:noProof/>
          </w:rPr>
          <w:delText>4</w:delText>
        </w:r>
        <w:r w:rsidDel="001779EE">
          <w:rPr>
            <w:rFonts w:asciiTheme="minorHAnsi" w:eastAsiaTheme="minorEastAsia" w:hAnsiTheme="minorHAnsi" w:cstheme="minorBidi"/>
            <w:b w:val="0"/>
            <w:noProof/>
            <w:sz w:val="24"/>
            <w:szCs w:val="24"/>
            <w:lang w:eastAsia="ja-JP"/>
          </w:rPr>
          <w:tab/>
        </w:r>
        <w:r w:rsidDel="001779EE">
          <w:rPr>
            <w:noProof/>
          </w:rPr>
          <w:delText>Methods of deployment file delivery</w:delText>
        </w:r>
        <w:r w:rsidDel="001779EE">
          <w:rPr>
            <w:noProof/>
          </w:rPr>
          <w:tab/>
          <w:delText>11</w:delText>
        </w:r>
      </w:del>
    </w:p>
    <w:p w14:paraId="124F85E1" w14:textId="77777777" w:rsidR="00E52D0D" w:rsidDel="001779EE" w:rsidRDefault="00E52D0D">
      <w:pPr>
        <w:pStyle w:val="TOC2"/>
        <w:tabs>
          <w:tab w:val="left" w:pos="1325"/>
        </w:tabs>
        <w:rPr>
          <w:del w:id="39" w:author="Steven Yang" w:date="2018-05-04T13:06:00Z"/>
          <w:rFonts w:asciiTheme="minorHAnsi" w:eastAsiaTheme="minorEastAsia" w:hAnsiTheme="minorHAnsi" w:cstheme="minorBidi"/>
          <w:sz w:val="24"/>
          <w:szCs w:val="24"/>
          <w:lang w:eastAsia="ja-JP"/>
        </w:rPr>
      </w:pPr>
      <w:del w:id="40" w:author="Steven Yang" w:date="2018-05-04T13:06:00Z">
        <w:r w:rsidDel="001779EE">
          <w:delText>4.1</w:delText>
        </w:r>
        <w:r w:rsidDel="001779EE">
          <w:rPr>
            <w:rFonts w:asciiTheme="minorHAnsi" w:eastAsiaTheme="minorEastAsia" w:hAnsiTheme="minorHAnsi" w:cstheme="minorBidi"/>
            <w:sz w:val="24"/>
            <w:szCs w:val="24"/>
            <w:lang w:eastAsia="ja-JP"/>
          </w:rPr>
          <w:tab/>
        </w:r>
        <w:r w:rsidDel="001779EE">
          <w:delText>Development file location in Confluence</w:delText>
        </w:r>
        <w:r w:rsidDel="001779EE">
          <w:tab/>
          <w:delText>11</w:delText>
        </w:r>
      </w:del>
    </w:p>
    <w:p w14:paraId="0FCFBD6B" w14:textId="77777777" w:rsidR="00E52D0D" w:rsidDel="001779EE" w:rsidRDefault="00E52D0D">
      <w:pPr>
        <w:pStyle w:val="TOC2"/>
        <w:tabs>
          <w:tab w:val="left" w:pos="1325"/>
        </w:tabs>
        <w:rPr>
          <w:del w:id="41" w:author="Steven Yang" w:date="2018-05-04T13:06:00Z"/>
          <w:rFonts w:asciiTheme="minorHAnsi" w:eastAsiaTheme="minorEastAsia" w:hAnsiTheme="minorHAnsi" w:cstheme="minorBidi"/>
          <w:sz w:val="24"/>
          <w:szCs w:val="24"/>
          <w:lang w:eastAsia="ja-JP"/>
        </w:rPr>
      </w:pPr>
      <w:del w:id="42" w:author="Steven Yang" w:date="2018-05-04T13:06:00Z">
        <w:r w:rsidDel="001779EE">
          <w:delText>4.2</w:delText>
        </w:r>
        <w:r w:rsidDel="001779EE">
          <w:rPr>
            <w:rFonts w:asciiTheme="minorHAnsi" w:eastAsiaTheme="minorEastAsia" w:hAnsiTheme="minorHAnsi" w:cstheme="minorBidi"/>
            <w:sz w:val="24"/>
            <w:szCs w:val="24"/>
            <w:lang w:eastAsia="ja-JP"/>
          </w:rPr>
          <w:tab/>
        </w:r>
        <w:r w:rsidDel="001779EE">
          <w:delText>Development repository in GitHub</w:delText>
        </w:r>
        <w:r w:rsidDel="001779EE">
          <w:tab/>
          <w:delText>12</w:delText>
        </w:r>
      </w:del>
    </w:p>
    <w:p w14:paraId="2FA25996" w14:textId="77777777" w:rsidR="00E52D0D" w:rsidDel="001779EE" w:rsidRDefault="00E52D0D">
      <w:pPr>
        <w:pStyle w:val="TOC1"/>
        <w:tabs>
          <w:tab w:val="clear" w:pos="360"/>
          <w:tab w:val="left" w:pos="351"/>
        </w:tabs>
        <w:rPr>
          <w:del w:id="43" w:author="Steven Yang" w:date="2018-05-04T13:06:00Z"/>
          <w:rFonts w:asciiTheme="minorHAnsi" w:eastAsiaTheme="minorEastAsia" w:hAnsiTheme="minorHAnsi" w:cstheme="minorBidi"/>
          <w:b w:val="0"/>
          <w:noProof/>
          <w:sz w:val="24"/>
          <w:szCs w:val="24"/>
          <w:lang w:eastAsia="ja-JP"/>
        </w:rPr>
      </w:pPr>
      <w:del w:id="44" w:author="Steven Yang" w:date="2018-05-04T13:06:00Z">
        <w:r w:rsidDel="001779EE">
          <w:rPr>
            <w:noProof/>
          </w:rPr>
          <w:delText>5</w:delText>
        </w:r>
        <w:r w:rsidDel="001779EE">
          <w:rPr>
            <w:rFonts w:asciiTheme="minorHAnsi" w:eastAsiaTheme="minorEastAsia" w:hAnsiTheme="minorHAnsi" w:cstheme="minorBidi"/>
            <w:b w:val="0"/>
            <w:noProof/>
            <w:sz w:val="24"/>
            <w:szCs w:val="24"/>
            <w:lang w:eastAsia="ja-JP"/>
          </w:rPr>
          <w:tab/>
        </w:r>
        <w:r w:rsidDel="001779EE">
          <w:rPr>
            <w:noProof/>
          </w:rPr>
          <w:delText>Deployment Steps</w:delText>
        </w:r>
        <w:r w:rsidDel="001779EE">
          <w:rPr>
            <w:noProof/>
          </w:rPr>
          <w:tab/>
          <w:delText>14</w:delText>
        </w:r>
      </w:del>
    </w:p>
    <w:p w14:paraId="02538D50" w14:textId="77777777" w:rsidR="00E52D0D" w:rsidDel="001779EE" w:rsidRDefault="00E52D0D">
      <w:pPr>
        <w:pStyle w:val="TOC2"/>
        <w:tabs>
          <w:tab w:val="left" w:pos="1325"/>
        </w:tabs>
        <w:rPr>
          <w:del w:id="45" w:author="Steven Yang" w:date="2018-05-04T13:06:00Z"/>
          <w:rFonts w:asciiTheme="minorHAnsi" w:eastAsiaTheme="minorEastAsia" w:hAnsiTheme="minorHAnsi" w:cstheme="minorBidi"/>
          <w:sz w:val="24"/>
          <w:szCs w:val="24"/>
          <w:lang w:eastAsia="ja-JP"/>
        </w:rPr>
      </w:pPr>
      <w:del w:id="46" w:author="Steven Yang" w:date="2018-05-04T13:06:00Z">
        <w:r w:rsidDel="001779EE">
          <w:delText>5.1</w:delText>
        </w:r>
        <w:r w:rsidDel="001779EE">
          <w:rPr>
            <w:rFonts w:asciiTheme="minorHAnsi" w:eastAsiaTheme="minorEastAsia" w:hAnsiTheme="minorHAnsi" w:cstheme="minorBidi"/>
            <w:sz w:val="24"/>
            <w:szCs w:val="24"/>
            <w:lang w:eastAsia="ja-JP"/>
          </w:rPr>
          <w:tab/>
        </w:r>
        <w:r w:rsidDel="001779EE">
          <w:delText>Database Deployment</w:delText>
        </w:r>
        <w:r w:rsidDel="001779EE">
          <w:tab/>
          <w:delText>14</w:delText>
        </w:r>
      </w:del>
    </w:p>
    <w:p w14:paraId="5A60E3EB" w14:textId="77777777" w:rsidR="00E52D0D" w:rsidDel="001779EE" w:rsidRDefault="00E52D0D">
      <w:pPr>
        <w:pStyle w:val="TOC3"/>
        <w:tabs>
          <w:tab w:val="left" w:pos="1448"/>
        </w:tabs>
        <w:rPr>
          <w:del w:id="47" w:author="Steven Yang" w:date="2018-05-04T13:06:00Z"/>
          <w:rFonts w:asciiTheme="minorHAnsi" w:eastAsiaTheme="minorEastAsia" w:hAnsiTheme="minorHAnsi" w:cstheme="minorBidi"/>
          <w:noProof/>
          <w:sz w:val="24"/>
          <w:szCs w:val="24"/>
          <w:lang w:eastAsia="ja-JP"/>
        </w:rPr>
      </w:pPr>
      <w:del w:id="48" w:author="Steven Yang" w:date="2018-05-04T13:06:00Z">
        <w:r w:rsidDel="001779EE">
          <w:rPr>
            <w:noProof/>
          </w:rPr>
          <w:delText>5.1.1</w:delText>
        </w:r>
        <w:r w:rsidDel="001779EE">
          <w:rPr>
            <w:rFonts w:asciiTheme="minorHAnsi" w:eastAsiaTheme="minorEastAsia" w:hAnsiTheme="minorHAnsi" w:cstheme="minorBidi"/>
            <w:noProof/>
            <w:sz w:val="24"/>
            <w:szCs w:val="24"/>
            <w:lang w:eastAsia="ja-JP"/>
          </w:rPr>
          <w:tab/>
        </w:r>
        <w:r w:rsidDel="001779EE">
          <w:rPr>
            <w:noProof/>
          </w:rPr>
          <w:delText>Create database schema and user</w:delText>
        </w:r>
        <w:r w:rsidDel="001779EE">
          <w:rPr>
            <w:noProof/>
          </w:rPr>
          <w:tab/>
          <w:delText>14</w:delText>
        </w:r>
      </w:del>
    </w:p>
    <w:p w14:paraId="52148E81" w14:textId="77777777" w:rsidR="00E52D0D" w:rsidDel="001779EE" w:rsidRDefault="00E52D0D">
      <w:pPr>
        <w:pStyle w:val="TOC3"/>
        <w:tabs>
          <w:tab w:val="left" w:pos="1448"/>
        </w:tabs>
        <w:rPr>
          <w:del w:id="49" w:author="Steven Yang" w:date="2018-05-04T13:06:00Z"/>
          <w:rFonts w:asciiTheme="minorHAnsi" w:eastAsiaTheme="minorEastAsia" w:hAnsiTheme="minorHAnsi" w:cstheme="minorBidi"/>
          <w:noProof/>
          <w:sz w:val="24"/>
          <w:szCs w:val="24"/>
          <w:lang w:eastAsia="ja-JP"/>
        </w:rPr>
      </w:pPr>
      <w:del w:id="50" w:author="Steven Yang" w:date="2018-05-04T13:06:00Z">
        <w:r w:rsidDel="001779EE">
          <w:rPr>
            <w:noProof/>
          </w:rPr>
          <w:delText>5.1.2</w:delText>
        </w:r>
        <w:r w:rsidDel="001779EE">
          <w:rPr>
            <w:rFonts w:asciiTheme="minorHAnsi" w:eastAsiaTheme="minorEastAsia" w:hAnsiTheme="minorHAnsi" w:cstheme="minorBidi"/>
            <w:noProof/>
            <w:sz w:val="24"/>
            <w:szCs w:val="24"/>
            <w:lang w:eastAsia="ja-JP"/>
          </w:rPr>
          <w:tab/>
        </w:r>
        <w:r w:rsidDel="001779EE">
          <w:rPr>
            <w:noProof/>
          </w:rPr>
          <w:delText>Grant permission required for program object creation</w:delText>
        </w:r>
        <w:r w:rsidDel="001779EE">
          <w:rPr>
            <w:noProof/>
          </w:rPr>
          <w:tab/>
          <w:delText>14</w:delText>
        </w:r>
      </w:del>
    </w:p>
    <w:p w14:paraId="79ABDD6D" w14:textId="77777777" w:rsidR="00E52D0D" w:rsidDel="001779EE" w:rsidRDefault="00E52D0D">
      <w:pPr>
        <w:pStyle w:val="TOC3"/>
        <w:tabs>
          <w:tab w:val="left" w:pos="1448"/>
        </w:tabs>
        <w:rPr>
          <w:del w:id="51" w:author="Steven Yang" w:date="2018-05-04T13:06:00Z"/>
          <w:rFonts w:asciiTheme="minorHAnsi" w:eastAsiaTheme="minorEastAsia" w:hAnsiTheme="minorHAnsi" w:cstheme="minorBidi"/>
          <w:noProof/>
          <w:sz w:val="24"/>
          <w:szCs w:val="24"/>
          <w:lang w:eastAsia="ja-JP"/>
        </w:rPr>
      </w:pPr>
      <w:del w:id="52" w:author="Steven Yang" w:date="2018-05-04T13:06:00Z">
        <w:r w:rsidDel="001779EE">
          <w:rPr>
            <w:noProof/>
          </w:rPr>
          <w:delText>5.1.3</w:delText>
        </w:r>
        <w:r w:rsidDel="001779EE">
          <w:rPr>
            <w:rFonts w:asciiTheme="minorHAnsi" w:eastAsiaTheme="minorEastAsia" w:hAnsiTheme="minorHAnsi" w:cstheme="minorBidi"/>
            <w:noProof/>
            <w:sz w:val="24"/>
            <w:szCs w:val="24"/>
            <w:lang w:eastAsia="ja-JP"/>
          </w:rPr>
          <w:tab/>
        </w:r>
        <w:r w:rsidDel="001779EE">
          <w:rPr>
            <w:noProof/>
          </w:rPr>
          <w:delText>Create objects for business data model</w:delText>
        </w:r>
        <w:r w:rsidDel="001779EE">
          <w:rPr>
            <w:noProof/>
          </w:rPr>
          <w:tab/>
          <w:delText>15</w:delText>
        </w:r>
      </w:del>
    </w:p>
    <w:p w14:paraId="515A9462" w14:textId="77777777" w:rsidR="00E52D0D" w:rsidDel="001779EE" w:rsidRDefault="00E52D0D">
      <w:pPr>
        <w:pStyle w:val="TOC3"/>
        <w:tabs>
          <w:tab w:val="left" w:pos="1448"/>
        </w:tabs>
        <w:rPr>
          <w:del w:id="53" w:author="Steven Yang" w:date="2018-05-04T13:06:00Z"/>
          <w:rFonts w:asciiTheme="minorHAnsi" w:eastAsiaTheme="minorEastAsia" w:hAnsiTheme="minorHAnsi" w:cstheme="minorBidi"/>
          <w:noProof/>
          <w:sz w:val="24"/>
          <w:szCs w:val="24"/>
          <w:lang w:eastAsia="ja-JP"/>
        </w:rPr>
      </w:pPr>
      <w:del w:id="54" w:author="Steven Yang" w:date="2018-05-04T13:06:00Z">
        <w:r w:rsidDel="001779EE">
          <w:rPr>
            <w:noProof/>
          </w:rPr>
          <w:delText>5.1.4</w:delText>
        </w:r>
        <w:r w:rsidDel="001779EE">
          <w:rPr>
            <w:rFonts w:asciiTheme="minorHAnsi" w:eastAsiaTheme="minorEastAsia" w:hAnsiTheme="minorHAnsi" w:cstheme="minorBidi"/>
            <w:noProof/>
            <w:sz w:val="24"/>
            <w:szCs w:val="24"/>
            <w:lang w:eastAsia="ja-JP"/>
          </w:rPr>
          <w:tab/>
        </w:r>
        <w:r w:rsidDel="001779EE">
          <w:rPr>
            <w:noProof/>
          </w:rPr>
          <w:delText>Grant permission to the business data mode objects created</w:delText>
        </w:r>
        <w:r w:rsidDel="001779EE">
          <w:rPr>
            <w:noProof/>
          </w:rPr>
          <w:tab/>
          <w:delText>15</w:delText>
        </w:r>
      </w:del>
    </w:p>
    <w:p w14:paraId="1AFB6220" w14:textId="77777777" w:rsidR="00E52D0D" w:rsidDel="001779EE" w:rsidRDefault="00E52D0D">
      <w:pPr>
        <w:pStyle w:val="TOC3"/>
        <w:tabs>
          <w:tab w:val="left" w:pos="1448"/>
        </w:tabs>
        <w:rPr>
          <w:del w:id="55" w:author="Steven Yang" w:date="2018-05-04T13:06:00Z"/>
          <w:rFonts w:asciiTheme="minorHAnsi" w:eastAsiaTheme="minorEastAsia" w:hAnsiTheme="minorHAnsi" w:cstheme="minorBidi"/>
          <w:noProof/>
          <w:sz w:val="24"/>
          <w:szCs w:val="24"/>
          <w:lang w:eastAsia="ja-JP"/>
        </w:rPr>
      </w:pPr>
      <w:del w:id="56" w:author="Steven Yang" w:date="2018-05-04T13:06:00Z">
        <w:r w:rsidDel="001779EE">
          <w:rPr>
            <w:noProof/>
          </w:rPr>
          <w:delText>5.1.5</w:delText>
        </w:r>
        <w:r w:rsidDel="001779EE">
          <w:rPr>
            <w:rFonts w:asciiTheme="minorHAnsi" w:eastAsiaTheme="minorEastAsia" w:hAnsiTheme="minorHAnsi" w:cstheme="minorBidi"/>
            <w:noProof/>
            <w:sz w:val="24"/>
            <w:szCs w:val="24"/>
            <w:lang w:eastAsia="ja-JP"/>
          </w:rPr>
          <w:tab/>
        </w:r>
        <w:r w:rsidDel="001779EE">
          <w:rPr>
            <w:noProof/>
          </w:rPr>
          <w:delText>Create core table and program objects</w:delText>
        </w:r>
        <w:r w:rsidDel="001779EE">
          <w:rPr>
            <w:noProof/>
          </w:rPr>
          <w:tab/>
          <w:delText>15</w:delText>
        </w:r>
      </w:del>
    </w:p>
    <w:p w14:paraId="38F01608" w14:textId="77777777" w:rsidR="00E52D0D" w:rsidDel="001779EE" w:rsidRDefault="00E52D0D">
      <w:pPr>
        <w:pStyle w:val="TOC3"/>
        <w:tabs>
          <w:tab w:val="left" w:pos="1448"/>
        </w:tabs>
        <w:rPr>
          <w:del w:id="57" w:author="Steven Yang" w:date="2018-05-04T13:06:00Z"/>
          <w:rFonts w:asciiTheme="minorHAnsi" w:eastAsiaTheme="minorEastAsia" w:hAnsiTheme="minorHAnsi" w:cstheme="minorBidi"/>
          <w:noProof/>
          <w:sz w:val="24"/>
          <w:szCs w:val="24"/>
          <w:lang w:eastAsia="ja-JP"/>
        </w:rPr>
      </w:pPr>
      <w:del w:id="58" w:author="Steven Yang" w:date="2018-05-04T13:06:00Z">
        <w:r w:rsidDel="001779EE">
          <w:rPr>
            <w:noProof/>
          </w:rPr>
          <w:delText>5.1.6</w:delText>
        </w:r>
        <w:r w:rsidDel="001779EE">
          <w:rPr>
            <w:rFonts w:asciiTheme="minorHAnsi" w:eastAsiaTheme="minorEastAsia" w:hAnsiTheme="minorHAnsi" w:cstheme="minorBidi"/>
            <w:noProof/>
            <w:sz w:val="24"/>
            <w:szCs w:val="24"/>
            <w:lang w:eastAsia="ja-JP"/>
          </w:rPr>
          <w:tab/>
        </w:r>
        <w:r w:rsidDel="001779EE">
          <w:rPr>
            <w:noProof/>
          </w:rPr>
          <w:delText>Grant permission to the core table and program objects created</w:delText>
        </w:r>
        <w:r w:rsidDel="001779EE">
          <w:rPr>
            <w:noProof/>
          </w:rPr>
          <w:tab/>
          <w:delText>15</w:delText>
        </w:r>
      </w:del>
    </w:p>
    <w:p w14:paraId="6D89F16B" w14:textId="77777777" w:rsidR="00E52D0D" w:rsidDel="001779EE" w:rsidRDefault="00E52D0D">
      <w:pPr>
        <w:pStyle w:val="TOC3"/>
        <w:tabs>
          <w:tab w:val="left" w:pos="1448"/>
        </w:tabs>
        <w:rPr>
          <w:del w:id="59" w:author="Steven Yang" w:date="2018-05-04T13:06:00Z"/>
          <w:rFonts w:asciiTheme="minorHAnsi" w:eastAsiaTheme="minorEastAsia" w:hAnsiTheme="minorHAnsi" w:cstheme="minorBidi"/>
          <w:noProof/>
          <w:sz w:val="24"/>
          <w:szCs w:val="24"/>
          <w:lang w:eastAsia="ja-JP"/>
        </w:rPr>
      </w:pPr>
      <w:del w:id="60" w:author="Steven Yang" w:date="2018-05-04T13:06:00Z">
        <w:r w:rsidDel="001779EE">
          <w:rPr>
            <w:noProof/>
          </w:rPr>
          <w:delText>5.1.7</w:delText>
        </w:r>
        <w:r w:rsidDel="001779EE">
          <w:rPr>
            <w:rFonts w:asciiTheme="minorHAnsi" w:eastAsiaTheme="minorEastAsia" w:hAnsiTheme="minorHAnsi" w:cstheme="minorBidi"/>
            <w:noProof/>
            <w:sz w:val="24"/>
            <w:szCs w:val="24"/>
            <w:lang w:eastAsia="ja-JP"/>
          </w:rPr>
          <w:tab/>
        </w:r>
        <w:r w:rsidDel="001779EE">
          <w:rPr>
            <w:noProof/>
          </w:rPr>
          <w:delText>Insert seed data (a.k.a. day-zero data)</w:delText>
        </w:r>
        <w:r w:rsidDel="001779EE">
          <w:rPr>
            <w:noProof/>
          </w:rPr>
          <w:tab/>
          <w:delText>16</w:delText>
        </w:r>
      </w:del>
    </w:p>
    <w:p w14:paraId="5FFF7EC5" w14:textId="77777777" w:rsidR="00E52D0D" w:rsidDel="001779EE" w:rsidRDefault="00E52D0D">
      <w:pPr>
        <w:pStyle w:val="TOC3"/>
        <w:tabs>
          <w:tab w:val="left" w:pos="1448"/>
        </w:tabs>
        <w:rPr>
          <w:del w:id="61" w:author="Steven Yang" w:date="2018-05-04T13:06:00Z"/>
          <w:rFonts w:asciiTheme="minorHAnsi" w:eastAsiaTheme="minorEastAsia" w:hAnsiTheme="minorHAnsi" w:cstheme="minorBidi"/>
          <w:noProof/>
          <w:sz w:val="24"/>
          <w:szCs w:val="24"/>
          <w:lang w:eastAsia="ja-JP"/>
        </w:rPr>
      </w:pPr>
      <w:del w:id="62" w:author="Steven Yang" w:date="2018-05-04T13:06:00Z">
        <w:r w:rsidDel="001779EE">
          <w:rPr>
            <w:noProof/>
          </w:rPr>
          <w:delText>5.1.8</w:delText>
        </w:r>
        <w:r w:rsidDel="001779EE">
          <w:rPr>
            <w:rFonts w:asciiTheme="minorHAnsi" w:eastAsiaTheme="minorEastAsia" w:hAnsiTheme="minorHAnsi" w:cstheme="minorBidi"/>
            <w:noProof/>
            <w:sz w:val="24"/>
            <w:szCs w:val="24"/>
            <w:lang w:eastAsia="ja-JP"/>
          </w:rPr>
          <w:tab/>
        </w:r>
        <w:r w:rsidDel="001779EE">
          <w:rPr>
            <w:noProof/>
          </w:rPr>
          <w:delText>Create objects used for Reporting</w:delText>
        </w:r>
        <w:r w:rsidDel="001779EE">
          <w:rPr>
            <w:noProof/>
          </w:rPr>
          <w:tab/>
          <w:delText>16</w:delText>
        </w:r>
      </w:del>
    </w:p>
    <w:p w14:paraId="67AF30CB" w14:textId="77777777" w:rsidR="00E52D0D" w:rsidDel="001779EE" w:rsidRDefault="00E52D0D">
      <w:pPr>
        <w:pStyle w:val="TOC3"/>
        <w:tabs>
          <w:tab w:val="left" w:pos="1448"/>
        </w:tabs>
        <w:rPr>
          <w:del w:id="63" w:author="Steven Yang" w:date="2018-05-04T13:06:00Z"/>
          <w:rFonts w:asciiTheme="minorHAnsi" w:eastAsiaTheme="minorEastAsia" w:hAnsiTheme="minorHAnsi" w:cstheme="minorBidi"/>
          <w:noProof/>
          <w:sz w:val="24"/>
          <w:szCs w:val="24"/>
          <w:lang w:eastAsia="ja-JP"/>
        </w:rPr>
      </w:pPr>
      <w:del w:id="64" w:author="Steven Yang" w:date="2018-05-04T13:06:00Z">
        <w:r w:rsidDel="001779EE">
          <w:rPr>
            <w:noProof/>
          </w:rPr>
          <w:delText>5.1.9</w:delText>
        </w:r>
        <w:r w:rsidDel="001779EE">
          <w:rPr>
            <w:rFonts w:asciiTheme="minorHAnsi" w:eastAsiaTheme="minorEastAsia" w:hAnsiTheme="minorHAnsi" w:cstheme="minorBidi"/>
            <w:noProof/>
            <w:sz w:val="24"/>
            <w:szCs w:val="24"/>
            <w:lang w:eastAsia="ja-JP"/>
          </w:rPr>
          <w:tab/>
        </w:r>
        <w:r w:rsidDel="001779EE">
          <w:rPr>
            <w:noProof/>
          </w:rPr>
          <w:delText>Grant permission to the report objects created</w:delText>
        </w:r>
        <w:r w:rsidDel="001779EE">
          <w:rPr>
            <w:noProof/>
          </w:rPr>
          <w:tab/>
          <w:delText>16</w:delText>
        </w:r>
      </w:del>
    </w:p>
    <w:p w14:paraId="46EFC4CC" w14:textId="77777777" w:rsidR="00E52D0D" w:rsidDel="001779EE" w:rsidRDefault="00E52D0D">
      <w:pPr>
        <w:pStyle w:val="TOC3"/>
        <w:tabs>
          <w:tab w:val="left" w:pos="1559"/>
        </w:tabs>
        <w:rPr>
          <w:del w:id="65" w:author="Steven Yang" w:date="2018-05-04T13:06:00Z"/>
          <w:rFonts w:asciiTheme="minorHAnsi" w:eastAsiaTheme="minorEastAsia" w:hAnsiTheme="minorHAnsi" w:cstheme="minorBidi"/>
          <w:noProof/>
          <w:sz w:val="24"/>
          <w:szCs w:val="24"/>
          <w:lang w:eastAsia="ja-JP"/>
        </w:rPr>
      </w:pPr>
      <w:del w:id="66" w:author="Steven Yang" w:date="2018-05-04T13:06:00Z">
        <w:r w:rsidDel="001779EE">
          <w:rPr>
            <w:noProof/>
          </w:rPr>
          <w:delText>5.1.10</w:delText>
        </w:r>
        <w:r w:rsidDel="001779EE">
          <w:rPr>
            <w:rFonts w:asciiTheme="minorHAnsi" w:eastAsiaTheme="minorEastAsia" w:hAnsiTheme="minorHAnsi" w:cstheme="minorBidi"/>
            <w:noProof/>
            <w:sz w:val="24"/>
            <w:szCs w:val="24"/>
            <w:lang w:eastAsia="ja-JP"/>
          </w:rPr>
          <w:tab/>
        </w:r>
        <w:r w:rsidDel="001779EE">
          <w:rPr>
            <w:noProof/>
          </w:rPr>
          <w:delText>Create objects used in BIZFLOW database</w:delText>
        </w:r>
        <w:r w:rsidDel="001779EE">
          <w:rPr>
            <w:noProof/>
          </w:rPr>
          <w:tab/>
          <w:delText>16</w:delText>
        </w:r>
      </w:del>
    </w:p>
    <w:p w14:paraId="775D92E8" w14:textId="77777777" w:rsidR="00E52D0D" w:rsidDel="001779EE" w:rsidRDefault="00E52D0D">
      <w:pPr>
        <w:pStyle w:val="TOC3"/>
        <w:tabs>
          <w:tab w:val="left" w:pos="1559"/>
        </w:tabs>
        <w:rPr>
          <w:del w:id="67" w:author="Steven Yang" w:date="2018-05-04T13:06:00Z"/>
          <w:rFonts w:asciiTheme="minorHAnsi" w:eastAsiaTheme="minorEastAsia" w:hAnsiTheme="minorHAnsi" w:cstheme="minorBidi"/>
          <w:noProof/>
          <w:sz w:val="24"/>
          <w:szCs w:val="24"/>
          <w:lang w:eastAsia="ja-JP"/>
        </w:rPr>
      </w:pPr>
      <w:del w:id="68" w:author="Steven Yang" w:date="2018-05-04T13:06:00Z">
        <w:r w:rsidDel="001779EE">
          <w:rPr>
            <w:noProof/>
          </w:rPr>
          <w:delText>5.1.11</w:delText>
        </w:r>
        <w:r w:rsidDel="001779EE">
          <w:rPr>
            <w:rFonts w:asciiTheme="minorHAnsi" w:eastAsiaTheme="minorEastAsia" w:hAnsiTheme="minorHAnsi" w:cstheme="minorBidi"/>
            <w:noProof/>
            <w:sz w:val="24"/>
            <w:szCs w:val="24"/>
            <w:lang w:eastAsia="ja-JP"/>
          </w:rPr>
          <w:tab/>
        </w:r>
        <w:r w:rsidDel="001779EE">
          <w:rPr>
            <w:noProof/>
          </w:rPr>
          <w:delText>Create report objects used in BIZFLOW database</w:delText>
        </w:r>
        <w:r w:rsidDel="001779EE">
          <w:rPr>
            <w:noProof/>
          </w:rPr>
          <w:tab/>
          <w:delText>17</w:delText>
        </w:r>
      </w:del>
    </w:p>
    <w:p w14:paraId="5BD9D573" w14:textId="77777777" w:rsidR="00E52D0D" w:rsidDel="001779EE" w:rsidRDefault="00E52D0D">
      <w:pPr>
        <w:pStyle w:val="TOC2"/>
        <w:tabs>
          <w:tab w:val="left" w:pos="1325"/>
        </w:tabs>
        <w:rPr>
          <w:del w:id="69" w:author="Steven Yang" w:date="2018-05-04T13:06:00Z"/>
          <w:rFonts w:asciiTheme="minorHAnsi" w:eastAsiaTheme="minorEastAsia" w:hAnsiTheme="minorHAnsi" w:cstheme="minorBidi"/>
          <w:sz w:val="24"/>
          <w:szCs w:val="24"/>
          <w:lang w:eastAsia="ja-JP"/>
        </w:rPr>
      </w:pPr>
      <w:del w:id="70" w:author="Steven Yang" w:date="2018-05-04T13:06:00Z">
        <w:r w:rsidDel="001779EE">
          <w:delText>5.2</w:delText>
        </w:r>
        <w:r w:rsidDel="001779EE">
          <w:rPr>
            <w:rFonts w:asciiTheme="minorHAnsi" w:eastAsiaTheme="minorEastAsia" w:hAnsiTheme="minorHAnsi" w:cstheme="minorBidi"/>
            <w:sz w:val="24"/>
            <w:szCs w:val="24"/>
            <w:lang w:eastAsia="ja-JP"/>
          </w:rPr>
          <w:tab/>
        </w:r>
        <w:r w:rsidDel="001779EE">
          <w:delText>BIX deployment</w:delText>
        </w:r>
        <w:r w:rsidDel="001779EE">
          <w:tab/>
          <w:delText>17</w:delText>
        </w:r>
      </w:del>
    </w:p>
    <w:p w14:paraId="4EDE90B1" w14:textId="77777777" w:rsidR="00E52D0D" w:rsidDel="001779EE" w:rsidRDefault="00E52D0D">
      <w:pPr>
        <w:pStyle w:val="TOC2"/>
        <w:tabs>
          <w:tab w:val="left" w:pos="1325"/>
        </w:tabs>
        <w:rPr>
          <w:del w:id="71" w:author="Steven Yang" w:date="2018-05-04T13:06:00Z"/>
          <w:rFonts w:asciiTheme="minorHAnsi" w:eastAsiaTheme="minorEastAsia" w:hAnsiTheme="minorHAnsi" w:cstheme="minorBidi"/>
          <w:sz w:val="24"/>
          <w:szCs w:val="24"/>
          <w:lang w:eastAsia="ja-JP"/>
        </w:rPr>
      </w:pPr>
      <w:del w:id="72" w:author="Steven Yang" w:date="2018-05-04T13:06:00Z">
        <w:r w:rsidDel="001779EE">
          <w:delText>5.3</w:delText>
        </w:r>
        <w:r w:rsidDel="001779EE">
          <w:rPr>
            <w:rFonts w:asciiTheme="minorHAnsi" w:eastAsiaTheme="minorEastAsia" w:hAnsiTheme="minorHAnsi" w:cstheme="minorBidi"/>
            <w:sz w:val="24"/>
            <w:szCs w:val="24"/>
            <w:lang w:eastAsia="ja-JP"/>
          </w:rPr>
          <w:tab/>
        </w:r>
        <w:r w:rsidDel="001779EE">
          <w:delText>Report Deployment</w:delText>
        </w:r>
        <w:r w:rsidDel="001779EE">
          <w:tab/>
          <w:delText>30</w:delText>
        </w:r>
      </w:del>
    </w:p>
    <w:p w14:paraId="4B61B011" w14:textId="77777777" w:rsidR="00E52D0D" w:rsidDel="001779EE" w:rsidRDefault="00E52D0D">
      <w:pPr>
        <w:pStyle w:val="TOC2"/>
        <w:tabs>
          <w:tab w:val="left" w:pos="1325"/>
        </w:tabs>
        <w:rPr>
          <w:del w:id="73" w:author="Steven Yang" w:date="2018-05-04T13:06:00Z"/>
          <w:rFonts w:asciiTheme="minorHAnsi" w:eastAsiaTheme="minorEastAsia" w:hAnsiTheme="minorHAnsi" w:cstheme="minorBidi"/>
          <w:sz w:val="24"/>
          <w:szCs w:val="24"/>
          <w:lang w:eastAsia="ja-JP"/>
        </w:rPr>
      </w:pPr>
      <w:del w:id="74" w:author="Steven Yang" w:date="2018-05-04T13:06:00Z">
        <w:r w:rsidDel="001779EE">
          <w:delText>5.4</w:delText>
        </w:r>
        <w:r w:rsidDel="001779EE">
          <w:rPr>
            <w:rFonts w:asciiTheme="minorHAnsi" w:eastAsiaTheme="minorEastAsia" w:hAnsiTheme="minorHAnsi" w:cstheme="minorBidi"/>
            <w:sz w:val="24"/>
            <w:szCs w:val="24"/>
            <w:lang w:eastAsia="ja-JP"/>
          </w:rPr>
          <w:tab/>
        </w:r>
        <w:r w:rsidDel="001779EE">
          <w:delText>Java Module Build</w:delText>
        </w:r>
        <w:r w:rsidDel="001779EE">
          <w:tab/>
          <w:delText>32</w:delText>
        </w:r>
      </w:del>
    </w:p>
    <w:p w14:paraId="7DAC46E0" w14:textId="77777777" w:rsidR="00E52D0D" w:rsidDel="001779EE" w:rsidRDefault="00E52D0D">
      <w:pPr>
        <w:pStyle w:val="TOC3"/>
        <w:tabs>
          <w:tab w:val="left" w:pos="1448"/>
        </w:tabs>
        <w:rPr>
          <w:del w:id="75" w:author="Steven Yang" w:date="2018-05-04T13:06:00Z"/>
          <w:rFonts w:asciiTheme="minorHAnsi" w:eastAsiaTheme="minorEastAsia" w:hAnsiTheme="minorHAnsi" w:cstheme="minorBidi"/>
          <w:noProof/>
          <w:sz w:val="24"/>
          <w:szCs w:val="24"/>
          <w:lang w:eastAsia="ja-JP"/>
        </w:rPr>
      </w:pPr>
      <w:del w:id="76" w:author="Steven Yang" w:date="2018-05-04T13:06:00Z">
        <w:r w:rsidDel="001779EE">
          <w:rPr>
            <w:noProof/>
          </w:rPr>
          <w:delText>5.4.1</w:delText>
        </w:r>
        <w:r w:rsidDel="001779EE">
          <w:rPr>
            <w:rFonts w:asciiTheme="minorHAnsi" w:eastAsiaTheme="minorEastAsia" w:hAnsiTheme="minorHAnsi" w:cstheme="minorBidi"/>
            <w:noProof/>
            <w:sz w:val="24"/>
            <w:szCs w:val="24"/>
            <w:lang w:eastAsia="ja-JP"/>
          </w:rPr>
          <w:tab/>
        </w:r>
        <w:r w:rsidDel="001779EE">
          <w:rPr>
            <w:noProof/>
          </w:rPr>
          <w:delText>CMS PDF Module</w:delText>
        </w:r>
        <w:r w:rsidDel="001779EE">
          <w:rPr>
            <w:noProof/>
          </w:rPr>
          <w:tab/>
          <w:delText>32</w:delText>
        </w:r>
      </w:del>
    </w:p>
    <w:p w14:paraId="5528033F" w14:textId="77777777" w:rsidR="00E52D0D" w:rsidDel="001779EE" w:rsidRDefault="00E52D0D">
      <w:pPr>
        <w:pStyle w:val="TOC4"/>
        <w:tabs>
          <w:tab w:val="left" w:pos="2115"/>
        </w:tabs>
        <w:rPr>
          <w:del w:id="77" w:author="Steven Yang" w:date="2018-05-04T13:06:00Z"/>
          <w:rFonts w:asciiTheme="minorHAnsi" w:eastAsiaTheme="minorEastAsia" w:hAnsiTheme="minorHAnsi" w:cstheme="minorBidi"/>
          <w:noProof/>
          <w:sz w:val="24"/>
          <w:szCs w:val="24"/>
          <w:lang w:eastAsia="ja-JP"/>
        </w:rPr>
      </w:pPr>
      <w:del w:id="78" w:author="Steven Yang" w:date="2018-05-04T13:06:00Z">
        <w:r w:rsidDel="001779EE">
          <w:rPr>
            <w:noProof/>
          </w:rPr>
          <w:delText>5.4.1.1</w:delText>
        </w:r>
        <w:r w:rsidDel="001779EE">
          <w:rPr>
            <w:rFonts w:asciiTheme="minorHAnsi" w:eastAsiaTheme="minorEastAsia" w:hAnsiTheme="minorHAnsi" w:cstheme="minorBidi"/>
            <w:noProof/>
            <w:sz w:val="24"/>
            <w:szCs w:val="24"/>
            <w:lang w:eastAsia="ja-JP"/>
          </w:rPr>
          <w:tab/>
        </w:r>
        <w:r w:rsidDel="001779EE">
          <w:rPr>
            <w:noProof/>
          </w:rPr>
          <w:delText>Pre-requisite:</w:delText>
        </w:r>
        <w:r w:rsidDel="001779EE">
          <w:rPr>
            <w:noProof/>
          </w:rPr>
          <w:tab/>
          <w:delText>32</w:delText>
        </w:r>
      </w:del>
    </w:p>
    <w:p w14:paraId="7B117C19" w14:textId="77777777" w:rsidR="00E52D0D" w:rsidDel="001779EE" w:rsidRDefault="00E52D0D">
      <w:pPr>
        <w:pStyle w:val="TOC4"/>
        <w:tabs>
          <w:tab w:val="left" w:pos="2115"/>
        </w:tabs>
        <w:rPr>
          <w:del w:id="79" w:author="Steven Yang" w:date="2018-05-04T13:06:00Z"/>
          <w:rFonts w:asciiTheme="minorHAnsi" w:eastAsiaTheme="minorEastAsia" w:hAnsiTheme="minorHAnsi" w:cstheme="minorBidi"/>
          <w:noProof/>
          <w:sz w:val="24"/>
          <w:szCs w:val="24"/>
          <w:lang w:eastAsia="ja-JP"/>
        </w:rPr>
      </w:pPr>
      <w:del w:id="80" w:author="Steven Yang" w:date="2018-05-04T13:06:00Z">
        <w:r w:rsidDel="001779EE">
          <w:rPr>
            <w:noProof/>
          </w:rPr>
          <w:delText>5.4.1.2</w:delText>
        </w:r>
        <w:r w:rsidDel="001779EE">
          <w:rPr>
            <w:rFonts w:asciiTheme="minorHAnsi" w:eastAsiaTheme="minorEastAsia" w:hAnsiTheme="minorHAnsi" w:cstheme="minorBidi"/>
            <w:noProof/>
            <w:sz w:val="24"/>
            <w:szCs w:val="24"/>
            <w:lang w:eastAsia="ja-JP"/>
          </w:rPr>
          <w:tab/>
        </w:r>
        <w:r w:rsidDel="001779EE">
          <w:rPr>
            <w:noProof/>
          </w:rPr>
          <w:delText>Build Steps</w:delText>
        </w:r>
        <w:r w:rsidDel="001779EE">
          <w:rPr>
            <w:noProof/>
          </w:rPr>
          <w:tab/>
          <w:delText>33</w:delText>
        </w:r>
      </w:del>
    </w:p>
    <w:p w14:paraId="68D2C0B8" w14:textId="77777777" w:rsidR="00E52D0D" w:rsidDel="001779EE" w:rsidRDefault="00E52D0D">
      <w:pPr>
        <w:pStyle w:val="TOC4"/>
        <w:tabs>
          <w:tab w:val="left" w:pos="2115"/>
        </w:tabs>
        <w:rPr>
          <w:del w:id="81" w:author="Steven Yang" w:date="2018-05-04T13:06:00Z"/>
          <w:rFonts w:asciiTheme="minorHAnsi" w:eastAsiaTheme="minorEastAsia" w:hAnsiTheme="minorHAnsi" w:cstheme="minorBidi"/>
          <w:noProof/>
          <w:sz w:val="24"/>
          <w:szCs w:val="24"/>
          <w:lang w:eastAsia="ja-JP"/>
        </w:rPr>
      </w:pPr>
      <w:del w:id="82" w:author="Steven Yang" w:date="2018-05-04T13:06:00Z">
        <w:r w:rsidDel="001779EE">
          <w:rPr>
            <w:noProof/>
          </w:rPr>
          <w:delText>5.4.1.3</w:delText>
        </w:r>
        <w:r w:rsidDel="001779EE">
          <w:rPr>
            <w:rFonts w:asciiTheme="minorHAnsi" w:eastAsiaTheme="minorEastAsia" w:hAnsiTheme="minorHAnsi" w:cstheme="minorBidi"/>
            <w:noProof/>
            <w:sz w:val="24"/>
            <w:szCs w:val="24"/>
            <w:lang w:eastAsia="ja-JP"/>
          </w:rPr>
          <w:tab/>
        </w:r>
        <w:r w:rsidDel="001779EE">
          <w:rPr>
            <w:noProof/>
          </w:rPr>
          <w:delText>Static Files for the Initial Deployment</w:delText>
        </w:r>
        <w:r w:rsidDel="001779EE">
          <w:rPr>
            <w:noProof/>
          </w:rPr>
          <w:tab/>
          <w:delText>33</w:delText>
        </w:r>
      </w:del>
    </w:p>
    <w:p w14:paraId="78383393" w14:textId="77777777" w:rsidR="00E52D0D" w:rsidDel="001779EE" w:rsidRDefault="00E52D0D">
      <w:pPr>
        <w:pStyle w:val="TOC2"/>
        <w:tabs>
          <w:tab w:val="left" w:pos="1325"/>
        </w:tabs>
        <w:rPr>
          <w:del w:id="83" w:author="Steven Yang" w:date="2018-05-04T13:06:00Z"/>
          <w:rFonts w:asciiTheme="minorHAnsi" w:eastAsiaTheme="minorEastAsia" w:hAnsiTheme="minorHAnsi" w:cstheme="minorBidi"/>
          <w:sz w:val="24"/>
          <w:szCs w:val="24"/>
          <w:lang w:eastAsia="ja-JP"/>
        </w:rPr>
      </w:pPr>
      <w:del w:id="84" w:author="Steven Yang" w:date="2018-05-04T13:06:00Z">
        <w:r w:rsidRPr="0034129E" w:rsidDel="001779EE">
          <w:rPr>
            <w:rFonts w:cs="Arial"/>
          </w:rPr>
          <w:delText>5.5</w:delText>
        </w:r>
        <w:r w:rsidDel="001779EE">
          <w:rPr>
            <w:rFonts w:asciiTheme="minorHAnsi" w:eastAsiaTheme="minorEastAsia" w:hAnsiTheme="minorHAnsi" w:cstheme="minorBidi"/>
            <w:sz w:val="24"/>
            <w:szCs w:val="24"/>
            <w:lang w:eastAsia="ja-JP"/>
          </w:rPr>
          <w:tab/>
        </w:r>
        <w:r w:rsidRPr="0034129E" w:rsidDel="001779EE">
          <w:rPr>
            <w:rFonts w:cs="Arial"/>
          </w:rPr>
          <w:delText>UI Module Packaging</w:delText>
        </w:r>
        <w:r w:rsidDel="001779EE">
          <w:tab/>
          <w:delText>34</w:delText>
        </w:r>
      </w:del>
    </w:p>
    <w:p w14:paraId="1F1F7B5A" w14:textId="77777777" w:rsidR="00E52D0D" w:rsidDel="001779EE" w:rsidRDefault="00E52D0D">
      <w:pPr>
        <w:pStyle w:val="TOC3"/>
        <w:tabs>
          <w:tab w:val="left" w:pos="1448"/>
        </w:tabs>
        <w:rPr>
          <w:del w:id="85" w:author="Steven Yang" w:date="2018-05-04T13:06:00Z"/>
          <w:rFonts w:asciiTheme="minorHAnsi" w:eastAsiaTheme="minorEastAsia" w:hAnsiTheme="minorHAnsi" w:cstheme="minorBidi"/>
          <w:noProof/>
          <w:sz w:val="24"/>
          <w:szCs w:val="24"/>
          <w:lang w:eastAsia="ja-JP"/>
        </w:rPr>
      </w:pPr>
      <w:del w:id="86" w:author="Steven Yang" w:date="2018-05-04T13:06:00Z">
        <w:r w:rsidDel="001779EE">
          <w:rPr>
            <w:noProof/>
          </w:rPr>
          <w:delText>5.5.1</w:delText>
        </w:r>
        <w:r w:rsidDel="001779EE">
          <w:rPr>
            <w:rFonts w:asciiTheme="minorHAnsi" w:eastAsiaTheme="minorEastAsia" w:hAnsiTheme="minorHAnsi" w:cstheme="minorBidi"/>
            <w:noProof/>
            <w:sz w:val="24"/>
            <w:szCs w:val="24"/>
            <w:lang w:eastAsia="ja-JP"/>
          </w:rPr>
          <w:tab/>
        </w:r>
        <w:r w:rsidRPr="0034129E" w:rsidDel="001779EE">
          <w:rPr>
            <w:rFonts w:cs="Arial"/>
            <w:noProof/>
          </w:rPr>
          <w:delText>Pre-requisite on DEV Server</w:delText>
        </w:r>
        <w:r w:rsidDel="001779EE">
          <w:rPr>
            <w:noProof/>
          </w:rPr>
          <w:tab/>
          <w:delText>34</w:delText>
        </w:r>
      </w:del>
    </w:p>
    <w:p w14:paraId="15CBE35F" w14:textId="77777777" w:rsidR="00E52D0D" w:rsidDel="001779EE" w:rsidRDefault="00E52D0D">
      <w:pPr>
        <w:pStyle w:val="TOC3"/>
        <w:tabs>
          <w:tab w:val="left" w:pos="1448"/>
        </w:tabs>
        <w:rPr>
          <w:del w:id="87" w:author="Steven Yang" w:date="2018-05-04T13:06:00Z"/>
          <w:rFonts w:asciiTheme="minorHAnsi" w:eastAsiaTheme="minorEastAsia" w:hAnsiTheme="minorHAnsi" w:cstheme="minorBidi"/>
          <w:noProof/>
          <w:sz w:val="24"/>
          <w:szCs w:val="24"/>
          <w:lang w:eastAsia="ja-JP"/>
        </w:rPr>
      </w:pPr>
      <w:del w:id="88" w:author="Steven Yang" w:date="2018-05-04T13:06:00Z">
        <w:r w:rsidDel="001779EE">
          <w:rPr>
            <w:noProof/>
          </w:rPr>
          <w:delText>5.5.2</w:delText>
        </w:r>
        <w:r w:rsidDel="001779EE">
          <w:rPr>
            <w:rFonts w:asciiTheme="minorHAnsi" w:eastAsiaTheme="minorEastAsia" w:hAnsiTheme="minorHAnsi" w:cstheme="minorBidi"/>
            <w:noProof/>
            <w:sz w:val="24"/>
            <w:szCs w:val="24"/>
            <w:lang w:eastAsia="ja-JP"/>
          </w:rPr>
          <w:tab/>
        </w:r>
        <w:r w:rsidDel="001779EE">
          <w:rPr>
            <w:noProof/>
          </w:rPr>
          <w:delText>Packaging Steps</w:delText>
        </w:r>
        <w:r w:rsidDel="001779EE">
          <w:rPr>
            <w:noProof/>
          </w:rPr>
          <w:tab/>
          <w:delText>35</w:delText>
        </w:r>
      </w:del>
    </w:p>
    <w:p w14:paraId="49DE656A" w14:textId="77777777" w:rsidR="00E52D0D" w:rsidDel="001779EE" w:rsidRDefault="00E52D0D">
      <w:pPr>
        <w:pStyle w:val="TOC2"/>
        <w:tabs>
          <w:tab w:val="left" w:pos="1325"/>
        </w:tabs>
        <w:rPr>
          <w:del w:id="89" w:author="Steven Yang" w:date="2018-05-04T13:06:00Z"/>
          <w:rFonts w:asciiTheme="minorHAnsi" w:eastAsiaTheme="minorEastAsia" w:hAnsiTheme="minorHAnsi" w:cstheme="minorBidi"/>
          <w:sz w:val="24"/>
          <w:szCs w:val="24"/>
          <w:lang w:eastAsia="ja-JP"/>
        </w:rPr>
      </w:pPr>
      <w:del w:id="90" w:author="Steven Yang" w:date="2018-05-04T13:06:00Z">
        <w:r w:rsidDel="001779EE">
          <w:delText>5.6</w:delText>
        </w:r>
        <w:r w:rsidDel="001779EE">
          <w:rPr>
            <w:rFonts w:asciiTheme="minorHAnsi" w:eastAsiaTheme="minorEastAsia" w:hAnsiTheme="minorHAnsi" w:cstheme="minorBidi"/>
            <w:sz w:val="24"/>
            <w:szCs w:val="24"/>
            <w:lang w:eastAsia="ja-JP"/>
          </w:rPr>
          <w:tab/>
        </w:r>
        <w:r w:rsidDel="001779EE">
          <w:delText>Web Application (UI Module) Deployment</w:delText>
        </w:r>
        <w:r w:rsidDel="001779EE">
          <w:tab/>
          <w:delText>35</w:delText>
        </w:r>
      </w:del>
    </w:p>
    <w:p w14:paraId="73E56C4C" w14:textId="77777777" w:rsidR="00E52D0D" w:rsidDel="001779EE" w:rsidRDefault="00E52D0D">
      <w:pPr>
        <w:pStyle w:val="TOC2"/>
        <w:tabs>
          <w:tab w:val="left" w:pos="1325"/>
        </w:tabs>
        <w:rPr>
          <w:del w:id="91" w:author="Steven Yang" w:date="2018-05-04T13:06:00Z"/>
          <w:rFonts w:asciiTheme="minorHAnsi" w:eastAsiaTheme="minorEastAsia" w:hAnsiTheme="minorHAnsi" w:cstheme="minorBidi"/>
          <w:sz w:val="24"/>
          <w:szCs w:val="24"/>
          <w:lang w:eastAsia="ja-JP"/>
        </w:rPr>
      </w:pPr>
      <w:del w:id="92" w:author="Steven Yang" w:date="2018-05-04T13:06:00Z">
        <w:r w:rsidDel="001779EE">
          <w:delText>5.7</w:delText>
        </w:r>
        <w:r w:rsidDel="001779EE">
          <w:rPr>
            <w:rFonts w:asciiTheme="minorHAnsi" w:eastAsiaTheme="minorEastAsia" w:hAnsiTheme="minorHAnsi" w:cstheme="minorBidi"/>
            <w:sz w:val="24"/>
            <w:szCs w:val="24"/>
            <w:lang w:eastAsia="ja-JP"/>
          </w:rPr>
          <w:tab/>
        </w:r>
        <w:r w:rsidDel="001779EE">
          <w:delText>Configuration</w:delText>
        </w:r>
        <w:r w:rsidDel="001779EE">
          <w:tab/>
          <w:delText>37</w:delText>
        </w:r>
      </w:del>
    </w:p>
    <w:p w14:paraId="437882D1" w14:textId="77777777" w:rsidR="00E52D0D" w:rsidDel="001779EE" w:rsidRDefault="00E52D0D">
      <w:pPr>
        <w:pStyle w:val="TOC3"/>
        <w:tabs>
          <w:tab w:val="left" w:pos="1448"/>
        </w:tabs>
        <w:rPr>
          <w:del w:id="93" w:author="Steven Yang" w:date="2018-05-04T13:06:00Z"/>
          <w:rFonts w:asciiTheme="minorHAnsi" w:eastAsiaTheme="minorEastAsia" w:hAnsiTheme="minorHAnsi" w:cstheme="minorBidi"/>
          <w:noProof/>
          <w:sz w:val="24"/>
          <w:szCs w:val="24"/>
          <w:lang w:eastAsia="ja-JP"/>
        </w:rPr>
      </w:pPr>
      <w:del w:id="94" w:author="Steven Yang" w:date="2018-05-04T13:06:00Z">
        <w:r w:rsidDel="001779EE">
          <w:rPr>
            <w:noProof/>
          </w:rPr>
          <w:delText>5.7.1</w:delText>
        </w:r>
        <w:r w:rsidDel="001779EE">
          <w:rPr>
            <w:rFonts w:asciiTheme="minorHAnsi" w:eastAsiaTheme="minorEastAsia" w:hAnsiTheme="minorHAnsi" w:cstheme="minorBidi"/>
            <w:noProof/>
            <w:sz w:val="24"/>
            <w:szCs w:val="24"/>
            <w:lang w:eastAsia="ja-JP"/>
          </w:rPr>
          <w:tab/>
        </w:r>
        <w:r w:rsidDel="001779EE">
          <w:rPr>
            <w:noProof/>
          </w:rPr>
          <w:delText>BizFlow Server Configuration files.</w:delText>
        </w:r>
        <w:r w:rsidDel="001779EE">
          <w:rPr>
            <w:noProof/>
          </w:rPr>
          <w:tab/>
          <w:delText>37</w:delText>
        </w:r>
      </w:del>
    </w:p>
    <w:p w14:paraId="013F524A" w14:textId="77777777" w:rsidR="00E52D0D" w:rsidDel="001779EE" w:rsidRDefault="00E52D0D">
      <w:pPr>
        <w:pStyle w:val="TOC4"/>
        <w:tabs>
          <w:tab w:val="left" w:pos="2115"/>
        </w:tabs>
        <w:rPr>
          <w:del w:id="95" w:author="Steven Yang" w:date="2018-05-04T13:06:00Z"/>
          <w:rFonts w:asciiTheme="minorHAnsi" w:eastAsiaTheme="minorEastAsia" w:hAnsiTheme="minorHAnsi" w:cstheme="minorBidi"/>
          <w:noProof/>
          <w:sz w:val="24"/>
          <w:szCs w:val="24"/>
          <w:lang w:eastAsia="ja-JP"/>
        </w:rPr>
      </w:pPr>
      <w:del w:id="96" w:author="Steven Yang" w:date="2018-05-04T13:06:00Z">
        <w:r w:rsidDel="001779EE">
          <w:rPr>
            <w:noProof/>
          </w:rPr>
          <w:delText>5.7.1.1</w:delText>
        </w:r>
        <w:r w:rsidDel="001779EE">
          <w:rPr>
            <w:rFonts w:asciiTheme="minorHAnsi" w:eastAsiaTheme="minorEastAsia" w:hAnsiTheme="minorHAnsi" w:cstheme="minorBidi"/>
            <w:noProof/>
            <w:sz w:val="24"/>
            <w:szCs w:val="24"/>
            <w:lang w:eastAsia="ja-JP"/>
          </w:rPr>
          <w:tab/>
        </w:r>
        <w:r w:rsidDel="001779EE">
          <w:rPr>
            <w:noProof/>
          </w:rPr>
          <w:delText>server.ini Configuration</w:delText>
        </w:r>
        <w:r w:rsidDel="001779EE">
          <w:rPr>
            <w:noProof/>
          </w:rPr>
          <w:tab/>
          <w:delText>37</w:delText>
        </w:r>
      </w:del>
    </w:p>
    <w:p w14:paraId="7544837F" w14:textId="77777777" w:rsidR="00E52D0D" w:rsidDel="001779EE" w:rsidRDefault="00E52D0D">
      <w:pPr>
        <w:pStyle w:val="TOC3"/>
        <w:tabs>
          <w:tab w:val="left" w:pos="1448"/>
        </w:tabs>
        <w:rPr>
          <w:del w:id="97" w:author="Steven Yang" w:date="2018-05-04T13:06:00Z"/>
          <w:rFonts w:asciiTheme="minorHAnsi" w:eastAsiaTheme="minorEastAsia" w:hAnsiTheme="minorHAnsi" w:cstheme="minorBidi"/>
          <w:noProof/>
          <w:sz w:val="24"/>
          <w:szCs w:val="24"/>
          <w:lang w:eastAsia="ja-JP"/>
        </w:rPr>
      </w:pPr>
      <w:del w:id="98" w:author="Steven Yang" w:date="2018-05-04T13:06:00Z">
        <w:r w:rsidDel="001779EE">
          <w:rPr>
            <w:noProof/>
          </w:rPr>
          <w:delText>5.7.2</w:delText>
        </w:r>
        <w:r w:rsidDel="001779EE">
          <w:rPr>
            <w:rFonts w:asciiTheme="minorHAnsi" w:eastAsiaTheme="minorEastAsia" w:hAnsiTheme="minorHAnsi" w:cstheme="minorBidi"/>
            <w:noProof/>
            <w:sz w:val="24"/>
            <w:szCs w:val="24"/>
            <w:lang w:eastAsia="ja-JP"/>
          </w:rPr>
          <w:tab/>
        </w:r>
        <w:r w:rsidDel="001779EE">
          <w:rPr>
            <w:noProof/>
          </w:rPr>
          <w:delText>Web Server Configuration files.</w:delText>
        </w:r>
        <w:r w:rsidDel="001779EE">
          <w:rPr>
            <w:noProof/>
          </w:rPr>
          <w:tab/>
          <w:delText>38</w:delText>
        </w:r>
      </w:del>
    </w:p>
    <w:p w14:paraId="60759C31" w14:textId="77777777" w:rsidR="00E52D0D" w:rsidDel="001779EE" w:rsidRDefault="00E52D0D">
      <w:pPr>
        <w:pStyle w:val="TOC4"/>
        <w:tabs>
          <w:tab w:val="left" w:pos="2115"/>
        </w:tabs>
        <w:rPr>
          <w:del w:id="99" w:author="Steven Yang" w:date="2018-05-04T13:06:00Z"/>
          <w:rFonts w:asciiTheme="minorHAnsi" w:eastAsiaTheme="minorEastAsia" w:hAnsiTheme="minorHAnsi" w:cstheme="minorBidi"/>
          <w:noProof/>
          <w:sz w:val="24"/>
          <w:szCs w:val="24"/>
          <w:lang w:eastAsia="ja-JP"/>
        </w:rPr>
      </w:pPr>
      <w:del w:id="100" w:author="Steven Yang" w:date="2018-05-04T13:06:00Z">
        <w:r w:rsidDel="001779EE">
          <w:rPr>
            <w:noProof/>
          </w:rPr>
          <w:delText>5.7.2.1</w:delText>
        </w:r>
        <w:r w:rsidDel="001779EE">
          <w:rPr>
            <w:rFonts w:asciiTheme="minorHAnsi" w:eastAsiaTheme="minorEastAsia" w:hAnsiTheme="minorHAnsi" w:cstheme="minorBidi"/>
            <w:noProof/>
            <w:sz w:val="24"/>
            <w:szCs w:val="24"/>
            <w:lang w:eastAsia="ja-JP"/>
          </w:rPr>
          <w:tab/>
        </w:r>
        <w:r w:rsidDel="001779EE">
          <w:rPr>
            <w:noProof/>
          </w:rPr>
          <w:delText>JNDI Configuration</w:delText>
        </w:r>
        <w:r w:rsidDel="001779EE">
          <w:rPr>
            <w:noProof/>
          </w:rPr>
          <w:tab/>
          <w:delText>38</w:delText>
        </w:r>
      </w:del>
    </w:p>
    <w:p w14:paraId="1AF5EF53" w14:textId="77777777" w:rsidR="00E52D0D" w:rsidDel="001779EE" w:rsidRDefault="00E52D0D">
      <w:pPr>
        <w:pStyle w:val="TOC4"/>
        <w:tabs>
          <w:tab w:val="left" w:pos="2115"/>
        </w:tabs>
        <w:rPr>
          <w:del w:id="101" w:author="Steven Yang" w:date="2018-05-04T13:06:00Z"/>
          <w:rFonts w:asciiTheme="minorHAnsi" w:eastAsiaTheme="minorEastAsia" w:hAnsiTheme="minorHAnsi" w:cstheme="minorBidi"/>
          <w:noProof/>
          <w:sz w:val="24"/>
          <w:szCs w:val="24"/>
          <w:lang w:eastAsia="ja-JP"/>
        </w:rPr>
      </w:pPr>
      <w:del w:id="102" w:author="Steven Yang" w:date="2018-05-04T13:06:00Z">
        <w:r w:rsidDel="001779EE">
          <w:rPr>
            <w:noProof/>
          </w:rPr>
          <w:delText>5.7.2.2</w:delText>
        </w:r>
        <w:r w:rsidDel="001779EE">
          <w:rPr>
            <w:rFonts w:asciiTheme="minorHAnsi" w:eastAsiaTheme="minorEastAsia" w:hAnsiTheme="minorHAnsi" w:cstheme="minorBidi"/>
            <w:noProof/>
            <w:sz w:val="24"/>
            <w:szCs w:val="24"/>
            <w:lang w:eastAsia="ja-JP"/>
          </w:rPr>
          <w:tab/>
        </w:r>
        <w:r w:rsidDel="001779EE">
          <w:rPr>
            <w:noProof/>
          </w:rPr>
          <w:delText>WebMaker Server Configuration</w:delText>
        </w:r>
        <w:r w:rsidDel="001779EE">
          <w:rPr>
            <w:noProof/>
          </w:rPr>
          <w:tab/>
          <w:delText>40</w:delText>
        </w:r>
      </w:del>
    </w:p>
    <w:p w14:paraId="67EB0FBA" w14:textId="77777777" w:rsidR="00E52D0D" w:rsidDel="001779EE" w:rsidRDefault="00E52D0D">
      <w:pPr>
        <w:pStyle w:val="TOC4"/>
        <w:tabs>
          <w:tab w:val="left" w:pos="2115"/>
        </w:tabs>
        <w:rPr>
          <w:del w:id="103" w:author="Steven Yang" w:date="2018-05-04T13:06:00Z"/>
          <w:rFonts w:asciiTheme="minorHAnsi" w:eastAsiaTheme="minorEastAsia" w:hAnsiTheme="minorHAnsi" w:cstheme="minorBidi"/>
          <w:noProof/>
          <w:sz w:val="24"/>
          <w:szCs w:val="24"/>
          <w:lang w:eastAsia="ja-JP"/>
        </w:rPr>
      </w:pPr>
      <w:del w:id="104" w:author="Steven Yang" w:date="2018-05-04T13:06:00Z">
        <w:r w:rsidDel="001779EE">
          <w:rPr>
            <w:noProof/>
          </w:rPr>
          <w:delText>5.7.2.3</w:delText>
        </w:r>
        <w:r w:rsidDel="001779EE">
          <w:rPr>
            <w:rFonts w:asciiTheme="minorHAnsi" w:eastAsiaTheme="minorEastAsia" w:hAnsiTheme="minorHAnsi" w:cstheme="minorBidi"/>
            <w:noProof/>
            <w:sz w:val="24"/>
            <w:szCs w:val="24"/>
            <w:lang w:eastAsia="ja-JP"/>
          </w:rPr>
          <w:tab/>
        </w:r>
        <w:r w:rsidDel="001779EE">
          <w:rPr>
            <w:noProof/>
          </w:rPr>
          <w:delText>BizFlow Advanced Reporting (BAR) Configuration</w:delText>
        </w:r>
        <w:r w:rsidDel="001779EE">
          <w:rPr>
            <w:noProof/>
          </w:rPr>
          <w:tab/>
          <w:delText>40</w:delText>
        </w:r>
      </w:del>
    </w:p>
    <w:p w14:paraId="3FC744D6" w14:textId="77777777" w:rsidR="00E52D0D" w:rsidDel="001779EE" w:rsidRDefault="00E52D0D">
      <w:pPr>
        <w:pStyle w:val="TOC3"/>
        <w:tabs>
          <w:tab w:val="left" w:pos="1448"/>
        </w:tabs>
        <w:rPr>
          <w:del w:id="105" w:author="Steven Yang" w:date="2018-05-04T13:06:00Z"/>
          <w:rFonts w:asciiTheme="minorHAnsi" w:eastAsiaTheme="minorEastAsia" w:hAnsiTheme="minorHAnsi" w:cstheme="minorBidi"/>
          <w:noProof/>
          <w:sz w:val="24"/>
          <w:szCs w:val="24"/>
          <w:lang w:eastAsia="ja-JP"/>
        </w:rPr>
      </w:pPr>
      <w:del w:id="106" w:author="Steven Yang" w:date="2018-05-04T13:06:00Z">
        <w:r w:rsidDel="001779EE">
          <w:rPr>
            <w:noProof/>
          </w:rPr>
          <w:delText>5.7.3</w:delText>
        </w:r>
        <w:r w:rsidDel="001779EE">
          <w:rPr>
            <w:rFonts w:asciiTheme="minorHAnsi" w:eastAsiaTheme="minorEastAsia" w:hAnsiTheme="minorHAnsi" w:cstheme="minorBidi"/>
            <w:noProof/>
            <w:sz w:val="24"/>
            <w:szCs w:val="24"/>
            <w:lang w:eastAsia="ja-JP"/>
          </w:rPr>
          <w:tab/>
        </w:r>
        <w:r w:rsidDel="001779EE">
          <w:rPr>
            <w:noProof/>
          </w:rPr>
          <w:delText>BizFlow Web Portal Configuration</w:delText>
        </w:r>
        <w:r w:rsidDel="001779EE">
          <w:rPr>
            <w:noProof/>
          </w:rPr>
          <w:tab/>
          <w:delText>41</w:delText>
        </w:r>
      </w:del>
    </w:p>
    <w:p w14:paraId="5AA89FA8" w14:textId="77777777" w:rsidR="00E52D0D" w:rsidDel="001779EE" w:rsidRDefault="00E52D0D">
      <w:pPr>
        <w:pStyle w:val="TOC3"/>
        <w:tabs>
          <w:tab w:val="left" w:pos="1448"/>
        </w:tabs>
        <w:rPr>
          <w:del w:id="107" w:author="Steven Yang" w:date="2018-05-04T13:06:00Z"/>
          <w:rFonts w:asciiTheme="minorHAnsi" w:eastAsiaTheme="minorEastAsia" w:hAnsiTheme="minorHAnsi" w:cstheme="minorBidi"/>
          <w:noProof/>
          <w:sz w:val="24"/>
          <w:szCs w:val="24"/>
          <w:lang w:eastAsia="ja-JP"/>
        </w:rPr>
      </w:pPr>
      <w:del w:id="108" w:author="Steven Yang" w:date="2018-05-04T13:06:00Z">
        <w:r w:rsidDel="001779EE">
          <w:rPr>
            <w:noProof/>
          </w:rPr>
          <w:delText>5.7.4</w:delText>
        </w:r>
        <w:r w:rsidDel="001779EE">
          <w:rPr>
            <w:rFonts w:asciiTheme="minorHAnsi" w:eastAsiaTheme="minorEastAsia" w:hAnsiTheme="minorHAnsi" w:cstheme="minorBidi"/>
            <w:noProof/>
            <w:sz w:val="24"/>
            <w:szCs w:val="24"/>
            <w:lang w:eastAsia="ja-JP"/>
          </w:rPr>
          <w:tab/>
        </w:r>
        <w:r w:rsidDel="001779EE">
          <w:rPr>
            <w:noProof/>
          </w:rPr>
          <w:delText>BizFlow Global Variable Configuration</w:delText>
        </w:r>
        <w:r w:rsidDel="001779EE">
          <w:rPr>
            <w:noProof/>
          </w:rPr>
          <w:tab/>
          <w:delText>43</w:delText>
        </w:r>
      </w:del>
    </w:p>
    <w:p w14:paraId="1201C8AD" w14:textId="77777777" w:rsidR="00E52D0D" w:rsidDel="001779EE" w:rsidRDefault="00E52D0D">
      <w:pPr>
        <w:pStyle w:val="TOC3"/>
        <w:tabs>
          <w:tab w:val="left" w:pos="1448"/>
        </w:tabs>
        <w:rPr>
          <w:del w:id="109" w:author="Steven Yang" w:date="2018-05-04T13:06:00Z"/>
          <w:rFonts w:asciiTheme="minorHAnsi" w:eastAsiaTheme="minorEastAsia" w:hAnsiTheme="minorHAnsi" w:cstheme="minorBidi"/>
          <w:noProof/>
          <w:sz w:val="24"/>
          <w:szCs w:val="24"/>
          <w:lang w:eastAsia="ja-JP"/>
        </w:rPr>
      </w:pPr>
      <w:del w:id="110" w:author="Steven Yang" w:date="2018-05-04T13:06:00Z">
        <w:r w:rsidDel="001779EE">
          <w:rPr>
            <w:noProof/>
          </w:rPr>
          <w:delText>5.7.5</w:delText>
        </w:r>
        <w:r w:rsidDel="001779EE">
          <w:rPr>
            <w:rFonts w:asciiTheme="minorHAnsi" w:eastAsiaTheme="minorEastAsia" w:hAnsiTheme="minorHAnsi" w:cstheme="minorBidi"/>
            <w:noProof/>
            <w:sz w:val="24"/>
            <w:szCs w:val="24"/>
            <w:lang w:eastAsia="ja-JP"/>
          </w:rPr>
          <w:tab/>
        </w:r>
        <w:r w:rsidDel="001779EE">
          <w:rPr>
            <w:noProof/>
          </w:rPr>
          <w:delText>Internet Explore Configuration</w:delText>
        </w:r>
        <w:r w:rsidDel="001779EE">
          <w:rPr>
            <w:noProof/>
          </w:rPr>
          <w:tab/>
          <w:delText>44</w:delText>
        </w:r>
      </w:del>
    </w:p>
    <w:p w14:paraId="342D2337" w14:textId="07E6551B" w:rsidR="00F3111B" w:rsidRPr="00FD27CC" w:rsidRDefault="001F5E80">
      <w:pPr>
        <w:rPr>
          <w:rFonts w:cs="Arial"/>
        </w:rPr>
      </w:pPr>
      <w:r w:rsidRPr="00D758B8">
        <w:rPr>
          <w:rFonts w:cs="Arial"/>
          <w:b/>
          <w:color w:val="333333"/>
        </w:rPr>
        <w:fldChar w:fldCharType="end"/>
      </w:r>
      <w:bookmarkStart w:id="111" w:name="_Toc223260483"/>
      <w:bookmarkStart w:id="112" w:name="_Ref227459879"/>
      <w:bookmarkStart w:id="113" w:name="_Toc523032772"/>
      <w:bookmarkStart w:id="114" w:name="_Toc523126455"/>
    </w:p>
    <w:p w14:paraId="0E12F974" w14:textId="234E5406" w:rsidR="00310211" w:rsidRDefault="002C30CF" w:rsidP="00310211">
      <w:pPr>
        <w:pStyle w:val="Heading1"/>
        <w:rPr>
          <w:rStyle w:val="Heading1Char"/>
        </w:rPr>
      </w:pPr>
      <w:bookmarkStart w:id="115" w:name="_Toc360278154"/>
      <w:bookmarkStart w:id="116" w:name="_Toc387058505"/>
      <w:r w:rsidRPr="002C30CF">
        <w:rPr>
          <w:rStyle w:val="Heading1Char"/>
        </w:rPr>
        <w:lastRenderedPageBreak/>
        <w:t>Introduction</w:t>
      </w:r>
      <w:bookmarkEnd w:id="115"/>
      <w:bookmarkEnd w:id="116"/>
    </w:p>
    <w:p w14:paraId="08F891BD" w14:textId="4BD3EE8B" w:rsidR="00310211" w:rsidRDefault="002C30CF" w:rsidP="002C30CF">
      <w:pPr>
        <w:rPr>
          <w:rFonts w:cs="Arial"/>
          <w:sz w:val="22"/>
          <w:szCs w:val="22"/>
        </w:rPr>
      </w:pPr>
      <w:r w:rsidRPr="002C30CF">
        <w:rPr>
          <w:rFonts w:cs="Arial"/>
          <w:sz w:val="22"/>
          <w:szCs w:val="22"/>
        </w:rPr>
        <w:t xml:space="preserve">This document describes how to deploy the HHS CMS BizFlow HR system.  It is assumed that there are 3 environments, DEV, </w:t>
      </w:r>
      <w:r w:rsidR="00840184">
        <w:rPr>
          <w:rFonts w:cs="Arial"/>
          <w:sz w:val="22"/>
          <w:szCs w:val="22"/>
        </w:rPr>
        <w:t>QA</w:t>
      </w:r>
      <w:r w:rsidRPr="002C30CF">
        <w:rPr>
          <w:rFonts w:cs="Arial"/>
          <w:sz w:val="22"/>
          <w:szCs w:val="22"/>
        </w:rPr>
        <w:t>, and PROD.  The instruction for deployment for each environment will be the same except for configuration.  Configuration should be done specifically for each target environment.</w:t>
      </w:r>
      <w:r w:rsidR="00310211" w:rsidRPr="007E5333">
        <w:rPr>
          <w:rFonts w:cs="Arial"/>
          <w:sz w:val="22"/>
          <w:szCs w:val="22"/>
        </w:rPr>
        <w:t xml:space="preserve"> </w:t>
      </w:r>
    </w:p>
    <w:p w14:paraId="406E7510" w14:textId="77777777" w:rsidR="00C03530" w:rsidRDefault="00C03530" w:rsidP="002C30CF">
      <w:pPr>
        <w:rPr>
          <w:rFonts w:cs="Arial"/>
          <w:sz w:val="22"/>
          <w:szCs w:val="22"/>
        </w:rPr>
      </w:pPr>
    </w:p>
    <w:p w14:paraId="688DB51C" w14:textId="3D9967D5" w:rsidR="00C03530" w:rsidRDefault="00C03530" w:rsidP="00C03530">
      <w:pPr>
        <w:pStyle w:val="Heading1"/>
      </w:pPr>
      <w:bookmarkStart w:id="117" w:name="_Toc387058506"/>
      <w:r w:rsidRPr="00C03530">
        <w:lastRenderedPageBreak/>
        <w:t>Required system version information</w:t>
      </w:r>
      <w:bookmarkEnd w:id="117"/>
    </w:p>
    <w:p w14:paraId="46EC8D01" w14:textId="77777777" w:rsidR="00C03530" w:rsidRPr="00C03530" w:rsidRDefault="00C03530" w:rsidP="00AC6AF3">
      <w:pPr>
        <w:pStyle w:val="ListParagraph"/>
        <w:numPr>
          <w:ilvl w:val="0"/>
          <w:numId w:val="47"/>
        </w:numPr>
        <w:rPr>
          <w:rFonts w:cs="Arial"/>
          <w:sz w:val="22"/>
        </w:rPr>
      </w:pPr>
      <w:r w:rsidRPr="00C03530">
        <w:rPr>
          <w:rFonts w:cs="Arial"/>
          <w:sz w:val="22"/>
        </w:rPr>
        <w:t>BizFlow: BizFlow Server version 12.4</w:t>
      </w:r>
    </w:p>
    <w:p w14:paraId="7BEA4962" w14:textId="77777777" w:rsidR="00C03530" w:rsidRPr="00C03530" w:rsidRDefault="00C03530" w:rsidP="00AC6AF3">
      <w:pPr>
        <w:pStyle w:val="ListParagraph"/>
        <w:numPr>
          <w:ilvl w:val="0"/>
          <w:numId w:val="47"/>
        </w:numPr>
        <w:rPr>
          <w:rFonts w:cs="Arial"/>
          <w:sz w:val="22"/>
        </w:rPr>
      </w:pPr>
      <w:r w:rsidRPr="00C03530">
        <w:rPr>
          <w:rFonts w:cs="Arial"/>
          <w:sz w:val="22"/>
        </w:rPr>
        <w:t>Database: Oracle 12c</w:t>
      </w:r>
    </w:p>
    <w:p w14:paraId="660E35A0" w14:textId="77777777" w:rsidR="00C03530" w:rsidRPr="00C03530" w:rsidRDefault="00C03530" w:rsidP="00AC6AF3">
      <w:pPr>
        <w:pStyle w:val="ListParagraph"/>
        <w:numPr>
          <w:ilvl w:val="0"/>
          <w:numId w:val="47"/>
        </w:numPr>
        <w:rPr>
          <w:rFonts w:cs="Arial"/>
          <w:sz w:val="22"/>
        </w:rPr>
      </w:pPr>
      <w:r w:rsidRPr="00C03530">
        <w:rPr>
          <w:rFonts w:cs="Arial"/>
          <w:sz w:val="22"/>
        </w:rPr>
        <w:t>Web Server: Tomcat 7</w:t>
      </w:r>
    </w:p>
    <w:p w14:paraId="18303937" w14:textId="1C731FB1" w:rsidR="00C03530" w:rsidRDefault="00C03530" w:rsidP="00AC6AF3">
      <w:pPr>
        <w:pStyle w:val="ListParagraph"/>
        <w:numPr>
          <w:ilvl w:val="0"/>
          <w:numId w:val="47"/>
        </w:numPr>
        <w:rPr>
          <w:rFonts w:cs="Arial"/>
          <w:sz w:val="22"/>
        </w:rPr>
      </w:pPr>
      <w:r w:rsidRPr="00C03530">
        <w:rPr>
          <w:rFonts w:cs="Arial"/>
          <w:sz w:val="22"/>
        </w:rPr>
        <w:t>Java: JDK 7</w:t>
      </w:r>
    </w:p>
    <w:p w14:paraId="25D0329F" w14:textId="77777777" w:rsidR="00C03530" w:rsidRDefault="00C03530" w:rsidP="00C03530">
      <w:pPr>
        <w:rPr>
          <w:rFonts w:cs="Arial"/>
          <w:sz w:val="22"/>
        </w:rPr>
      </w:pPr>
    </w:p>
    <w:p w14:paraId="45C7F25C" w14:textId="77777777" w:rsidR="00C03530" w:rsidRPr="00C03530" w:rsidRDefault="00C03530" w:rsidP="00C03530">
      <w:pPr>
        <w:rPr>
          <w:rFonts w:cs="Arial"/>
          <w:sz w:val="22"/>
        </w:rPr>
      </w:pPr>
    </w:p>
    <w:p w14:paraId="22A998BA" w14:textId="77777777" w:rsidR="00C03530" w:rsidRPr="00C03530" w:rsidRDefault="00C03530" w:rsidP="00C03530">
      <w:pPr>
        <w:pStyle w:val="Heading1"/>
      </w:pPr>
      <w:bookmarkStart w:id="118" w:name="_Toc387058507"/>
      <w:r w:rsidRPr="00C03530">
        <w:lastRenderedPageBreak/>
        <w:t>Development directory structure</w:t>
      </w:r>
      <w:bookmarkEnd w:id="118"/>
    </w:p>
    <w:p w14:paraId="5F54E139" w14:textId="77777777" w:rsidR="00C03530" w:rsidRPr="00C03530" w:rsidRDefault="00C03530" w:rsidP="00C03530">
      <w:pPr>
        <w:rPr>
          <w:rFonts w:cs="Arial"/>
          <w:sz w:val="22"/>
        </w:rPr>
      </w:pPr>
    </w:p>
    <w:p w14:paraId="565136C0" w14:textId="77777777" w:rsidR="00C03530" w:rsidRPr="00C03530" w:rsidRDefault="00C03530" w:rsidP="00C03530">
      <w:pPr>
        <w:rPr>
          <w:rFonts w:cs="Arial"/>
          <w:sz w:val="22"/>
        </w:rPr>
      </w:pPr>
      <w:r w:rsidRPr="00C03530">
        <w:rPr>
          <w:rFonts w:cs="Arial"/>
          <w:sz w:val="22"/>
        </w:rPr>
        <w:t>The following directory capture will be delivered as part of the release of the system.</w:t>
      </w:r>
    </w:p>
    <w:p w14:paraId="04AE44F0" w14:textId="77777777" w:rsidR="00C03530" w:rsidRPr="00C03530" w:rsidRDefault="00C03530" w:rsidP="00C03530">
      <w:pPr>
        <w:rPr>
          <w:rFonts w:cs="Arial"/>
          <w:sz w:val="22"/>
        </w:rPr>
      </w:pPr>
    </w:p>
    <w:p w14:paraId="41E81706" w14:textId="2624D07E" w:rsidR="00D7564A" w:rsidRPr="00C03530" w:rsidRDefault="00D7564A" w:rsidP="00D7564A">
      <w:pPr>
        <w:rPr>
          <w:rFonts w:ascii="Courier New" w:hAnsi="Courier New" w:cs="Courier New"/>
          <w:sz w:val="18"/>
          <w:szCs w:val="18"/>
        </w:rPr>
      </w:pPr>
      <w:r>
        <w:rPr>
          <w:rFonts w:ascii="Courier New" w:hAnsi="Courier New" w:cs="Courier New"/>
          <w:sz w:val="18"/>
          <w:szCs w:val="18"/>
        </w:rPr>
        <w:t>CMS-BizFlow</w:t>
      </w:r>
      <w:r w:rsidR="00220B37">
        <w:rPr>
          <w:rFonts w:ascii="Courier New" w:hAnsi="Courier New" w:cs="Courier New"/>
          <w:sz w:val="18"/>
          <w:szCs w:val="18"/>
        </w:rPr>
        <w:t>/</w:t>
      </w:r>
      <w:r w:rsidR="00C03530" w:rsidRPr="00C03530">
        <w:rPr>
          <w:rFonts w:ascii="Courier New" w:hAnsi="Courier New" w:cs="Courier New"/>
          <w:sz w:val="18"/>
          <w:szCs w:val="18"/>
        </w:rPr>
        <w:t>database</w:t>
      </w:r>
      <w:r w:rsidR="00220B37">
        <w:rPr>
          <w:rFonts w:ascii="Courier New" w:hAnsi="Courier New" w:cs="Courier New"/>
          <w:sz w:val="18"/>
          <w:szCs w:val="18"/>
        </w:rPr>
        <w:t>/</w:t>
      </w:r>
    </w:p>
    <w:p w14:paraId="7FC82608" w14:textId="6D5F25FF" w:rsidR="00D7564A" w:rsidRPr="00C03530" w:rsidRDefault="00D7564A" w:rsidP="00D7564A">
      <w:pPr>
        <w:rPr>
          <w:rFonts w:ascii="Courier New" w:hAnsi="Courier New" w:cs="Courier New"/>
          <w:sz w:val="18"/>
          <w:szCs w:val="18"/>
        </w:rPr>
      </w:pPr>
      <w:r>
        <w:rPr>
          <w:rFonts w:ascii="Courier New" w:hAnsi="Courier New" w:cs="Courier New"/>
          <w:sz w:val="18"/>
          <w:szCs w:val="18"/>
        </w:rPr>
        <w:t>CMS-BizFlow/deploy/</w:t>
      </w:r>
    </w:p>
    <w:p w14:paraId="7A0E42CC" w14:textId="764198A0" w:rsidR="00D7564A" w:rsidRPr="00C03530" w:rsidRDefault="00D7564A" w:rsidP="00D7564A">
      <w:pPr>
        <w:rPr>
          <w:rFonts w:ascii="Courier New" w:hAnsi="Courier New" w:cs="Courier New"/>
          <w:sz w:val="18"/>
          <w:szCs w:val="18"/>
        </w:rPr>
      </w:pPr>
      <w:r>
        <w:rPr>
          <w:rFonts w:ascii="Courier New" w:hAnsi="Courier New" w:cs="Courier New"/>
          <w:sz w:val="18"/>
          <w:szCs w:val="18"/>
        </w:rPr>
        <w:t>CMS-BizFlow/java/cmspdf</w:t>
      </w:r>
    </w:p>
    <w:p w14:paraId="111BAE72" w14:textId="4D892F08" w:rsidR="00D84E0D" w:rsidRPr="00C03530" w:rsidRDefault="00D7564A" w:rsidP="00D84E0D">
      <w:pPr>
        <w:rPr>
          <w:rFonts w:ascii="Courier New" w:hAnsi="Courier New" w:cs="Courier New"/>
          <w:sz w:val="18"/>
          <w:szCs w:val="18"/>
        </w:rPr>
      </w:pPr>
      <w:r>
        <w:rPr>
          <w:rFonts w:ascii="Courier New" w:hAnsi="Courier New" w:cs="Courier New"/>
          <w:sz w:val="18"/>
          <w:szCs w:val="18"/>
        </w:rPr>
        <w:t>CMS-BizFlow</w:t>
      </w:r>
      <w:r w:rsidR="00220B37">
        <w:rPr>
          <w:rFonts w:ascii="Courier New" w:hAnsi="Courier New" w:cs="Courier New"/>
          <w:sz w:val="18"/>
          <w:szCs w:val="18"/>
        </w:rPr>
        <w:t>/</w:t>
      </w:r>
      <w:r w:rsidR="00C03530" w:rsidRPr="00C03530">
        <w:rPr>
          <w:rFonts w:ascii="Courier New" w:hAnsi="Courier New" w:cs="Courier New"/>
          <w:sz w:val="18"/>
          <w:szCs w:val="18"/>
        </w:rPr>
        <w:t>process</w:t>
      </w:r>
      <w:r w:rsidR="00220B37">
        <w:rPr>
          <w:rFonts w:ascii="Courier New" w:hAnsi="Courier New" w:cs="Courier New"/>
          <w:sz w:val="18"/>
          <w:szCs w:val="18"/>
        </w:rPr>
        <w:t>/</w:t>
      </w:r>
    </w:p>
    <w:p w14:paraId="6DFFF60C" w14:textId="22DE17F4" w:rsidR="00D84E0D" w:rsidRPr="00C03530" w:rsidRDefault="00D7564A" w:rsidP="00D84E0D">
      <w:pPr>
        <w:rPr>
          <w:rFonts w:ascii="Courier New" w:hAnsi="Courier New" w:cs="Courier New"/>
          <w:sz w:val="18"/>
          <w:szCs w:val="18"/>
        </w:rPr>
      </w:pPr>
      <w:r>
        <w:rPr>
          <w:rFonts w:ascii="Courier New" w:hAnsi="Courier New" w:cs="Courier New"/>
          <w:sz w:val="18"/>
          <w:szCs w:val="18"/>
        </w:rPr>
        <w:t>CMS-BizFlow</w:t>
      </w:r>
      <w:r w:rsidR="00D84E0D">
        <w:rPr>
          <w:rFonts w:ascii="Courier New" w:hAnsi="Courier New" w:cs="Courier New"/>
          <w:sz w:val="18"/>
          <w:szCs w:val="18"/>
        </w:rPr>
        <w:t>/report/</w:t>
      </w:r>
    </w:p>
    <w:p w14:paraId="6F22D099" w14:textId="3D49C182" w:rsidR="00D7564A" w:rsidRPr="00C03530" w:rsidRDefault="00D7564A" w:rsidP="00D7564A">
      <w:pPr>
        <w:rPr>
          <w:rFonts w:ascii="Courier New" w:hAnsi="Courier New" w:cs="Courier New"/>
          <w:sz w:val="18"/>
          <w:szCs w:val="18"/>
        </w:rPr>
      </w:pPr>
      <w:r>
        <w:rPr>
          <w:rFonts w:ascii="Courier New" w:hAnsi="Courier New" w:cs="Courier New"/>
          <w:sz w:val="18"/>
          <w:szCs w:val="18"/>
        </w:rPr>
        <w:t>CMS-BizFlow</w:t>
      </w:r>
      <w:r w:rsidR="00220B37">
        <w:rPr>
          <w:rFonts w:ascii="Courier New" w:hAnsi="Courier New" w:cs="Courier New"/>
          <w:sz w:val="18"/>
          <w:szCs w:val="18"/>
        </w:rPr>
        <w:t>/</w:t>
      </w:r>
      <w:r w:rsidR="00C03530" w:rsidRPr="00C03530">
        <w:rPr>
          <w:rFonts w:ascii="Courier New" w:hAnsi="Courier New" w:cs="Courier New"/>
          <w:sz w:val="18"/>
          <w:szCs w:val="18"/>
        </w:rPr>
        <w:t>ui</w:t>
      </w:r>
      <w:r w:rsidR="00220B37">
        <w:rPr>
          <w:rFonts w:ascii="Courier New" w:hAnsi="Courier New" w:cs="Courier New"/>
          <w:sz w:val="18"/>
          <w:szCs w:val="18"/>
        </w:rPr>
        <w:t>/</w:t>
      </w:r>
      <w:r w:rsidR="00C03530" w:rsidRPr="00C03530">
        <w:rPr>
          <w:rFonts w:ascii="Courier New" w:hAnsi="Courier New" w:cs="Courier New"/>
          <w:sz w:val="18"/>
          <w:szCs w:val="18"/>
        </w:rPr>
        <w:t>wm-project</w:t>
      </w:r>
      <w:r w:rsidR="00220B37">
        <w:rPr>
          <w:rFonts w:ascii="Courier New" w:hAnsi="Courier New" w:cs="Courier New"/>
          <w:sz w:val="18"/>
          <w:szCs w:val="18"/>
        </w:rPr>
        <w:t>/</w:t>
      </w:r>
    </w:p>
    <w:p w14:paraId="25A96DC0" w14:textId="51917835" w:rsidR="00D7564A" w:rsidRPr="00C03530" w:rsidRDefault="00D7564A" w:rsidP="00D7564A">
      <w:pPr>
        <w:rPr>
          <w:rFonts w:ascii="Courier New" w:hAnsi="Courier New" w:cs="Courier New"/>
          <w:sz w:val="18"/>
          <w:szCs w:val="18"/>
        </w:rPr>
      </w:pPr>
      <w:r>
        <w:rPr>
          <w:rFonts w:ascii="Courier New" w:hAnsi="Courier New" w:cs="Courier New"/>
          <w:sz w:val="18"/>
          <w:szCs w:val="18"/>
        </w:rPr>
        <w:t>CMS-BizFlow/webapps/bizflow</w:t>
      </w:r>
    </w:p>
    <w:p w14:paraId="285E1B6C" w14:textId="08C0688D" w:rsidR="00C03530" w:rsidRPr="00C03530" w:rsidRDefault="00C03530" w:rsidP="00C03530">
      <w:pPr>
        <w:rPr>
          <w:rFonts w:ascii="Courier New" w:hAnsi="Courier New" w:cs="Courier New"/>
          <w:sz w:val="18"/>
          <w:szCs w:val="18"/>
        </w:rPr>
      </w:pPr>
    </w:p>
    <w:p w14:paraId="40B287C6" w14:textId="77777777" w:rsidR="00C03530" w:rsidRDefault="00C03530" w:rsidP="00C03530">
      <w:pPr>
        <w:rPr>
          <w:rFonts w:cs="Arial"/>
          <w:sz w:val="22"/>
        </w:rPr>
      </w:pPr>
    </w:p>
    <w:p w14:paraId="38C22F53" w14:textId="77777777" w:rsidR="009F467B" w:rsidRPr="009F467B" w:rsidRDefault="009F467B" w:rsidP="009F467B">
      <w:pPr>
        <w:pStyle w:val="Heading2"/>
      </w:pPr>
      <w:bookmarkStart w:id="119" w:name="_Toc387058508"/>
      <w:r w:rsidRPr="009F467B">
        <w:t>database Directory contents</w:t>
      </w:r>
      <w:bookmarkEnd w:id="119"/>
    </w:p>
    <w:p w14:paraId="310F1D35" w14:textId="77777777" w:rsidR="009F467B" w:rsidRPr="009F467B" w:rsidRDefault="009F467B" w:rsidP="009F467B">
      <w:pPr>
        <w:rPr>
          <w:rFonts w:cs="Arial"/>
          <w:sz w:val="22"/>
        </w:rPr>
      </w:pPr>
      <w:r w:rsidRPr="009F467B">
        <w:rPr>
          <w:rFonts w:cs="Arial"/>
          <w:sz w:val="22"/>
        </w:rPr>
        <w:t>This directory contains database scripts (.sql files) to create database schema, users, and other objects, which includes the definition for tables, stored procedures, functions, triggers, sequence.</w:t>
      </w:r>
    </w:p>
    <w:p w14:paraId="2BE04735" w14:textId="77777777" w:rsidR="009F467B" w:rsidRPr="009F467B" w:rsidRDefault="009F467B" w:rsidP="009F467B">
      <w:pPr>
        <w:rPr>
          <w:rFonts w:cs="Arial"/>
          <w:sz w:val="22"/>
        </w:rPr>
      </w:pPr>
    </w:p>
    <w:p w14:paraId="561884A2" w14:textId="77777777" w:rsidR="009F467B" w:rsidRPr="009F467B" w:rsidRDefault="009F467B" w:rsidP="009F467B">
      <w:pPr>
        <w:rPr>
          <w:rFonts w:cs="Arial"/>
          <w:sz w:val="22"/>
        </w:rPr>
      </w:pPr>
      <w:r w:rsidRPr="009F467B">
        <w:rPr>
          <w:rFonts w:cs="Arial"/>
          <w:sz w:val="22"/>
        </w:rPr>
        <w:t>The DBA will execute the database scripts in Oracle database client (e.g. SQLPlus, SQL Developer, etc.) in the designated order (as part of the filename) so that the database for the system can be created.</w:t>
      </w:r>
    </w:p>
    <w:p w14:paraId="05A52687" w14:textId="77777777" w:rsidR="009F467B" w:rsidRPr="009F467B" w:rsidRDefault="009F467B" w:rsidP="009F467B">
      <w:pPr>
        <w:rPr>
          <w:rFonts w:cs="Arial"/>
          <w:sz w:val="22"/>
        </w:rPr>
      </w:pPr>
    </w:p>
    <w:p w14:paraId="2BC3BD32" w14:textId="77777777" w:rsidR="009F467B" w:rsidRPr="009F467B" w:rsidRDefault="009F467B" w:rsidP="009F467B">
      <w:pPr>
        <w:rPr>
          <w:rFonts w:cs="Arial"/>
          <w:sz w:val="22"/>
        </w:rPr>
      </w:pPr>
      <w:r w:rsidRPr="009F467B">
        <w:rPr>
          <w:rFonts w:cs="Arial"/>
          <w:sz w:val="22"/>
        </w:rPr>
        <w:t>Script file example:</w:t>
      </w:r>
    </w:p>
    <w:p w14:paraId="0F3DEAD4" w14:textId="77777777" w:rsidR="009F467B" w:rsidRPr="009F467B" w:rsidRDefault="009F467B" w:rsidP="009F467B">
      <w:pPr>
        <w:rPr>
          <w:rFonts w:cs="Arial"/>
          <w:sz w:val="22"/>
        </w:rPr>
      </w:pPr>
    </w:p>
    <w:p w14:paraId="1B566CAF" w14:textId="7C83BB76" w:rsidR="00DB0A70" w:rsidRPr="00DB0A70" w:rsidRDefault="009F467B" w:rsidP="00DB0A70">
      <w:pPr>
        <w:rPr>
          <w:rFonts w:ascii="Courier New" w:hAnsi="Courier New" w:cs="Courier New"/>
          <w:sz w:val="18"/>
          <w:szCs w:val="18"/>
        </w:rPr>
      </w:pPr>
      <w:r w:rsidRPr="009F467B">
        <w:rPr>
          <w:rFonts w:ascii="Courier New" w:hAnsi="Courier New" w:cs="Courier New"/>
          <w:sz w:val="18"/>
          <w:szCs w:val="18"/>
        </w:rPr>
        <w:t>CMS_HR_DB_01_create_schema.sql</w:t>
      </w:r>
    </w:p>
    <w:p w14:paraId="5D9426F3" w14:textId="77777777" w:rsidR="00DB0A70" w:rsidRPr="00DB0A70" w:rsidRDefault="00DB0A70" w:rsidP="00DB0A70">
      <w:pPr>
        <w:rPr>
          <w:rFonts w:ascii="Courier New" w:hAnsi="Courier New" w:cs="Courier New"/>
          <w:sz w:val="18"/>
          <w:szCs w:val="18"/>
        </w:rPr>
      </w:pPr>
      <w:r w:rsidRPr="00DB0A70">
        <w:rPr>
          <w:rFonts w:ascii="Courier New" w:hAnsi="Courier New" w:cs="Courier New"/>
          <w:sz w:val="18"/>
          <w:szCs w:val="18"/>
        </w:rPr>
        <w:t>CMS_HR_DB_02_grant_permission_bizflow.sql</w:t>
      </w:r>
    </w:p>
    <w:p w14:paraId="17A72D05" w14:textId="77777777" w:rsidR="00DB0A70" w:rsidRPr="00DB0A70" w:rsidRDefault="00DB0A70" w:rsidP="00DB0A70">
      <w:pPr>
        <w:rPr>
          <w:rFonts w:ascii="Courier New" w:hAnsi="Courier New" w:cs="Courier New"/>
          <w:sz w:val="18"/>
          <w:szCs w:val="18"/>
        </w:rPr>
      </w:pPr>
      <w:r w:rsidRPr="00DB0A70">
        <w:rPr>
          <w:rFonts w:ascii="Courier New" w:hAnsi="Courier New" w:cs="Courier New"/>
          <w:sz w:val="18"/>
          <w:szCs w:val="18"/>
        </w:rPr>
        <w:t>CMS_HR_DB_03_create_model_objects.sql</w:t>
      </w:r>
    </w:p>
    <w:p w14:paraId="0376CC25" w14:textId="77777777" w:rsidR="00DB0A70" w:rsidRPr="00DB0A70" w:rsidRDefault="00DB0A70" w:rsidP="00DB0A70">
      <w:pPr>
        <w:rPr>
          <w:rFonts w:ascii="Courier New" w:hAnsi="Courier New" w:cs="Courier New"/>
          <w:sz w:val="18"/>
          <w:szCs w:val="18"/>
        </w:rPr>
      </w:pPr>
      <w:r w:rsidRPr="00DB0A70">
        <w:rPr>
          <w:rFonts w:ascii="Courier New" w:hAnsi="Courier New" w:cs="Courier New"/>
          <w:sz w:val="18"/>
          <w:szCs w:val="18"/>
        </w:rPr>
        <w:t>CMS_HR_DB_04_grant_permission_model.sql</w:t>
      </w:r>
    </w:p>
    <w:p w14:paraId="7F826B2C" w14:textId="77777777" w:rsidR="00DB0A70" w:rsidRPr="00DB0A70" w:rsidRDefault="00DB0A70" w:rsidP="00DB0A70">
      <w:pPr>
        <w:rPr>
          <w:rFonts w:ascii="Courier New" w:hAnsi="Courier New" w:cs="Courier New"/>
          <w:sz w:val="18"/>
          <w:szCs w:val="18"/>
        </w:rPr>
      </w:pPr>
      <w:r w:rsidRPr="00DB0A70">
        <w:rPr>
          <w:rFonts w:ascii="Courier New" w:hAnsi="Courier New" w:cs="Courier New"/>
          <w:sz w:val="18"/>
          <w:szCs w:val="18"/>
        </w:rPr>
        <w:t>CMS_HR_DB_05_create_program_objects.sql</w:t>
      </w:r>
    </w:p>
    <w:p w14:paraId="49567EFB" w14:textId="77777777" w:rsidR="00DB0A70" w:rsidRPr="00DB0A70" w:rsidRDefault="00DB0A70" w:rsidP="00DB0A70">
      <w:pPr>
        <w:rPr>
          <w:rFonts w:ascii="Courier New" w:hAnsi="Courier New" w:cs="Courier New"/>
          <w:sz w:val="18"/>
          <w:szCs w:val="18"/>
        </w:rPr>
      </w:pPr>
      <w:r w:rsidRPr="00DB0A70">
        <w:rPr>
          <w:rFonts w:ascii="Courier New" w:hAnsi="Courier New" w:cs="Courier New"/>
          <w:sz w:val="18"/>
          <w:szCs w:val="18"/>
        </w:rPr>
        <w:t>CMS_HR_DB_06_grant_permission_program.sql</w:t>
      </w:r>
    </w:p>
    <w:p w14:paraId="165230BD" w14:textId="753331A6" w:rsidR="00DB0A70" w:rsidRPr="00DB0A70" w:rsidRDefault="00DB0A70" w:rsidP="00DB0A70">
      <w:pPr>
        <w:rPr>
          <w:rFonts w:ascii="Courier New" w:hAnsi="Courier New" w:cs="Courier New"/>
          <w:sz w:val="18"/>
          <w:szCs w:val="18"/>
        </w:rPr>
      </w:pPr>
      <w:r w:rsidRPr="00DB0A70">
        <w:rPr>
          <w:rFonts w:ascii="Courier New" w:hAnsi="Courier New" w:cs="Courier New"/>
          <w:sz w:val="18"/>
          <w:szCs w:val="18"/>
        </w:rPr>
        <w:t>CMS_HR_DB_07_1_insert_seed_data</w:t>
      </w:r>
      <w:r w:rsidR="0059275B">
        <w:rPr>
          <w:rFonts w:ascii="Courier New" w:hAnsi="Courier New" w:cs="Courier New"/>
          <w:sz w:val="18"/>
          <w:szCs w:val="18"/>
        </w:rPr>
        <w:t>_LOOKUP</w:t>
      </w:r>
      <w:r w:rsidRPr="00DB0A70">
        <w:rPr>
          <w:rFonts w:ascii="Courier New" w:hAnsi="Courier New" w:cs="Courier New"/>
          <w:sz w:val="18"/>
          <w:szCs w:val="18"/>
        </w:rPr>
        <w:t>.sql</w:t>
      </w:r>
    </w:p>
    <w:p w14:paraId="23ACFE1B" w14:textId="2A4AC2E6" w:rsidR="0059275B" w:rsidRPr="00DB0A70" w:rsidRDefault="00DB0A70" w:rsidP="0059275B">
      <w:pPr>
        <w:rPr>
          <w:rFonts w:ascii="Courier New" w:hAnsi="Courier New" w:cs="Courier New"/>
          <w:sz w:val="18"/>
          <w:szCs w:val="18"/>
        </w:rPr>
      </w:pPr>
      <w:r w:rsidRPr="00DB0A70">
        <w:rPr>
          <w:rFonts w:ascii="Courier New" w:hAnsi="Courier New" w:cs="Courier New"/>
          <w:sz w:val="18"/>
          <w:szCs w:val="18"/>
        </w:rPr>
        <w:t>CMS_HR_DB_07_2_insert_seed_data</w:t>
      </w:r>
      <w:r w:rsidR="0059275B">
        <w:rPr>
          <w:rFonts w:ascii="Courier New" w:hAnsi="Courier New" w:cs="Courier New"/>
          <w:sz w:val="18"/>
          <w:szCs w:val="18"/>
        </w:rPr>
        <w:t>_REQUEST</w:t>
      </w:r>
      <w:r w:rsidRPr="00DB0A70">
        <w:rPr>
          <w:rFonts w:ascii="Courier New" w:hAnsi="Courier New" w:cs="Courier New"/>
          <w:sz w:val="18"/>
          <w:szCs w:val="18"/>
        </w:rPr>
        <w:t>.sql</w:t>
      </w:r>
      <w:r w:rsidR="0059275B" w:rsidRPr="0059275B">
        <w:rPr>
          <w:rFonts w:ascii="Courier New" w:hAnsi="Courier New" w:cs="Courier New"/>
          <w:sz w:val="18"/>
          <w:szCs w:val="18"/>
        </w:rPr>
        <w:t xml:space="preserve"> </w:t>
      </w:r>
    </w:p>
    <w:p w14:paraId="3E9D0EBA" w14:textId="70284F2C" w:rsidR="0059275B" w:rsidRPr="00DB0A70" w:rsidRDefault="0059275B" w:rsidP="0059275B">
      <w:pPr>
        <w:rPr>
          <w:rFonts w:ascii="Courier New" w:hAnsi="Courier New" w:cs="Courier New"/>
          <w:sz w:val="18"/>
          <w:szCs w:val="18"/>
        </w:rPr>
      </w:pPr>
      <w:r w:rsidRPr="00DB0A70">
        <w:rPr>
          <w:rFonts w:ascii="Courier New" w:hAnsi="Courier New" w:cs="Courier New"/>
          <w:sz w:val="18"/>
          <w:szCs w:val="18"/>
        </w:rPr>
        <w:t>CMS_HR_DB_07_</w:t>
      </w:r>
      <w:r>
        <w:rPr>
          <w:rFonts w:ascii="Courier New" w:hAnsi="Courier New" w:cs="Courier New"/>
          <w:sz w:val="18"/>
          <w:szCs w:val="18"/>
        </w:rPr>
        <w:t>3</w:t>
      </w:r>
      <w:r w:rsidRPr="00DB0A70">
        <w:rPr>
          <w:rFonts w:ascii="Courier New" w:hAnsi="Courier New" w:cs="Courier New"/>
          <w:sz w:val="18"/>
          <w:szCs w:val="18"/>
        </w:rPr>
        <w:t>_insert_seed_data</w:t>
      </w:r>
      <w:r>
        <w:rPr>
          <w:rFonts w:ascii="Courier New" w:hAnsi="Courier New" w:cs="Courier New"/>
          <w:sz w:val="18"/>
          <w:szCs w:val="18"/>
        </w:rPr>
        <w:t>_GRADE</w:t>
      </w:r>
      <w:r w:rsidRPr="00DB0A70">
        <w:rPr>
          <w:rFonts w:ascii="Courier New" w:hAnsi="Courier New" w:cs="Courier New"/>
          <w:sz w:val="18"/>
          <w:szCs w:val="18"/>
        </w:rPr>
        <w:t>.sql</w:t>
      </w:r>
    </w:p>
    <w:p w14:paraId="145BFAF7" w14:textId="47A74176" w:rsidR="0059275B" w:rsidRPr="00DB0A70" w:rsidRDefault="0059275B" w:rsidP="0059275B">
      <w:pPr>
        <w:rPr>
          <w:rFonts w:ascii="Courier New" w:hAnsi="Courier New" w:cs="Courier New"/>
          <w:sz w:val="18"/>
          <w:szCs w:val="18"/>
        </w:rPr>
      </w:pPr>
      <w:r w:rsidRPr="00DB0A70">
        <w:rPr>
          <w:rFonts w:ascii="Courier New" w:hAnsi="Courier New" w:cs="Courier New"/>
          <w:sz w:val="18"/>
          <w:szCs w:val="18"/>
        </w:rPr>
        <w:t>CMS_HR_DB_07_</w:t>
      </w:r>
      <w:r>
        <w:rPr>
          <w:rFonts w:ascii="Courier New" w:hAnsi="Courier New" w:cs="Courier New"/>
          <w:sz w:val="18"/>
          <w:szCs w:val="18"/>
        </w:rPr>
        <w:t>4</w:t>
      </w:r>
      <w:r w:rsidRPr="00DB0A70">
        <w:rPr>
          <w:rFonts w:ascii="Courier New" w:hAnsi="Courier New" w:cs="Courier New"/>
          <w:sz w:val="18"/>
          <w:szCs w:val="18"/>
        </w:rPr>
        <w:t>_insert_seed_data</w:t>
      </w:r>
      <w:r>
        <w:rPr>
          <w:rFonts w:ascii="Courier New" w:hAnsi="Courier New" w:cs="Courier New"/>
          <w:sz w:val="18"/>
          <w:szCs w:val="18"/>
        </w:rPr>
        <w:t>_ADMIN</w:t>
      </w:r>
      <w:r w:rsidRPr="00DB0A70">
        <w:rPr>
          <w:rFonts w:ascii="Courier New" w:hAnsi="Courier New" w:cs="Courier New"/>
          <w:sz w:val="18"/>
          <w:szCs w:val="18"/>
        </w:rPr>
        <w:t>.sql</w:t>
      </w:r>
      <w:r w:rsidRPr="0059275B">
        <w:rPr>
          <w:rFonts w:ascii="Courier New" w:hAnsi="Courier New" w:cs="Courier New"/>
          <w:sz w:val="18"/>
          <w:szCs w:val="18"/>
        </w:rPr>
        <w:t xml:space="preserve"> </w:t>
      </w:r>
    </w:p>
    <w:p w14:paraId="78DDC6C8" w14:textId="353EBF3A" w:rsidR="0059275B" w:rsidRDefault="0059275B" w:rsidP="0059275B">
      <w:pPr>
        <w:rPr>
          <w:rFonts w:ascii="Courier New" w:hAnsi="Courier New" w:cs="Courier New"/>
          <w:sz w:val="18"/>
          <w:szCs w:val="18"/>
        </w:rPr>
      </w:pPr>
      <w:r w:rsidRPr="00DB0A70">
        <w:rPr>
          <w:rFonts w:ascii="Courier New" w:hAnsi="Courier New" w:cs="Courier New"/>
          <w:sz w:val="18"/>
          <w:szCs w:val="18"/>
        </w:rPr>
        <w:t>CMS_HR_DB_07_</w:t>
      </w:r>
      <w:r>
        <w:rPr>
          <w:rFonts w:ascii="Courier New" w:hAnsi="Courier New" w:cs="Courier New"/>
          <w:sz w:val="18"/>
          <w:szCs w:val="18"/>
        </w:rPr>
        <w:t>5</w:t>
      </w:r>
      <w:r w:rsidRPr="00DB0A70">
        <w:rPr>
          <w:rFonts w:ascii="Courier New" w:hAnsi="Courier New" w:cs="Courier New"/>
          <w:sz w:val="18"/>
          <w:szCs w:val="18"/>
        </w:rPr>
        <w:t>_insert_seed_data</w:t>
      </w:r>
      <w:r>
        <w:rPr>
          <w:rFonts w:ascii="Courier New" w:hAnsi="Courier New" w:cs="Courier New"/>
          <w:sz w:val="18"/>
          <w:szCs w:val="18"/>
        </w:rPr>
        <w:t>_LOC_1</w:t>
      </w:r>
      <w:r w:rsidRPr="00DB0A70">
        <w:rPr>
          <w:rFonts w:ascii="Courier New" w:hAnsi="Courier New" w:cs="Courier New"/>
          <w:sz w:val="18"/>
          <w:szCs w:val="18"/>
        </w:rPr>
        <w:t>.sql</w:t>
      </w:r>
      <w:r w:rsidRPr="0059275B">
        <w:rPr>
          <w:rFonts w:ascii="Courier New" w:hAnsi="Courier New" w:cs="Courier New"/>
          <w:sz w:val="18"/>
          <w:szCs w:val="18"/>
        </w:rPr>
        <w:t xml:space="preserve"> </w:t>
      </w:r>
    </w:p>
    <w:p w14:paraId="736037CD" w14:textId="16E9A41B" w:rsidR="000C759F" w:rsidRPr="00DB0A70" w:rsidRDefault="000C759F" w:rsidP="0059275B">
      <w:pPr>
        <w:rPr>
          <w:rFonts w:ascii="Courier New" w:hAnsi="Courier New" w:cs="Courier New"/>
          <w:sz w:val="18"/>
          <w:szCs w:val="18"/>
        </w:rPr>
      </w:pPr>
      <w:r>
        <w:rPr>
          <w:rFonts w:ascii="Courier New" w:hAnsi="Courier New" w:cs="Courier New"/>
          <w:sz w:val="18"/>
          <w:szCs w:val="18"/>
        </w:rPr>
        <w:t>...</w:t>
      </w:r>
    </w:p>
    <w:p w14:paraId="378AFBC6" w14:textId="01BBC1DF" w:rsidR="0059275B" w:rsidRPr="00DB0A70" w:rsidRDefault="0059275B" w:rsidP="000C759F">
      <w:pPr>
        <w:rPr>
          <w:rFonts w:ascii="Courier New" w:hAnsi="Courier New" w:cs="Courier New"/>
          <w:sz w:val="18"/>
          <w:szCs w:val="18"/>
        </w:rPr>
      </w:pPr>
      <w:r w:rsidRPr="00DB0A70">
        <w:rPr>
          <w:rFonts w:ascii="Courier New" w:hAnsi="Courier New" w:cs="Courier New"/>
          <w:sz w:val="18"/>
          <w:szCs w:val="18"/>
        </w:rPr>
        <w:t>CMS_HR_DB_07_</w:t>
      </w:r>
      <w:r w:rsidR="000C759F">
        <w:rPr>
          <w:rFonts w:ascii="Courier New" w:hAnsi="Courier New" w:cs="Courier New"/>
          <w:sz w:val="18"/>
          <w:szCs w:val="18"/>
        </w:rPr>
        <w:t>9</w:t>
      </w:r>
      <w:r w:rsidRPr="00DB0A70">
        <w:rPr>
          <w:rFonts w:ascii="Courier New" w:hAnsi="Courier New" w:cs="Courier New"/>
          <w:sz w:val="18"/>
          <w:szCs w:val="18"/>
        </w:rPr>
        <w:t>_insert_seed_data</w:t>
      </w:r>
      <w:r>
        <w:rPr>
          <w:rFonts w:ascii="Courier New" w:hAnsi="Courier New" w:cs="Courier New"/>
          <w:sz w:val="18"/>
          <w:szCs w:val="18"/>
        </w:rPr>
        <w:t>_LOC_</w:t>
      </w:r>
      <w:r w:rsidR="000C759F">
        <w:rPr>
          <w:rFonts w:ascii="Courier New" w:hAnsi="Courier New" w:cs="Courier New"/>
          <w:sz w:val="18"/>
          <w:szCs w:val="18"/>
        </w:rPr>
        <w:t>5</w:t>
      </w:r>
      <w:r w:rsidRPr="00DB0A70">
        <w:rPr>
          <w:rFonts w:ascii="Courier New" w:hAnsi="Courier New" w:cs="Courier New"/>
          <w:sz w:val="18"/>
          <w:szCs w:val="18"/>
        </w:rPr>
        <w:t>.sql</w:t>
      </w:r>
      <w:r w:rsidRPr="0059275B">
        <w:rPr>
          <w:rFonts w:ascii="Courier New" w:hAnsi="Courier New" w:cs="Courier New"/>
          <w:sz w:val="18"/>
          <w:szCs w:val="18"/>
        </w:rPr>
        <w:t xml:space="preserve"> </w:t>
      </w:r>
    </w:p>
    <w:p w14:paraId="3BF042A0" w14:textId="77777777" w:rsidR="009F467B" w:rsidRDefault="009F467B" w:rsidP="009F467B">
      <w:pPr>
        <w:rPr>
          <w:rFonts w:cs="Arial"/>
          <w:sz w:val="22"/>
        </w:rPr>
      </w:pPr>
    </w:p>
    <w:p w14:paraId="04A29E72" w14:textId="77777777" w:rsidR="00F0745F" w:rsidRDefault="00F0745F" w:rsidP="009F467B">
      <w:pPr>
        <w:rPr>
          <w:rFonts w:cs="Arial"/>
          <w:sz w:val="22"/>
        </w:rPr>
      </w:pPr>
    </w:p>
    <w:p w14:paraId="2C0E776B" w14:textId="3AFC60EA" w:rsidR="00F0745F" w:rsidRPr="009F467B" w:rsidRDefault="00F0745F" w:rsidP="00F0745F">
      <w:pPr>
        <w:pStyle w:val="Heading2"/>
      </w:pPr>
      <w:bookmarkStart w:id="120" w:name="_Toc387058509"/>
      <w:r>
        <w:t>deploy</w:t>
      </w:r>
      <w:r w:rsidRPr="009F467B">
        <w:t xml:space="preserve"> directory contents</w:t>
      </w:r>
      <w:bookmarkEnd w:id="120"/>
    </w:p>
    <w:p w14:paraId="420817DE" w14:textId="20613D94" w:rsidR="00F0745F" w:rsidRPr="009F467B" w:rsidRDefault="00F0745F" w:rsidP="00F0745F">
      <w:pPr>
        <w:rPr>
          <w:rFonts w:cs="Arial"/>
          <w:sz w:val="22"/>
        </w:rPr>
      </w:pPr>
      <w:r w:rsidRPr="009F467B">
        <w:rPr>
          <w:rFonts w:cs="Arial"/>
          <w:sz w:val="22"/>
        </w:rPr>
        <w:t xml:space="preserve">This directory contains </w:t>
      </w:r>
      <w:r w:rsidR="00762108">
        <w:rPr>
          <w:rFonts w:cs="Arial"/>
          <w:sz w:val="22"/>
        </w:rPr>
        <w:t>script to capture web runtime files, deployment scripts, etc.</w:t>
      </w:r>
      <w:r w:rsidRPr="009F467B">
        <w:rPr>
          <w:rFonts w:cs="Arial"/>
          <w:sz w:val="22"/>
        </w:rPr>
        <w:t xml:space="preserve">  </w:t>
      </w:r>
    </w:p>
    <w:p w14:paraId="4B886AE0" w14:textId="77777777" w:rsidR="00F0745F" w:rsidRPr="009F467B" w:rsidRDefault="00F0745F" w:rsidP="00F0745F">
      <w:pPr>
        <w:rPr>
          <w:rFonts w:cs="Arial"/>
          <w:sz w:val="22"/>
        </w:rPr>
      </w:pPr>
    </w:p>
    <w:p w14:paraId="4B78FB4D" w14:textId="0903D6F2" w:rsidR="00F0745F" w:rsidRDefault="00762108" w:rsidP="00F0745F">
      <w:pPr>
        <w:rPr>
          <w:rFonts w:cs="Arial"/>
          <w:sz w:val="22"/>
        </w:rPr>
      </w:pPr>
      <w:r>
        <w:rPr>
          <w:rFonts w:cs="Arial"/>
          <w:sz w:val="22"/>
        </w:rPr>
        <w:t>It is assumed Apache ANT is available to run the runtime capture script (</w:t>
      </w:r>
      <w:r w:rsidRPr="006D1D0B">
        <w:rPr>
          <w:rFonts w:ascii="Courier New" w:hAnsi="Courier New" w:cs="Courier New"/>
          <w:sz w:val="22"/>
          <w:szCs w:val="22"/>
        </w:rPr>
        <w:t>build.xml</w:t>
      </w:r>
      <w:r>
        <w:rPr>
          <w:rFonts w:cs="Arial"/>
          <w:sz w:val="22"/>
        </w:rPr>
        <w:t>)</w:t>
      </w:r>
      <w:r w:rsidR="00F0745F" w:rsidRPr="009F467B">
        <w:rPr>
          <w:rFonts w:cs="Arial"/>
          <w:sz w:val="22"/>
        </w:rPr>
        <w:t>.</w:t>
      </w:r>
    </w:p>
    <w:p w14:paraId="7359C87E" w14:textId="77777777" w:rsidR="00762108" w:rsidRDefault="00762108" w:rsidP="00F0745F">
      <w:pPr>
        <w:rPr>
          <w:rFonts w:cs="Arial"/>
          <w:sz w:val="22"/>
        </w:rPr>
      </w:pPr>
    </w:p>
    <w:p w14:paraId="566D8E05" w14:textId="60373DC4" w:rsidR="00762108" w:rsidRDefault="00762108" w:rsidP="00F0745F">
      <w:pPr>
        <w:rPr>
          <w:rFonts w:cs="Arial"/>
          <w:sz w:val="22"/>
        </w:rPr>
      </w:pPr>
      <w:r>
        <w:rPr>
          <w:rFonts w:cs="Arial"/>
          <w:sz w:val="22"/>
        </w:rPr>
        <w:t xml:space="preserve">The deployment script for UI module </w:t>
      </w:r>
      <w:r w:rsidR="00162B89">
        <w:rPr>
          <w:rFonts w:cs="Arial"/>
          <w:sz w:val="22"/>
        </w:rPr>
        <w:t>is for Linux server environment where shell program is available.</w:t>
      </w:r>
    </w:p>
    <w:p w14:paraId="57BF47ED" w14:textId="77777777" w:rsidR="00162B89" w:rsidRPr="009F467B" w:rsidRDefault="00162B89" w:rsidP="00F0745F">
      <w:pPr>
        <w:rPr>
          <w:rFonts w:cs="Arial"/>
          <w:sz w:val="22"/>
        </w:rPr>
      </w:pPr>
    </w:p>
    <w:p w14:paraId="7B4D9056" w14:textId="77777777" w:rsidR="00F0745F" w:rsidRDefault="00F0745F" w:rsidP="00F0745F">
      <w:pPr>
        <w:rPr>
          <w:rFonts w:cs="Arial"/>
          <w:sz w:val="22"/>
        </w:rPr>
      </w:pPr>
    </w:p>
    <w:p w14:paraId="69A72B80" w14:textId="25C06A3E" w:rsidR="00F0745F" w:rsidRPr="009F467B" w:rsidRDefault="00762108" w:rsidP="00F0745F">
      <w:pPr>
        <w:rPr>
          <w:rFonts w:cs="Arial"/>
          <w:sz w:val="22"/>
        </w:rPr>
      </w:pPr>
      <w:r>
        <w:rPr>
          <w:rFonts w:cs="Arial"/>
          <w:sz w:val="22"/>
        </w:rPr>
        <w:lastRenderedPageBreak/>
        <w:t xml:space="preserve">For </w:t>
      </w:r>
      <w:r w:rsidR="00F0745F" w:rsidRPr="009F467B">
        <w:rPr>
          <w:rFonts w:cs="Arial"/>
          <w:sz w:val="22"/>
        </w:rPr>
        <w:t>example:</w:t>
      </w:r>
    </w:p>
    <w:p w14:paraId="4D3CBBDE" w14:textId="77777777" w:rsidR="00F0745F" w:rsidRPr="009F467B" w:rsidRDefault="00F0745F" w:rsidP="00F0745F">
      <w:pPr>
        <w:rPr>
          <w:rFonts w:cs="Arial"/>
          <w:sz w:val="22"/>
        </w:rPr>
      </w:pPr>
    </w:p>
    <w:p w14:paraId="2E0022D8" w14:textId="77F481F3" w:rsidR="00F0745F" w:rsidRDefault="00762108" w:rsidP="00F0745F">
      <w:pPr>
        <w:rPr>
          <w:rFonts w:ascii="Courier New" w:hAnsi="Courier New" w:cs="Courier New"/>
          <w:sz w:val="18"/>
          <w:szCs w:val="18"/>
        </w:rPr>
      </w:pPr>
      <w:r>
        <w:rPr>
          <w:rFonts w:ascii="Courier New" w:hAnsi="Courier New" w:cs="Courier New"/>
          <w:sz w:val="18"/>
          <w:szCs w:val="18"/>
        </w:rPr>
        <w:t>build.xml</w:t>
      </w:r>
    </w:p>
    <w:p w14:paraId="3F044993" w14:textId="2287554F" w:rsidR="00762108" w:rsidRDefault="00762108" w:rsidP="00F0745F">
      <w:pPr>
        <w:rPr>
          <w:rFonts w:ascii="Courier New" w:hAnsi="Courier New" w:cs="Courier New"/>
          <w:sz w:val="18"/>
          <w:szCs w:val="18"/>
        </w:rPr>
      </w:pPr>
      <w:r>
        <w:rPr>
          <w:rFonts w:ascii="Courier New" w:hAnsi="Courier New" w:cs="Courier New"/>
          <w:sz w:val="18"/>
          <w:szCs w:val="18"/>
        </w:rPr>
        <w:t>deploy_ui_dev.sh</w:t>
      </w:r>
    </w:p>
    <w:p w14:paraId="0E6DDCFD" w14:textId="40C209DF" w:rsidR="00762108" w:rsidRDefault="00762108" w:rsidP="00762108">
      <w:pPr>
        <w:rPr>
          <w:rFonts w:ascii="Courier New" w:hAnsi="Courier New" w:cs="Courier New"/>
          <w:sz w:val="18"/>
          <w:szCs w:val="18"/>
        </w:rPr>
      </w:pPr>
      <w:r>
        <w:rPr>
          <w:rFonts w:ascii="Courier New" w:hAnsi="Courier New" w:cs="Courier New"/>
          <w:sz w:val="18"/>
          <w:szCs w:val="18"/>
        </w:rPr>
        <w:t>deploy_ui_qa.sh</w:t>
      </w:r>
    </w:p>
    <w:p w14:paraId="0CB81E44" w14:textId="77777777" w:rsidR="00762108" w:rsidRDefault="00762108" w:rsidP="00F0745F">
      <w:pPr>
        <w:rPr>
          <w:rFonts w:ascii="Courier New" w:hAnsi="Courier New" w:cs="Courier New"/>
          <w:sz w:val="18"/>
          <w:szCs w:val="18"/>
        </w:rPr>
      </w:pPr>
    </w:p>
    <w:p w14:paraId="15A8138D" w14:textId="28154D40" w:rsidR="00762108" w:rsidRDefault="00762108" w:rsidP="00762108">
      <w:pPr>
        <w:rPr>
          <w:rFonts w:ascii="Courier New" w:hAnsi="Courier New" w:cs="Courier New"/>
          <w:sz w:val="18"/>
          <w:szCs w:val="18"/>
        </w:rPr>
      </w:pPr>
      <w:r>
        <w:rPr>
          <w:rFonts w:ascii="Courier New" w:hAnsi="Courier New" w:cs="Courier New"/>
          <w:sz w:val="18"/>
          <w:szCs w:val="18"/>
        </w:rPr>
        <w:t>deploy_ui_prod.sh</w:t>
      </w:r>
    </w:p>
    <w:p w14:paraId="68BCBF94" w14:textId="77777777" w:rsidR="00F0745F" w:rsidRDefault="00F0745F" w:rsidP="009F467B">
      <w:pPr>
        <w:rPr>
          <w:rFonts w:cs="Arial"/>
          <w:sz w:val="22"/>
        </w:rPr>
      </w:pPr>
    </w:p>
    <w:p w14:paraId="0D9B472B" w14:textId="77777777" w:rsidR="00162B89" w:rsidRDefault="00162B89" w:rsidP="009F467B">
      <w:pPr>
        <w:rPr>
          <w:rFonts w:cs="Arial"/>
          <w:sz w:val="22"/>
        </w:rPr>
      </w:pPr>
    </w:p>
    <w:p w14:paraId="75B6EA7B" w14:textId="780E5EE4" w:rsidR="00F0745F" w:rsidRPr="009F467B" w:rsidRDefault="00F0745F" w:rsidP="00F0745F">
      <w:pPr>
        <w:pStyle w:val="Heading2"/>
      </w:pPr>
      <w:bookmarkStart w:id="121" w:name="_Toc387058510"/>
      <w:r>
        <w:t>java</w:t>
      </w:r>
      <w:r w:rsidRPr="009F467B">
        <w:t xml:space="preserve"> directory contents</w:t>
      </w:r>
      <w:bookmarkEnd w:id="121"/>
    </w:p>
    <w:p w14:paraId="054E571D" w14:textId="72A24C76" w:rsidR="00F0745F" w:rsidRPr="009F467B" w:rsidRDefault="00F0745F" w:rsidP="00F0745F">
      <w:pPr>
        <w:rPr>
          <w:rFonts w:cs="Arial"/>
          <w:sz w:val="22"/>
        </w:rPr>
      </w:pPr>
      <w:r w:rsidRPr="009F467B">
        <w:rPr>
          <w:rFonts w:cs="Arial"/>
          <w:sz w:val="22"/>
        </w:rPr>
        <w:t xml:space="preserve">This directory contains </w:t>
      </w:r>
      <w:r w:rsidR="00762108">
        <w:rPr>
          <w:rFonts w:cs="Arial"/>
          <w:sz w:val="22"/>
        </w:rPr>
        <w:t>custom developed modules.  Currently, PDF document generation module is added.</w:t>
      </w:r>
    </w:p>
    <w:p w14:paraId="2970B2B4" w14:textId="77777777" w:rsidR="00F0745F" w:rsidRPr="009F467B" w:rsidRDefault="00F0745F" w:rsidP="00F0745F">
      <w:pPr>
        <w:rPr>
          <w:rFonts w:cs="Arial"/>
          <w:sz w:val="22"/>
        </w:rPr>
      </w:pPr>
    </w:p>
    <w:p w14:paraId="75D4B64A" w14:textId="7C6A5C3C" w:rsidR="00F0745F" w:rsidRPr="009F467B" w:rsidRDefault="00162B89" w:rsidP="00F0745F">
      <w:pPr>
        <w:rPr>
          <w:rFonts w:cs="Arial"/>
          <w:sz w:val="22"/>
        </w:rPr>
      </w:pPr>
      <w:r>
        <w:rPr>
          <w:rFonts w:cs="Arial"/>
          <w:sz w:val="22"/>
        </w:rPr>
        <w:t>For</w:t>
      </w:r>
      <w:r w:rsidR="00F0745F" w:rsidRPr="009F467B">
        <w:rPr>
          <w:rFonts w:cs="Arial"/>
          <w:sz w:val="22"/>
        </w:rPr>
        <w:t xml:space="preserve"> example:</w:t>
      </w:r>
    </w:p>
    <w:p w14:paraId="7C621AB5" w14:textId="77777777" w:rsidR="00F0745F" w:rsidRPr="009F467B" w:rsidRDefault="00F0745F" w:rsidP="00F0745F">
      <w:pPr>
        <w:rPr>
          <w:rFonts w:cs="Arial"/>
          <w:sz w:val="22"/>
        </w:rPr>
      </w:pPr>
    </w:p>
    <w:p w14:paraId="5AA78C43" w14:textId="20713945" w:rsidR="00F0745F" w:rsidRDefault="00162B89" w:rsidP="00F0745F">
      <w:pPr>
        <w:rPr>
          <w:rFonts w:ascii="Courier New" w:hAnsi="Courier New" w:cs="Courier New"/>
          <w:sz w:val="18"/>
          <w:szCs w:val="18"/>
        </w:rPr>
      </w:pPr>
      <w:r>
        <w:rPr>
          <w:rFonts w:ascii="Courier New" w:hAnsi="Courier New" w:cs="Courier New"/>
          <w:sz w:val="18"/>
          <w:szCs w:val="18"/>
        </w:rPr>
        <w:t>cmspdf/src</w:t>
      </w:r>
    </w:p>
    <w:p w14:paraId="79B132B8" w14:textId="51744E53" w:rsidR="00162B89" w:rsidRDefault="00162B89" w:rsidP="00F0745F">
      <w:pPr>
        <w:rPr>
          <w:rFonts w:ascii="Courier New" w:hAnsi="Courier New" w:cs="Courier New"/>
          <w:sz w:val="18"/>
          <w:szCs w:val="18"/>
        </w:rPr>
      </w:pPr>
      <w:r>
        <w:rPr>
          <w:rFonts w:ascii="Courier New" w:hAnsi="Courier New" w:cs="Courier New"/>
          <w:sz w:val="18"/>
          <w:szCs w:val="18"/>
        </w:rPr>
        <w:t>cmspdf/lib</w:t>
      </w:r>
    </w:p>
    <w:p w14:paraId="294C76D5" w14:textId="77527847" w:rsidR="00162B89" w:rsidRDefault="00162B89" w:rsidP="00F0745F">
      <w:pPr>
        <w:rPr>
          <w:rFonts w:ascii="Courier New" w:hAnsi="Courier New" w:cs="Courier New"/>
          <w:sz w:val="18"/>
          <w:szCs w:val="18"/>
        </w:rPr>
      </w:pPr>
      <w:r>
        <w:rPr>
          <w:rFonts w:ascii="Courier New" w:hAnsi="Courier New" w:cs="Courier New"/>
          <w:sz w:val="18"/>
          <w:szCs w:val="18"/>
        </w:rPr>
        <w:t>cmspdf/resources</w:t>
      </w:r>
    </w:p>
    <w:p w14:paraId="3BBA5B6F" w14:textId="14079011" w:rsidR="00162B89" w:rsidRPr="009F467B" w:rsidRDefault="00162B89" w:rsidP="00F0745F">
      <w:pPr>
        <w:rPr>
          <w:rFonts w:ascii="Courier New" w:hAnsi="Courier New" w:cs="Courier New"/>
          <w:sz w:val="18"/>
          <w:szCs w:val="18"/>
        </w:rPr>
      </w:pPr>
      <w:r>
        <w:rPr>
          <w:rFonts w:ascii="Courier New" w:hAnsi="Courier New" w:cs="Courier New"/>
          <w:sz w:val="18"/>
          <w:szCs w:val="18"/>
        </w:rPr>
        <w:t>cmspdf/PDF_Configuration</w:t>
      </w:r>
    </w:p>
    <w:p w14:paraId="6DA53388" w14:textId="77777777" w:rsidR="00F0745F" w:rsidRDefault="00F0745F" w:rsidP="009F467B">
      <w:pPr>
        <w:rPr>
          <w:rFonts w:cs="Arial"/>
          <w:sz w:val="22"/>
        </w:rPr>
      </w:pPr>
    </w:p>
    <w:p w14:paraId="1905E6A9" w14:textId="77777777" w:rsidR="00162B89" w:rsidRDefault="00162B89" w:rsidP="009F467B">
      <w:pPr>
        <w:rPr>
          <w:rFonts w:cs="Arial"/>
          <w:sz w:val="22"/>
        </w:rPr>
      </w:pPr>
    </w:p>
    <w:p w14:paraId="0B38C3A1" w14:textId="77777777" w:rsidR="009F467B" w:rsidRPr="009F467B" w:rsidRDefault="009F467B" w:rsidP="009F467B">
      <w:pPr>
        <w:pStyle w:val="Heading2"/>
      </w:pPr>
      <w:bookmarkStart w:id="122" w:name="_Toc387058511"/>
      <w:r w:rsidRPr="009F467B">
        <w:t>process directory contents</w:t>
      </w:r>
      <w:bookmarkEnd w:id="122"/>
    </w:p>
    <w:p w14:paraId="21D189E6" w14:textId="77777777" w:rsidR="009F467B" w:rsidRPr="009F467B" w:rsidRDefault="009F467B" w:rsidP="009F467B">
      <w:pPr>
        <w:rPr>
          <w:rFonts w:cs="Arial"/>
          <w:sz w:val="22"/>
        </w:rPr>
      </w:pPr>
      <w:r w:rsidRPr="009F467B">
        <w:rPr>
          <w:rFonts w:cs="Arial"/>
          <w:sz w:val="22"/>
        </w:rPr>
        <w:t xml:space="preserve">This directory contains BizFlow Import Export file (.bix files), which contains the process definition, the application definition, user group definition, BizCove and menu design.  </w:t>
      </w:r>
    </w:p>
    <w:p w14:paraId="7EA3FD70" w14:textId="77777777" w:rsidR="009F467B" w:rsidRPr="009F467B" w:rsidRDefault="009F467B" w:rsidP="009F467B">
      <w:pPr>
        <w:rPr>
          <w:rFonts w:cs="Arial"/>
          <w:sz w:val="22"/>
        </w:rPr>
      </w:pPr>
    </w:p>
    <w:p w14:paraId="743EBD6D" w14:textId="77777777" w:rsidR="009F467B" w:rsidRPr="009F467B" w:rsidRDefault="009F467B" w:rsidP="009F467B">
      <w:pPr>
        <w:rPr>
          <w:rFonts w:cs="Arial"/>
          <w:sz w:val="22"/>
        </w:rPr>
      </w:pPr>
      <w:r w:rsidRPr="009F467B">
        <w:rPr>
          <w:rFonts w:cs="Arial"/>
          <w:sz w:val="22"/>
        </w:rPr>
        <w:t>The system administrator will use BizFlow Process Studio in order to import the .bix file to a designated BizFlow Server environment.</w:t>
      </w:r>
    </w:p>
    <w:p w14:paraId="506FF040" w14:textId="77777777" w:rsidR="009F467B" w:rsidRDefault="009F467B" w:rsidP="009F467B">
      <w:pPr>
        <w:rPr>
          <w:rFonts w:cs="Arial"/>
          <w:sz w:val="22"/>
        </w:rPr>
      </w:pPr>
    </w:p>
    <w:p w14:paraId="25F5F5A9" w14:textId="77777777" w:rsidR="009F467B" w:rsidRPr="009F467B" w:rsidRDefault="009F467B" w:rsidP="009F467B">
      <w:pPr>
        <w:rPr>
          <w:rFonts w:cs="Arial"/>
          <w:sz w:val="22"/>
        </w:rPr>
      </w:pPr>
      <w:r w:rsidRPr="009F467B">
        <w:rPr>
          <w:rFonts w:cs="Arial"/>
          <w:sz w:val="22"/>
        </w:rPr>
        <w:t>BIX file example:</w:t>
      </w:r>
    </w:p>
    <w:p w14:paraId="67DE1FFF" w14:textId="77777777" w:rsidR="009F467B" w:rsidRPr="009F467B" w:rsidRDefault="009F467B" w:rsidP="009F467B">
      <w:pPr>
        <w:rPr>
          <w:rFonts w:cs="Arial"/>
          <w:sz w:val="22"/>
        </w:rPr>
      </w:pPr>
    </w:p>
    <w:p w14:paraId="4F7E5E0A" w14:textId="03FEB741" w:rsidR="009F467B" w:rsidRPr="009F467B" w:rsidRDefault="009F467B" w:rsidP="009F467B">
      <w:pPr>
        <w:rPr>
          <w:rFonts w:ascii="Courier New" w:hAnsi="Courier New" w:cs="Courier New"/>
          <w:sz w:val="18"/>
          <w:szCs w:val="18"/>
        </w:rPr>
      </w:pPr>
      <w:r w:rsidRPr="009F467B">
        <w:rPr>
          <w:rFonts w:ascii="Courier New" w:hAnsi="Courier New" w:cs="Courier New"/>
          <w:sz w:val="18"/>
          <w:szCs w:val="18"/>
        </w:rPr>
        <w:t>CMS.bix</w:t>
      </w:r>
    </w:p>
    <w:p w14:paraId="3DEA8EC2" w14:textId="77777777" w:rsidR="009F467B" w:rsidRPr="009F467B" w:rsidRDefault="009F467B" w:rsidP="009F467B">
      <w:pPr>
        <w:rPr>
          <w:rFonts w:cs="Arial"/>
          <w:sz w:val="22"/>
        </w:rPr>
      </w:pPr>
    </w:p>
    <w:p w14:paraId="6A737C3E" w14:textId="77777777" w:rsidR="009F467B" w:rsidRDefault="009F467B" w:rsidP="009F467B">
      <w:pPr>
        <w:rPr>
          <w:rFonts w:cs="Arial"/>
          <w:sz w:val="22"/>
        </w:rPr>
      </w:pPr>
    </w:p>
    <w:p w14:paraId="0705DE07" w14:textId="77777777" w:rsidR="005F65BC" w:rsidRDefault="005F65BC" w:rsidP="009F467B">
      <w:pPr>
        <w:rPr>
          <w:rFonts w:cs="Arial"/>
          <w:sz w:val="22"/>
        </w:rPr>
      </w:pPr>
    </w:p>
    <w:p w14:paraId="65D355B6" w14:textId="77777777" w:rsidR="00D84E0D" w:rsidRDefault="00D84E0D" w:rsidP="009F467B">
      <w:pPr>
        <w:rPr>
          <w:rFonts w:cs="Arial"/>
          <w:sz w:val="22"/>
        </w:rPr>
      </w:pPr>
    </w:p>
    <w:p w14:paraId="51190828" w14:textId="4BF76DF2" w:rsidR="00D84E0D" w:rsidRPr="009F467B" w:rsidRDefault="00D84E0D" w:rsidP="00D84E0D">
      <w:pPr>
        <w:pStyle w:val="Heading2"/>
      </w:pPr>
      <w:bookmarkStart w:id="123" w:name="_Toc387058512"/>
      <w:r>
        <w:t>report</w:t>
      </w:r>
      <w:r w:rsidRPr="009F467B">
        <w:t xml:space="preserve"> directory contents</w:t>
      </w:r>
      <w:bookmarkEnd w:id="123"/>
    </w:p>
    <w:p w14:paraId="485AD5F3" w14:textId="3F6C3C5B" w:rsidR="00D84E0D" w:rsidRPr="009F467B" w:rsidRDefault="00D84E0D" w:rsidP="00D84E0D">
      <w:pPr>
        <w:rPr>
          <w:rFonts w:cs="Arial"/>
          <w:sz w:val="22"/>
        </w:rPr>
      </w:pPr>
      <w:r w:rsidRPr="009F467B">
        <w:rPr>
          <w:rFonts w:cs="Arial"/>
          <w:sz w:val="22"/>
        </w:rPr>
        <w:t xml:space="preserve">This directory contains BizFlow </w:t>
      </w:r>
      <w:r>
        <w:rPr>
          <w:rFonts w:cs="Arial"/>
          <w:sz w:val="22"/>
        </w:rPr>
        <w:t>Advanced Reporting</w:t>
      </w:r>
      <w:r w:rsidRPr="009F467B">
        <w:rPr>
          <w:rFonts w:cs="Arial"/>
          <w:sz w:val="22"/>
        </w:rPr>
        <w:t xml:space="preserve"> Export file (.</w:t>
      </w:r>
      <w:r>
        <w:rPr>
          <w:rFonts w:cs="Arial"/>
          <w:sz w:val="22"/>
        </w:rPr>
        <w:t>zip</w:t>
      </w:r>
      <w:r w:rsidRPr="009F467B">
        <w:rPr>
          <w:rFonts w:cs="Arial"/>
          <w:sz w:val="22"/>
        </w:rPr>
        <w:t xml:space="preserve"> file), which contains </w:t>
      </w:r>
      <w:r>
        <w:rPr>
          <w:rFonts w:cs="Arial"/>
          <w:sz w:val="22"/>
        </w:rPr>
        <w:t>data source, report domain definition, input control definition, and report definition</w:t>
      </w:r>
      <w:r w:rsidRPr="009F467B">
        <w:rPr>
          <w:rFonts w:cs="Arial"/>
          <w:sz w:val="22"/>
        </w:rPr>
        <w:t xml:space="preserve">.  </w:t>
      </w:r>
    </w:p>
    <w:p w14:paraId="5FCEA8F0" w14:textId="77777777" w:rsidR="00D84E0D" w:rsidRPr="009F467B" w:rsidRDefault="00D84E0D" w:rsidP="00D84E0D">
      <w:pPr>
        <w:rPr>
          <w:rFonts w:cs="Arial"/>
          <w:sz w:val="22"/>
        </w:rPr>
      </w:pPr>
    </w:p>
    <w:p w14:paraId="1633DAFA" w14:textId="27610262" w:rsidR="00D84E0D" w:rsidRPr="009F467B" w:rsidRDefault="00D84E0D" w:rsidP="00D84E0D">
      <w:pPr>
        <w:rPr>
          <w:rFonts w:cs="Arial"/>
          <w:sz w:val="22"/>
        </w:rPr>
      </w:pPr>
      <w:r w:rsidRPr="009F467B">
        <w:rPr>
          <w:rFonts w:cs="Arial"/>
          <w:sz w:val="22"/>
        </w:rPr>
        <w:t xml:space="preserve">The system administrator will use </w:t>
      </w:r>
      <w:r w:rsidR="00535C82">
        <w:rPr>
          <w:rFonts w:cs="Arial"/>
          <w:sz w:val="22"/>
        </w:rPr>
        <w:t xml:space="preserve">command line tool to import the report export (.zip) file to the </w:t>
      </w:r>
      <w:r w:rsidRPr="009F467B">
        <w:rPr>
          <w:rFonts w:cs="Arial"/>
          <w:sz w:val="22"/>
        </w:rPr>
        <w:t xml:space="preserve">designated BizFlow </w:t>
      </w:r>
      <w:r w:rsidR="00535C82">
        <w:rPr>
          <w:rFonts w:cs="Arial"/>
          <w:sz w:val="22"/>
        </w:rPr>
        <w:t xml:space="preserve">Advanced Reporting </w:t>
      </w:r>
      <w:r w:rsidRPr="009F467B">
        <w:rPr>
          <w:rFonts w:cs="Arial"/>
          <w:sz w:val="22"/>
        </w:rPr>
        <w:t>Server environment.</w:t>
      </w:r>
    </w:p>
    <w:p w14:paraId="5E646FDA" w14:textId="77777777" w:rsidR="00D84E0D" w:rsidRDefault="00D84E0D" w:rsidP="00D84E0D">
      <w:pPr>
        <w:rPr>
          <w:rFonts w:cs="Arial"/>
          <w:sz w:val="22"/>
        </w:rPr>
      </w:pPr>
    </w:p>
    <w:p w14:paraId="4E23DF87" w14:textId="0D2290E3" w:rsidR="00D84E0D" w:rsidRPr="009F467B" w:rsidRDefault="00535C82" w:rsidP="00D84E0D">
      <w:pPr>
        <w:rPr>
          <w:rFonts w:cs="Arial"/>
          <w:sz w:val="22"/>
        </w:rPr>
      </w:pPr>
      <w:r>
        <w:rPr>
          <w:rFonts w:cs="Arial"/>
          <w:sz w:val="22"/>
        </w:rPr>
        <w:t>Report export</w:t>
      </w:r>
      <w:r w:rsidR="00D84E0D" w:rsidRPr="009F467B">
        <w:rPr>
          <w:rFonts w:cs="Arial"/>
          <w:sz w:val="22"/>
        </w:rPr>
        <w:t xml:space="preserve"> file example:</w:t>
      </w:r>
    </w:p>
    <w:p w14:paraId="51431602" w14:textId="77777777" w:rsidR="00D84E0D" w:rsidRPr="009F467B" w:rsidRDefault="00D84E0D" w:rsidP="00D84E0D">
      <w:pPr>
        <w:rPr>
          <w:rFonts w:cs="Arial"/>
          <w:sz w:val="22"/>
        </w:rPr>
      </w:pPr>
    </w:p>
    <w:p w14:paraId="15B02E02" w14:textId="5931E10B" w:rsidR="00D84E0D" w:rsidRPr="009F467B" w:rsidRDefault="00535C82" w:rsidP="00D84E0D">
      <w:pPr>
        <w:rPr>
          <w:rFonts w:ascii="Courier New" w:hAnsi="Courier New" w:cs="Courier New"/>
          <w:sz w:val="18"/>
          <w:szCs w:val="18"/>
        </w:rPr>
      </w:pPr>
      <w:r>
        <w:rPr>
          <w:rFonts w:ascii="Courier New" w:hAnsi="Courier New" w:cs="Courier New"/>
          <w:sz w:val="18"/>
          <w:szCs w:val="18"/>
        </w:rPr>
        <w:t>hhscmsreport</w:t>
      </w:r>
      <w:r w:rsidR="00D84E0D" w:rsidRPr="009F467B">
        <w:rPr>
          <w:rFonts w:ascii="Courier New" w:hAnsi="Courier New" w:cs="Courier New"/>
          <w:sz w:val="18"/>
          <w:szCs w:val="18"/>
        </w:rPr>
        <w:t>.</w:t>
      </w:r>
      <w:r>
        <w:rPr>
          <w:rFonts w:ascii="Courier New" w:hAnsi="Courier New" w:cs="Courier New"/>
          <w:sz w:val="18"/>
          <w:szCs w:val="18"/>
        </w:rPr>
        <w:t>zip</w:t>
      </w:r>
    </w:p>
    <w:p w14:paraId="778C0141" w14:textId="77777777" w:rsidR="00D84E0D" w:rsidRPr="009F467B" w:rsidRDefault="00D84E0D" w:rsidP="009F467B">
      <w:pPr>
        <w:rPr>
          <w:rFonts w:cs="Arial"/>
          <w:sz w:val="22"/>
        </w:rPr>
      </w:pPr>
    </w:p>
    <w:p w14:paraId="6B725992" w14:textId="77777777" w:rsidR="009F467B" w:rsidRPr="009F467B" w:rsidRDefault="009F467B" w:rsidP="009F467B">
      <w:pPr>
        <w:pStyle w:val="Heading2"/>
      </w:pPr>
      <w:bookmarkStart w:id="124" w:name="_Toc387058513"/>
      <w:r w:rsidRPr="009F467B">
        <w:t>wm-project directory contents</w:t>
      </w:r>
      <w:bookmarkEnd w:id="124"/>
    </w:p>
    <w:p w14:paraId="51DBAEC2" w14:textId="77777777" w:rsidR="009F467B" w:rsidRPr="009F467B" w:rsidRDefault="009F467B" w:rsidP="009F467B">
      <w:pPr>
        <w:rPr>
          <w:rFonts w:cs="Arial"/>
          <w:sz w:val="22"/>
        </w:rPr>
      </w:pPr>
      <w:r w:rsidRPr="009F467B">
        <w:rPr>
          <w:rFonts w:cs="Arial"/>
          <w:sz w:val="22"/>
        </w:rPr>
        <w:t xml:space="preserve">This directory contains WebMaker project export files (.zip files), which is form design source code.   </w:t>
      </w:r>
    </w:p>
    <w:p w14:paraId="73CC24EF" w14:textId="77777777" w:rsidR="009F467B" w:rsidRPr="009F467B" w:rsidRDefault="009F467B" w:rsidP="009F467B">
      <w:pPr>
        <w:rPr>
          <w:rFonts w:cs="Arial"/>
          <w:sz w:val="22"/>
        </w:rPr>
      </w:pPr>
    </w:p>
    <w:p w14:paraId="79B1EA91" w14:textId="77777777" w:rsidR="009F467B" w:rsidRPr="009F467B" w:rsidRDefault="009F467B" w:rsidP="009F467B">
      <w:pPr>
        <w:rPr>
          <w:rFonts w:cs="Arial"/>
          <w:sz w:val="22"/>
        </w:rPr>
      </w:pPr>
      <w:r w:rsidRPr="009F467B">
        <w:rPr>
          <w:rFonts w:cs="Arial"/>
          <w:sz w:val="22"/>
        </w:rPr>
        <w:t>The system administrator will use WebMaker Design Studio in order to import each of the project export files, generate runtime files, then, deploy them to the designated environments.   As an alternative, wm-runtime directory contains the same generated web application files, which is ready to be deployed without going through WebMaker Design Studio.</w:t>
      </w:r>
    </w:p>
    <w:p w14:paraId="3980C5B8" w14:textId="77777777" w:rsidR="009F467B" w:rsidRPr="009F467B" w:rsidRDefault="009F467B" w:rsidP="009F467B">
      <w:pPr>
        <w:rPr>
          <w:rFonts w:cs="Arial"/>
          <w:sz w:val="22"/>
        </w:rPr>
      </w:pPr>
    </w:p>
    <w:p w14:paraId="1C2E063A" w14:textId="77777777" w:rsidR="009F467B" w:rsidRPr="009F467B" w:rsidRDefault="009F467B" w:rsidP="009F467B">
      <w:pPr>
        <w:rPr>
          <w:rFonts w:cs="Arial"/>
          <w:sz w:val="22"/>
        </w:rPr>
      </w:pPr>
      <w:r w:rsidRPr="009F467B">
        <w:rPr>
          <w:rFonts w:cs="Arial"/>
          <w:sz w:val="22"/>
        </w:rPr>
        <w:t>WebMaker project export file example:</w:t>
      </w:r>
    </w:p>
    <w:p w14:paraId="2CB1A581" w14:textId="77777777" w:rsidR="009F467B" w:rsidRPr="009F467B" w:rsidRDefault="009F467B" w:rsidP="009F467B">
      <w:pPr>
        <w:rPr>
          <w:rFonts w:cs="Arial"/>
          <w:sz w:val="22"/>
        </w:rPr>
      </w:pPr>
    </w:p>
    <w:p w14:paraId="362715D0"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cmscommon_export.zip</w:t>
      </w:r>
    </w:p>
    <w:p w14:paraId="147C9F23"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StratConMain_export.zip</w:t>
      </w:r>
    </w:p>
    <w:p w14:paraId="0BF1BBA3"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 xml:space="preserve">StratCon_GEN_export.zip </w:t>
      </w:r>
    </w:p>
    <w:p w14:paraId="53B81F5A"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StratCon_POS_export.zip</w:t>
      </w:r>
    </w:p>
    <w:p w14:paraId="59978FF1"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StratCon_MTG_export.zip</w:t>
      </w:r>
    </w:p>
    <w:p w14:paraId="2679FEFF"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StratCon_AOC_export.zip</w:t>
      </w:r>
    </w:p>
    <w:p w14:paraId="31384C70"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StratCon_smeja_export.zip</w:t>
      </w:r>
    </w:p>
    <w:p w14:paraId="57D92952"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StratCon_RI_export.zip</w:t>
      </w:r>
    </w:p>
    <w:p w14:paraId="41131750"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StratCon_TR_export.zip</w:t>
      </w:r>
    </w:p>
    <w:p w14:paraId="1104D262" w14:textId="3AAB374E" w:rsidR="00B90D37" w:rsidRPr="005F2189" w:rsidRDefault="009F467B" w:rsidP="00B90D37">
      <w:pPr>
        <w:rPr>
          <w:rFonts w:ascii="Courier New" w:hAnsi="Courier New" w:cs="Courier New"/>
          <w:sz w:val="18"/>
          <w:szCs w:val="18"/>
        </w:rPr>
      </w:pPr>
      <w:r w:rsidRPr="005F2189">
        <w:rPr>
          <w:rFonts w:ascii="Courier New" w:hAnsi="Courier New" w:cs="Courier New"/>
          <w:sz w:val="18"/>
          <w:szCs w:val="18"/>
        </w:rPr>
        <w:t>StratCon_apr_export.zip</w:t>
      </w:r>
    </w:p>
    <w:p w14:paraId="61941F7E" w14:textId="196BB68C" w:rsidR="00B90D37" w:rsidRDefault="00B90D37" w:rsidP="00B90D37">
      <w:pPr>
        <w:rPr>
          <w:rFonts w:ascii="Courier New" w:hAnsi="Courier New" w:cs="Courier New"/>
          <w:sz w:val="18"/>
          <w:szCs w:val="18"/>
        </w:rPr>
      </w:pPr>
      <w:r>
        <w:rPr>
          <w:rFonts w:ascii="Courier New" w:hAnsi="Courier New" w:cs="Courier New"/>
          <w:sz w:val="18"/>
          <w:szCs w:val="18"/>
        </w:rPr>
        <w:t>classification_main</w:t>
      </w:r>
      <w:r w:rsidRPr="005F2189">
        <w:rPr>
          <w:rFonts w:ascii="Courier New" w:hAnsi="Courier New" w:cs="Courier New"/>
          <w:sz w:val="18"/>
          <w:szCs w:val="18"/>
        </w:rPr>
        <w:t>_export.zip</w:t>
      </w:r>
    </w:p>
    <w:p w14:paraId="3ADF4853" w14:textId="27D0A607" w:rsidR="00B90D37" w:rsidRPr="005F2189" w:rsidRDefault="00B90D37" w:rsidP="00B90D37">
      <w:pPr>
        <w:rPr>
          <w:rFonts w:ascii="Courier New" w:hAnsi="Courier New" w:cs="Courier New"/>
          <w:sz w:val="18"/>
          <w:szCs w:val="18"/>
        </w:rPr>
      </w:pPr>
      <w:r>
        <w:rPr>
          <w:rFonts w:ascii="Courier New" w:hAnsi="Courier New" w:cs="Courier New"/>
          <w:sz w:val="18"/>
          <w:szCs w:val="18"/>
        </w:rPr>
        <w:t>classification_gen</w:t>
      </w:r>
      <w:r w:rsidRPr="005F2189">
        <w:rPr>
          <w:rFonts w:ascii="Courier New" w:hAnsi="Courier New" w:cs="Courier New"/>
          <w:sz w:val="18"/>
          <w:szCs w:val="18"/>
        </w:rPr>
        <w:t>_export.zip</w:t>
      </w:r>
    </w:p>
    <w:p w14:paraId="3CC05DE7" w14:textId="0A7E34AF" w:rsidR="00B90D37" w:rsidRPr="005F2189" w:rsidRDefault="00B90D37" w:rsidP="00B90D37">
      <w:pPr>
        <w:rPr>
          <w:rFonts w:ascii="Courier New" w:hAnsi="Courier New" w:cs="Courier New"/>
          <w:sz w:val="18"/>
          <w:szCs w:val="18"/>
        </w:rPr>
      </w:pPr>
      <w:r>
        <w:rPr>
          <w:rFonts w:ascii="Courier New" w:hAnsi="Courier New" w:cs="Courier New"/>
          <w:sz w:val="18"/>
          <w:szCs w:val="18"/>
        </w:rPr>
        <w:t>...</w:t>
      </w:r>
    </w:p>
    <w:p w14:paraId="0107A4EA" w14:textId="77777777" w:rsidR="00B90D37" w:rsidRPr="005F2189" w:rsidRDefault="00B90D37" w:rsidP="00B90D37">
      <w:pPr>
        <w:rPr>
          <w:rFonts w:ascii="Courier New" w:hAnsi="Courier New" w:cs="Courier New"/>
          <w:sz w:val="18"/>
          <w:szCs w:val="18"/>
        </w:rPr>
      </w:pPr>
    </w:p>
    <w:p w14:paraId="147240D1" w14:textId="77777777" w:rsidR="009F467B" w:rsidRPr="005F2189" w:rsidRDefault="009F467B" w:rsidP="009F467B">
      <w:pPr>
        <w:rPr>
          <w:rFonts w:ascii="Courier New" w:hAnsi="Courier New" w:cs="Courier New"/>
          <w:sz w:val="18"/>
          <w:szCs w:val="18"/>
        </w:rPr>
      </w:pPr>
    </w:p>
    <w:p w14:paraId="7E2D42DA" w14:textId="77777777" w:rsidR="009F467B" w:rsidRPr="009F467B" w:rsidRDefault="009F467B" w:rsidP="009F467B">
      <w:pPr>
        <w:rPr>
          <w:rFonts w:cs="Arial"/>
          <w:sz w:val="22"/>
        </w:rPr>
      </w:pPr>
    </w:p>
    <w:p w14:paraId="296A967D" w14:textId="77777777" w:rsidR="009F467B" w:rsidRPr="009F467B" w:rsidRDefault="009F467B" w:rsidP="005F2189">
      <w:pPr>
        <w:pStyle w:val="Heading2"/>
      </w:pPr>
      <w:bookmarkStart w:id="125" w:name="_Toc387058514"/>
      <w:r w:rsidRPr="009F467B">
        <w:t>wm-runtime directory contents</w:t>
      </w:r>
      <w:bookmarkEnd w:id="125"/>
    </w:p>
    <w:p w14:paraId="430A67B8" w14:textId="77777777" w:rsidR="009F467B" w:rsidRPr="009F467B" w:rsidRDefault="009F467B" w:rsidP="009F467B">
      <w:pPr>
        <w:rPr>
          <w:rFonts w:cs="Arial"/>
          <w:sz w:val="22"/>
        </w:rPr>
      </w:pPr>
      <w:r w:rsidRPr="009F467B">
        <w:rPr>
          <w:rFonts w:cs="Arial"/>
          <w:sz w:val="22"/>
        </w:rPr>
        <w:t xml:space="preserve">This directory contains WebMaker runtime directories and files, which are generated from WebMaker Design Studio after importing respective project export files. </w:t>
      </w:r>
    </w:p>
    <w:p w14:paraId="0139CE65" w14:textId="77777777" w:rsidR="009F467B" w:rsidRPr="009F467B" w:rsidRDefault="009F467B" w:rsidP="009F467B">
      <w:pPr>
        <w:rPr>
          <w:rFonts w:cs="Arial"/>
          <w:sz w:val="22"/>
        </w:rPr>
      </w:pPr>
    </w:p>
    <w:p w14:paraId="21AFB649" w14:textId="245A7D37" w:rsidR="009F467B" w:rsidRPr="009F467B" w:rsidRDefault="009F467B" w:rsidP="009F467B">
      <w:pPr>
        <w:rPr>
          <w:rFonts w:cs="Arial"/>
          <w:sz w:val="22"/>
        </w:rPr>
      </w:pPr>
      <w:r w:rsidRPr="009F467B">
        <w:rPr>
          <w:rFonts w:cs="Arial"/>
          <w:sz w:val="22"/>
        </w:rPr>
        <w:t xml:space="preserve">The system administrator will simply copy all of the runtime files to the designated web server (i.e. Tomcat) directory of the target environment.  Then, the WebMaker application configuration files (morphyc.xml file), which </w:t>
      </w:r>
      <w:r w:rsidR="005F2189">
        <w:rPr>
          <w:rFonts w:cs="Arial"/>
          <w:sz w:val="22"/>
        </w:rPr>
        <w:t>should be</w:t>
      </w:r>
      <w:r w:rsidRPr="009F467B">
        <w:rPr>
          <w:rFonts w:cs="Arial"/>
          <w:sz w:val="22"/>
        </w:rPr>
        <w:t xml:space="preserve"> tailored for the target environment will be copied to the designated directories.</w:t>
      </w:r>
    </w:p>
    <w:p w14:paraId="6CF0CDD5" w14:textId="77777777" w:rsidR="009F467B" w:rsidRPr="009F467B" w:rsidRDefault="009F467B" w:rsidP="009F467B">
      <w:pPr>
        <w:rPr>
          <w:rFonts w:cs="Arial"/>
          <w:sz w:val="22"/>
        </w:rPr>
      </w:pPr>
    </w:p>
    <w:p w14:paraId="6D155C60"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\webapps\bizflowwebmaker\cmscommon\</w:t>
      </w:r>
    </w:p>
    <w:p w14:paraId="6785B7FF"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\webapps\bizflowwebmaker\StratConMain\</w:t>
      </w:r>
    </w:p>
    <w:p w14:paraId="0FF0ABD9"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\webapps\bizflowwebmaker\StratCon_AUT\</w:t>
      </w:r>
    </w:p>
    <w:p w14:paraId="1EFD6120"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\webapps\bizflowwebmaker\StratCon_GEN\</w:t>
      </w:r>
    </w:p>
    <w:p w14:paraId="7983D26D"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\webapps\bizflowwebmaker\StratCon_POS\</w:t>
      </w:r>
    </w:p>
    <w:p w14:paraId="512C9C94"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\webapps\bizflowwebmaker\StratCon_MTG\</w:t>
      </w:r>
    </w:p>
    <w:p w14:paraId="377FB2B5"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\webapps\bizflowwebmaker\StratCon_AOC\</w:t>
      </w:r>
    </w:p>
    <w:p w14:paraId="38F79488"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\webapps\bizflowwebmaker\StratCon_smeja\</w:t>
      </w:r>
    </w:p>
    <w:p w14:paraId="0D0A09E3"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\webapps\bizflowwebmaker\StratCon_RI\</w:t>
      </w:r>
    </w:p>
    <w:p w14:paraId="552A1331"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\webapps\bizflowwebmaker\StratCon_TR\</w:t>
      </w:r>
    </w:p>
    <w:p w14:paraId="2F75B280" w14:textId="77777777" w:rsidR="000560F1" w:rsidRPr="005F2189" w:rsidRDefault="009F467B" w:rsidP="000560F1">
      <w:pPr>
        <w:rPr>
          <w:rFonts w:ascii="Courier New" w:hAnsi="Courier New" w:cs="Courier New"/>
          <w:sz w:val="18"/>
          <w:szCs w:val="18"/>
        </w:rPr>
      </w:pPr>
      <w:r w:rsidRPr="005F2189">
        <w:rPr>
          <w:rFonts w:ascii="Courier New" w:hAnsi="Courier New" w:cs="Courier New"/>
          <w:sz w:val="18"/>
          <w:szCs w:val="18"/>
        </w:rPr>
        <w:t>\webapps\bizflowwebmaker\StratCon_apr\</w:t>
      </w:r>
    </w:p>
    <w:p w14:paraId="4A2F34D0" w14:textId="3452F174" w:rsidR="009F467B" w:rsidRPr="005F2189" w:rsidRDefault="000560F1" w:rsidP="000560F1">
      <w:pPr>
        <w:rPr>
          <w:rFonts w:ascii="Courier New" w:hAnsi="Courier New" w:cs="Courier New"/>
          <w:sz w:val="18"/>
          <w:szCs w:val="18"/>
        </w:rPr>
      </w:pPr>
      <w:r w:rsidRPr="005F2189">
        <w:rPr>
          <w:rFonts w:ascii="Courier New" w:hAnsi="Courier New" w:cs="Courier New"/>
          <w:sz w:val="18"/>
          <w:szCs w:val="18"/>
        </w:rPr>
        <w:t>\webapps\bizflowwebmaker\</w:t>
      </w:r>
      <w:r>
        <w:rPr>
          <w:rFonts w:ascii="Courier New" w:hAnsi="Courier New" w:cs="Courier New"/>
          <w:sz w:val="18"/>
          <w:szCs w:val="18"/>
        </w:rPr>
        <w:t>classification_main\</w:t>
      </w:r>
    </w:p>
    <w:p w14:paraId="3B59D50A" w14:textId="67BEE0D7" w:rsidR="000560F1" w:rsidRDefault="000560F1" w:rsidP="000560F1">
      <w:pPr>
        <w:rPr>
          <w:rFonts w:ascii="Courier New" w:hAnsi="Courier New" w:cs="Courier New"/>
          <w:sz w:val="18"/>
          <w:szCs w:val="18"/>
        </w:rPr>
      </w:pPr>
      <w:r w:rsidRPr="005F2189">
        <w:rPr>
          <w:rFonts w:ascii="Courier New" w:hAnsi="Courier New" w:cs="Courier New"/>
          <w:sz w:val="18"/>
          <w:szCs w:val="18"/>
        </w:rPr>
        <w:t>\webapps\bizflowwebmaker\</w:t>
      </w:r>
      <w:r>
        <w:rPr>
          <w:rFonts w:ascii="Courier New" w:hAnsi="Courier New" w:cs="Courier New"/>
          <w:sz w:val="18"/>
          <w:szCs w:val="18"/>
        </w:rPr>
        <w:t>classification_gen\</w:t>
      </w:r>
    </w:p>
    <w:p w14:paraId="20C498D6" w14:textId="31280DDA" w:rsidR="000560F1" w:rsidRPr="005F2189" w:rsidRDefault="000560F1" w:rsidP="000560F1">
      <w:pPr>
        <w:rPr>
          <w:rFonts w:ascii="Courier New" w:hAnsi="Courier New" w:cs="Courier New"/>
          <w:sz w:val="18"/>
          <w:szCs w:val="18"/>
        </w:rPr>
      </w:pPr>
      <w:r>
        <w:rPr>
          <w:rFonts w:ascii="Courier New" w:hAnsi="Courier New" w:cs="Courier New"/>
          <w:sz w:val="18"/>
          <w:szCs w:val="18"/>
        </w:rPr>
        <w:lastRenderedPageBreak/>
        <w:t>...</w:t>
      </w:r>
    </w:p>
    <w:p w14:paraId="1009ECA0" w14:textId="77777777" w:rsidR="009F467B" w:rsidRPr="009F467B" w:rsidRDefault="009F467B" w:rsidP="009F467B">
      <w:pPr>
        <w:rPr>
          <w:rFonts w:cs="Arial"/>
          <w:sz w:val="22"/>
        </w:rPr>
      </w:pPr>
    </w:p>
    <w:p w14:paraId="67C78087" w14:textId="77777777"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\configuration\DEV\tomcat\conf\context.xml</w:t>
      </w:r>
    </w:p>
    <w:p w14:paraId="6B9AA30B" w14:textId="6E4D6E32"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\configuration\</w:t>
      </w:r>
      <w:r w:rsidR="000560F1">
        <w:rPr>
          <w:rFonts w:ascii="Courier New" w:hAnsi="Courier New" w:cs="Courier New"/>
          <w:sz w:val="18"/>
          <w:szCs w:val="18"/>
        </w:rPr>
        <w:t>dev</w:t>
      </w:r>
      <w:r w:rsidRPr="005F2189">
        <w:rPr>
          <w:rFonts w:ascii="Courier New" w:hAnsi="Courier New" w:cs="Courier New"/>
          <w:sz w:val="18"/>
          <w:szCs w:val="18"/>
        </w:rPr>
        <w:t>\tomcat\webapps\bizflowwebmaker\cmscommon\doc\morphyc.xml</w:t>
      </w:r>
    </w:p>
    <w:p w14:paraId="266DBB55" w14:textId="2B896276"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\configuration\</w:t>
      </w:r>
      <w:r w:rsidR="000560F1">
        <w:rPr>
          <w:rFonts w:ascii="Courier New" w:hAnsi="Courier New" w:cs="Courier New"/>
          <w:sz w:val="18"/>
          <w:szCs w:val="18"/>
        </w:rPr>
        <w:t>dev</w:t>
      </w:r>
      <w:r w:rsidRPr="005F2189">
        <w:rPr>
          <w:rFonts w:ascii="Courier New" w:hAnsi="Courier New" w:cs="Courier New"/>
          <w:sz w:val="18"/>
          <w:szCs w:val="18"/>
        </w:rPr>
        <w:t>\tomcat\webapps\bizflowwebmaker\StratConMain\doc\morphyc.xml</w:t>
      </w:r>
    </w:p>
    <w:p w14:paraId="5AB879BA" w14:textId="50930ABA"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\configuration\</w:t>
      </w:r>
      <w:r w:rsidR="000560F1">
        <w:rPr>
          <w:rFonts w:ascii="Courier New" w:hAnsi="Courier New" w:cs="Courier New"/>
          <w:sz w:val="18"/>
          <w:szCs w:val="18"/>
        </w:rPr>
        <w:t>dev</w:t>
      </w:r>
      <w:r w:rsidRPr="005F2189">
        <w:rPr>
          <w:rFonts w:ascii="Courier New" w:hAnsi="Courier New" w:cs="Courier New"/>
          <w:sz w:val="18"/>
          <w:szCs w:val="18"/>
        </w:rPr>
        <w:t>\tomcat\webapps\bizflowwebmaker\StratCon_AUT\doc\morphyc.xml</w:t>
      </w:r>
    </w:p>
    <w:p w14:paraId="7222CA34" w14:textId="340F74D0"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\configuration\</w:t>
      </w:r>
      <w:r w:rsidR="000560F1">
        <w:rPr>
          <w:rFonts w:ascii="Courier New" w:hAnsi="Courier New" w:cs="Courier New"/>
          <w:sz w:val="18"/>
          <w:szCs w:val="18"/>
        </w:rPr>
        <w:t>dev</w:t>
      </w:r>
      <w:r w:rsidRPr="005F2189">
        <w:rPr>
          <w:rFonts w:ascii="Courier New" w:hAnsi="Courier New" w:cs="Courier New"/>
          <w:sz w:val="18"/>
          <w:szCs w:val="18"/>
        </w:rPr>
        <w:t>\tomcat\webapps\bizflowwebmaker\StratCon_GEN\doc\morphyc.xml</w:t>
      </w:r>
    </w:p>
    <w:p w14:paraId="3BB433D6" w14:textId="500110F9"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\configuration\</w:t>
      </w:r>
      <w:r w:rsidR="000560F1">
        <w:rPr>
          <w:rFonts w:ascii="Courier New" w:hAnsi="Courier New" w:cs="Courier New"/>
          <w:sz w:val="18"/>
          <w:szCs w:val="18"/>
        </w:rPr>
        <w:t>dev</w:t>
      </w:r>
      <w:r w:rsidRPr="005F2189">
        <w:rPr>
          <w:rFonts w:ascii="Courier New" w:hAnsi="Courier New" w:cs="Courier New"/>
          <w:sz w:val="18"/>
          <w:szCs w:val="18"/>
        </w:rPr>
        <w:t>\tomcat\webapps\bizflowwebmaker\StratCon_POS\doc\morphyc.xml</w:t>
      </w:r>
    </w:p>
    <w:p w14:paraId="0B3577D4" w14:textId="53F51040"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\configuration\</w:t>
      </w:r>
      <w:r w:rsidR="000560F1">
        <w:rPr>
          <w:rFonts w:ascii="Courier New" w:hAnsi="Courier New" w:cs="Courier New"/>
          <w:sz w:val="18"/>
          <w:szCs w:val="18"/>
        </w:rPr>
        <w:t>dev</w:t>
      </w:r>
      <w:r w:rsidRPr="005F2189">
        <w:rPr>
          <w:rFonts w:ascii="Courier New" w:hAnsi="Courier New" w:cs="Courier New"/>
          <w:sz w:val="18"/>
          <w:szCs w:val="18"/>
        </w:rPr>
        <w:t>\tomcat\webapps\bizflowwebmaker\StratCon_MTG\doc\morphyc.xml</w:t>
      </w:r>
    </w:p>
    <w:p w14:paraId="1D42C6C0" w14:textId="7B7D4163"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\configuration\</w:t>
      </w:r>
      <w:r w:rsidR="000560F1">
        <w:rPr>
          <w:rFonts w:ascii="Courier New" w:hAnsi="Courier New" w:cs="Courier New"/>
          <w:sz w:val="18"/>
          <w:szCs w:val="18"/>
        </w:rPr>
        <w:t>dev</w:t>
      </w:r>
      <w:r w:rsidRPr="005F2189">
        <w:rPr>
          <w:rFonts w:ascii="Courier New" w:hAnsi="Courier New" w:cs="Courier New"/>
          <w:sz w:val="18"/>
          <w:szCs w:val="18"/>
        </w:rPr>
        <w:t>\tomcat\webapps\bizflowwebmaker\StratCon_AOC\doc\morphyc.xml</w:t>
      </w:r>
    </w:p>
    <w:p w14:paraId="25CF7936" w14:textId="0F426083"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\configuration\</w:t>
      </w:r>
      <w:r w:rsidR="000560F1">
        <w:rPr>
          <w:rFonts w:ascii="Courier New" w:hAnsi="Courier New" w:cs="Courier New"/>
          <w:sz w:val="18"/>
          <w:szCs w:val="18"/>
        </w:rPr>
        <w:t>dev</w:t>
      </w:r>
      <w:r w:rsidRPr="005F2189">
        <w:rPr>
          <w:rFonts w:ascii="Courier New" w:hAnsi="Courier New" w:cs="Courier New"/>
          <w:sz w:val="18"/>
          <w:szCs w:val="18"/>
        </w:rPr>
        <w:t>\tomcat\webapps\bizflowwebmaker\StratCon_smeja\doc\morphyc.xml</w:t>
      </w:r>
    </w:p>
    <w:p w14:paraId="2369CEB5" w14:textId="007D4AA6"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\configuration\</w:t>
      </w:r>
      <w:r w:rsidR="000560F1">
        <w:rPr>
          <w:rFonts w:ascii="Courier New" w:hAnsi="Courier New" w:cs="Courier New"/>
          <w:sz w:val="18"/>
          <w:szCs w:val="18"/>
        </w:rPr>
        <w:t>dev</w:t>
      </w:r>
      <w:r w:rsidRPr="005F2189">
        <w:rPr>
          <w:rFonts w:ascii="Courier New" w:hAnsi="Courier New" w:cs="Courier New"/>
          <w:sz w:val="18"/>
          <w:szCs w:val="18"/>
        </w:rPr>
        <w:t>\tomcat\webapps\bizflowwebmaker\StratCon_RI\doc\morphyc.xml</w:t>
      </w:r>
    </w:p>
    <w:p w14:paraId="2D2BB12C" w14:textId="61A5799A"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\configuration\</w:t>
      </w:r>
      <w:r w:rsidR="000560F1">
        <w:rPr>
          <w:rFonts w:ascii="Courier New" w:hAnsi="Courier New" w:cs="Courier New"/>
          <w:sz w:val="18"/>
          <w:szCs w:val="18"/>
        </w:rPr>
        <w:t>dev</w:t>
      </w:r>
      <w:r w:rsidRPr="005F2189">
        <w:rPr>
          <w:rFonts w:ascii="Courier New" w:hAnsi="Courier New" w:cs="Courier New"/>
          <w:sz w:val="18"/>
          <w:szCs w:val="18"/>
        </w:rPr>
        <w:t>\tomcat\webapps\bizflowwebmaker\StratCon_TR\doc\morphyc.xml</w:t>
      </w:r>
    </w:p>
    <w:p w14:paraId="5B2D7E2B" w14:textId="2436E4BC" w:rsidR="000560F1" w:rsidRPr="005F2189" w:rsidRDefault="009F467B" w:rsidP="000560F1">
      <w:pPr>
        <w:rPr>
          <w:rFonts w:ascii="Courier New" w:hAnsi="Courier New" w:cs="Courier New"/>
          <w:sz w:val="18"/>
          <w:szCs w:val="18"/>
        </w:rPr>
      </w:pPr>
      <w:r w:rsidRPr="005F2189">
        <w:rPr>
          <w:rFonts w:ascii="Courier New" w:hAnsi="Courier New" w:cs="Courier New"/>
          <w:sz w:val="18"/>
          <w:szCs w:val="18"/>
        </w:rPr>
        <w:t>\configuration\</w:t>
      </w:r>
      <w:r w:rsidR="000560F1">
        <w:rPr>
          <w:rFonts w:ascii="Courier New" w:hAnsi="Courier New" w:cs="Courier New"/>
          <w:sz w:val="18"/>
          <w:szCs w:val="18"/>
        </w:rPr>
        <w:t>dev</w:t>
      </w:r>
      <w:r w:rsidRPr="005F2189">
        <w:rPr>
          <w:rFonts w:ascii="Courier New" w:hAnsi="Courier New" w:cs="Courier New"/>
          <w:sz w:val="18"/>
          <w:szCs w:val="18"/>
        </w:rPr>
        <w:t>\tomcat\webapps\bizflowwebmaker\StratCon_apr\doc\morphyc.xml</w:t>
      </w:r>
    </w:p>
    <w:p w14:paraId="09EBA018" w14:textId="1F7FCED4" w:rsidR="000560F1" w:rsidRPr="005F2189" w:rsidRDefault="000560F1" w:rsidP="000560F1">
      <w:pPr>
        <w:rPr>
          <w:rFonts w:ascii="Courier New" w:hAnsi="Courier New" w:cs="Courier New"/>
          <w:sz w:val="18"/>
          <w:szCs w:val="18"/>
        </w:rPr>
      </w:pPr>
      <w:r w:rsidRPr="005F2189">
        <w:rPr>
          <w:rFonts w:ascii="Courier New" w:hAnsi="Courier New" w:cs="Courier New"/>
          <w:sz w:val="18"/>
          <w:szCs w:val="18"/>
        </w:rPr>
        <w:t>\configuration\</w:t>
      </w:r>
      <w:r>
        <w:rPr>
          <w:rFonts w:ascii="Courier New" w:hAnsi="Courier New" w:cs="Courier New"/>
          <w:sz w:val="18"/>
          <w:szCs w:val="18"/>
        </w:rPr>
        <w:t>dev</w:t>
      </w:r>
      <w:r w:rsidRPr="005F2189">
        <w:rPr>
          <w:rFonts w:ascii="Courier New" w:hAnsi="Courier New" w:cs="Courier New"/>
          <w:sz w:val="18"/>
          <w:szCs w:val="18"/>
        </w:rPr>
        <w:t>\tomcat\webapps\bizflowwebmaker\</w:t>
      </w:r>
      <w:r>
        <w:rPr>
          <w:rFonts w:ascii="Courier New" w:hAnsi="Courier New" w:cs="Courier New"/>
          <w:sz w:val="18"/>
          <w:szCs w:val="18"/>
        </w:rPr>
        <w:t>classification_main</w:t>
      </w:r>
      <w:r w:rsidRPr="005F2189">
        <w:rPr>
          <w:rFonts w:ascii="Courier New" w:hAnsi="Courier New" w:cs="Courier New"/>
          <w:sz w:val="18"/>
          <w:szCs w:val="18"/>
        </w:rPr>
        <w:t>\doc\morphyc.xml</w:t>
      </w:r>
    </w:p>
    <w:p w14:paraId="7B4E18E0" w14:textId="3A40BA2C" w:rsidR="000560F1" w:rsidRPr="005F2189" w:rsidRDefault="000560F1" w:rsidP="000560F1">
      <w:pPr>
        <w:rPr>
          <w:rFonts w:ascii="Courier New" w:hAnsi="Courier New" w:cs="Courier New"/>
          <w:sz w:val="18"/>
          <w:szCs w:val="18"/>
        </w:rPr>
      </w:pPr>
      <w:r w:rsidRPr="005F2189">
        <w:rPr>
          <w:rFonts w:ascii="Courier New" w:hAnsi="Courier New" w:cs="Courier New"/>
          <w:sz w:val="18"/>
          <w:szCs w:val="18"/>
        </w:rPr>
        <w:t>\configuration\</w:t>
      </w:r>
      <w:r>
        <w:rPr>
          <w:rFonts w:ascii="Courier New" w:hAnsi="Courier New" w:cs="Courier New"/>
          <w:sz w:val="18"/>
          <w:szCs w:val="18"/>
        </w:rPr>
        <w:t>dev</w:t>
      </w:r>
      <w:r w:rsidRPr="005F2189">
        <w:rPr>
          <w:rFonts w:ascii="Courier New" w:hAnsi="Courier New" w:cs="Courier New"/>
          <w:sz w:val="18"/>
          <w:szCs w:val="18"/>
        </w:rPr>
        <w:t>\tomcat\webapps\bizflowwebmaker\</w:t>
      </w:r>
      <w:r>
        <w:rPr>
          <w:rFonts w:ascii="Courier New" w:hAnsi="Courier New" w:cs="Courier New"/>
          <w:sz w:val="18"/>
          <w:szCs w:val="18"/>
        </w:rPr>
        <w:t>classification_gen</w:t>
      </w:r>
      <w:r w:rsidRPr="005F2189">
        <w:rPr>
          <w:rFonts w:ascii="Courier New" w:hAnsi="Courier New" w:cs="Courier New"/>
          <w:sz w:val="18"/>
          <w:szCs w:val="18"/>
        </w:rPr>
        <w:t>\doc\morphyc.xml</w:t>
      </w:r>
    </w:p>
    <w:p w14:paraId="0038C067" w14:textId="4BECF340" w:rsidR="009F467B" w:rsidRPr="005F2189" w:rsidRDefault="000560F1" w:rsidP="009F467B">
      <w:pPr>
        <w:rPr>
          <w:rFonts w:ascii="Courier New" w:hAnsi="Courier New" w:cs="Courier New"/>
          <w:sz w:val="18"/>
          <w:szCs w:val="18"/>
        </w:rPr>
      </w:pPr>
      <w:r>
        <w:rPr>
          <w:rFonts w:ascii="Courier New" w:hAnsi="Courier New" w:cs="Courier New"/>
          <w:sz w:val="18"/>
          <w:szCs w:val="18"/>
        </w:rPr>
        <w:t>...</w:t>
      </w:r>
    </w:p>
    <w:p w14:paraId="1C39D39C" w14:textId="77777777" w:rsidR="009F467B" w:rsidRPr="009F467B" w:rsidRDefault="009F467B" w:rsidP="009F467B">
      <w:pPr>
        <w:rPr>
          <w:rFonts w:cs="Arial"/>
          <w:sz w:val="22"/>
        </w:rPr>
      </w:pPr>
    </w:p>
    <w:p w14:paraId="7177D73F" w14:textId="68F1D2CA" w:rsidR="009F467B" w:rsidRPr="009F467B" w:rsidRDefault="009F467B" w:rsidP="009F467B">
      <w:pPr>
        <w:rPr>
          <w:rFonts w:cs="Arial"/>
          <w:sz w:val="22"/>
        </w:rPr>
      </w:pPr>
      <w:r w:rsidRPr="009F467B">
        <w:rPr>
          <w:rFonts w:cs="Arial"/>
          <w:sz w:val="22"/>
        </w:rPr>
        <w:t xml:space="preserve">The same set of configuration files for </w:t>
      </w:r>
      <w:r w:rsidR="000560F1">
        <w:rPr>
          <w:rFonts w:cs="Arial"/>
          <w:sz w:val="22"/>
        </w:rPr>
        <w:t>QA</w:t>
      </w:r>
      <w:r w:rsidR="000560F1" w:rsidRPr="009F467B">
        <w:rPr>
          <w:rFonts w:cs="Arial"/>
          <w:sz w:val="22"/>
        </w:rPr>
        <w:t xml:space="preserve"> </w:t>
      </w:r>
      <w:r w:rsidRPr="009F467B">
        <w:rPr>
          <w:rFonts w:cs="Arial"/>
          <w:sz w:val="22"/>
        </w:rPr>
        <w:t>and PROD environments will be provided under the respective directories.</w:t>
      </w:r>
    </w:p>
    <w:p w14:paraId="1D89705E" w14:textId="77777777" w:rsidR="009F467B" w:rsidRPr="009F467B" w:rsidRDefault="009F467B" w:rsidP="009F467B">
      <w:pPr>
        <w:rPr>
          <w:rFonts w:cs="Arial"/>
          <w:sz w:val="22"/>
        </w:rPr>
      </w:pPr>
    </w:p>
    <w:p w14:paraId="3CA88FF4" w14:textId="20308F10"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\configuration\</w:t>
      </w:r>
      <w:r w:rsidR="000560F1">
        <w:rPr>
          <w:rFonts w:ascii="Courier New" w:hAnsi="Courier New" w:cs="Courier New"/>
          <w:sz w:val="18"/>
          <w:szCs w:val="18"/>
        </w:rPr>
        <w:t>qa</w:t>
      </w:r>
      <w:r w:rsidRPr="005F2189">
        <w:rPr>
          <w:rFonts w:ascii="Courier New" w:hAnsi="Courier New" w:cs="Courier New"/>
          <w:sz w:val="18"/>
          <w:szCs w:val="18"/>
        </w:rPr>
        <w:t>\</w:t>
      </w:r>
    </w:p>
    <w:p w14:paraId="29A75A42" w14:textId="01ED2013" w:rsidR="009F467B" w:rsidRPr="005F2189" w:rsidRDefault="009F467B" w:rsidP="009F467B">
      <w:pPr>
        <w:rPr>
          <w:rFonts w:ascii="Courier New" w:hAnsi="Courier New" w:cs="Courier New"/>
          <w:sz w:val="18"/>
          <w:szCs w:val="18"/>
        </w:rPr>
      </w:pPr>
      <w:r w:rsidRPr="005F2189">
        <w:rPr>
          <w:rFonts w:ascii="Courier New" w:hAnsi="Courier New" w:cs="Courier New"/>
          <w:sz w:val="18"/>
          <w:szCs w:val="18"/>
        </w:rPr>
        <w:t>\configuration\</w:t>
      </w:r>
      <w:r w:rsidR="000560F1">
        <w:rPr>
          <w:rFonts w:ascii="Courier New" w:hAnsi="Courier New" w:cs="Courier New"/>
          <w:sz w:val="18"/>
          <w:szCs w:val="18"/>
        </w:rPr>
        <w:t>prod</w:t>
      </w:r>
      <w:r w:rsidRPr="005F2189">
        <w:rPr>
          <w:rFonts w:ascii="Courier New" w:hAnsi="Courier New" w:cs="Courier New"/>
          <w:sz w:val="18"/>
          <w:szCs w:val="18"/>
        </w:rPr>
        <w:t>\</w:t>
      </w:r>
    </w:p>
    <w:p w14:paraId="143E6EEB" w14:textId="77777777" w:rsidR="009F467B" w:rsidRPr="009F467B" w:rsidRDefault="009F467B" w:rsidP="009F467B">
      <w:pPr>
        <w:rPr>
          <w:rFonts w:cs="Arial"/>
          <w:sz w:val="22"/>
        </w:rPr>
      </w:pPr>
    </w:p>
    <w:p w14:paraId="3A31F826" w14:textId="77777777" w:rsidR="009F467B" w:rsidRPr="009F467B" w:rsidRDefault="009F467B" w:rsidP="009F467B">
      <w:pPr>
        <w:rPr>
          <w:rFonts w:cs="Arial"/>
          <w:sz w:val="22"/>
        </w:rPr>
      </w:pPr>
    </w:p>
    <w:p w14:paraId="2A09AE49" w14:textId="77777777" w:rsidR="009F467B" w:rsidRDefault="009F467B" w:rsidP="009F467B">
      <w:pPr>
        <w:rPr>
          <w:rFonts w:cs="Arial"/>
          <w:sz w:val="22"/>
        </w:rPr>
      </w:pPr>
      <w:r w:rsidRPr="009F467B">
        <w:rPr>
          <w:rFonts w:cs="Arial"/>
          <w:sz w:val="22"/>
        </w:rPr>
        <w:t> </w:t>
      </w:r>
    </w:p>
    <w:p w14:paraId="34FF953F" w14:textId="77777777" w:rsidR="002B674F" w:rsidRPr="009F467B" w:rsidRDefault="002B674F" w:rsidP="009F467B">
      <w:pPr>
        <w:rPr>
          <w:rFonts w:cs="Arial"/>
          <w:sz w:val="22"/>
        </w:rPr>
      </w:pPr>
    </w:p>
    <w:p w14:paraId="1C0F85C2" w14:textId="77777777" w:rsidR="00C03530" w:rsidRDefault="00C03530" w:rsidP="00C03530">
      <w:pPr>
        <w:rPr>
          <w:rFonts w:cs="Arial"/>
          <w:sz w:val="22"/>
        </w:rPr>
      </w:pPr>
    </w:p>
    <w:p w14:paraId="1A8B1A40" w14:textId="77777777" w:rsidR="00C03530" w:rsidRDefault="00C03530" w:rsidP="00C03530">
      <w:pPr>
        <w:rPr>
          <w:rFonts w:cs="Arial"/>
          <w:sz w:val="22"/>
        </w:rPr>
      </w:pPr>
    </w:p>
    <w:p w14:paraId="657ADA9F" w14:textId="77777777" w:rsidR="00C03530" w:rsidRDefault="00C03530" w:rsidP="00C03530">
      <w:pPr>
        <w:rPr>
          <w:rFonts w:cs="Arial"/>
          <w:sz w:val="22"/>
        </w:rPr>
      </w:pPr>
    </w:p>
    <w:p w14:paraId="3521E9A4" w14:textId="77777777" w:rsidR="00C03530" w:rsidRDefault="00C03530" w:rsidP="00C03530">
      <w:pPr>
        <w:rPr>
          <w:rFonts w:cs="Arial"/>
          <w:sz w:val="22"/>
        </w:rPr>
      </w:pPr>
    </w:p>
    <w:p w14:paraId="24464B21" w14:textId="77777777" w:rsidR="00C03530" w:rsidRPr="00C03530" w:rsidRDefault="00C03530" w:rsidP="00C03530">
      <w:pPr>
        <w:pStyle w:val="Heading1"/>
      </w:pPr>
      <w:bookmarkStart w:id="126" w:name="_Toc387058515"/>
      <w:r w:rsidRPr="00C03530">
        <w:lastRenderedPageBreak/>
        <w:t>Methods of deployment file delivery</w:t>
      </w:r>
      <w:bookmarkEnd w:id="126"/>
    </w:p>
    <w:p w14:paraId="37BD0642" w14:textId="77777777" w:rsidR="00C03530" w:rsidRPr="00C03530" w:rsidRDefault="00C03530" w:rsidP="00C03530">
      <w:pPr>
        <w:rPr>
          <w:rFonts w:cs="Arial"/>
          <w:sz w:val="22"/>
        </w:rPr>
      </w:pPr>
    </w:p>
    <w:p w14:paraId="69A5E093" w14:textId="77777777" w:rsidR="00C03530" w:rsidRPr="00C03530" w:rsidRDefault="00C03530" w:rsidP="00C03530">
      <w:pPr>
        <w:rPr>
          <w:rFonts w:cs="Arial"/>
          <w:sz w:val="22"/>
        </w:rPr>
      </w:pPr>
      <w:r w:rsidRPr="00C03530">
        <w:rPr>
          <w:rFonts w:cs="Arial"/>
          <w:sz w:val="22"/>
        </w:rPr>
        <w:t>The following methods of deployment file delivery may be considered.</w:t>
      </w:r>
    </w:p>
    <w:p w14:paraId="1BA55600" w14:textId="77777777" w:rsidR="00C03530" w:rsidRPr="00C03530" w:rsidRDefault="00C03530" w:rsidP="00AC6AF3">
      <w:pPr>
        <w:pStyle w:val="ListParagraph"/>
        <w:numPr>
          <w:ilvl w:val="0"/>
          <w:numId w:val="34"/>
        </w:numPr>
        <w:rPr>
          <w:rFonts w:cs="Arial"/>
          <w:sz w:val="22"/>
        </w:rPr>
      </w:pPr>
      <w:r w:rsidRPr="00C03530">
        <w:rPr>
          <w:rFonts w:cs="Arial"/>
          <w:sz w:val="22"/>
        </w:rPr>
        <w:t xml:space="preserve">USB drive to HHS team </w:t>
      </w:r>
    </w:p>
    <w:p w14:paraId="30E0F560" w14:textId="77777777" w:rsidR="00C03530" w:rsidRPr="00C03530" w:rsidRDefault="00C03530" w:rsidP="00AC6AF3">
      <w:pPr>
        <w:pStyle w:val="ListParagraph"/>
        <w:numPr>
          <w:ilvl w:val="0"/>
          <w:numId w:val="34"/>
        </w:numPr>
        <w:rPr>
          <w:rFonts w:cs="Arial"/>
          <w:sz w:val="22"/>
        </w:rPr>
      </w:pPr>
      <w:r w:rsidRPr="00C03530">
        <w:rPr>
          <w:rFonts w:cs="Arial"/>
          <w:sz w:val="22"/>
        </w:rPr>
        <w:t>Upload to a designated ftp/sftp site in HHS network by authorized Deloitte team</w:t>
      </w:r>
    </w:p>
    <w:p w14:paraId="41322044" w14:textId="77777777" w:rsidR="00C03530" w:rsidRPr="00C03530" w:rsidRDefault="00C03530" w:rsidP="00AC6AF3">
      <w:pPr>
        <w:pStyle w:val="ListParagraph"/>
        <w:numPr>
          <w:ilvl w:val="0"/>
          <w:numId w:val="34"/>
        </w:numPr>
        <w:rPr>
          <w:rFonts w:cs="Arial"/>
          <w:sz w:val="22"/>
        </w:rPr>
      </w:pPr>
      <w:r w:rsidRPr="00C03530">
        <w:rPr>
          <w:rFonts w:cs="Arial"/>
          <w:sz w:val="22"/>
        </w:rPr>
        <w:t>Upload from HHS issued laptop by authorized Deloitte team</w:t>
      </w:r>
    </w:p>
    <w:p w14:paraId="4605AB9E" w14:textId="77777777" w:rsidR="002C0E47" w:rsidRDefault="00C03530" w:rsidP="00AC6AF3">
      <w:pPr>
        <w:pStyle w:val="ListParagraph"/>
        <w:numPr>
          <w:ilvl w:val="0"/>
          <w:numId w:val="34"/>
        </w:numPr>
        <w:rPr>
          <w:rFonts w:cs="Arial"/>
          <w:sz w:val="22"/>
        </w:rPr>
      </w:pPr>
      <w:r w:rsidRPr="00C03530">
        <w:rPr>
          <w:rFonts w:cs="Arial"/>
          <w:sz w:val="22"/>
        </w:rPr>
        <w:t>Download from HHS CMS BizFlow HR Confluence site (https://hrbizflow.atlassian.net/wiki/display/HB) by HHS personnel.</w:t>
      </w:r>
      <w:r w:rsidR="002C0E47" w:rsidRPr="002C0E47">
        <w:rPr>
          <w:rFonts w:cs="Arial"/>
          <w:sz w:val="22"/>
        </w:rPr>
        <w:t xml:space="preserve"> </w:t>
      </w:r>
    </w:p>
    <w:p w14:paraId="3B0CB9FA" w14:textId="7ED4B5DE" w:rsidR="00C03530" w:rsidRPr="00C03530" w:rsidRDefault="002C0E47" w:rsidP="00AC6AF3">
      <w:pPr>
        <w:pStyle w:val="ListParagraph"/>
        <w:numPr>
          <w:ilvl w:val="0"/>
          <w:numId w:val="34"/>
        </w:numPr>
        <w:rPr>
          <w:rFonts w:cs="Arial"/>
          <w:sz w:val="22"/>
        </w:rPr>
      </w:pPr>
      <w:r w:rsidRPr="00C03530">
        <w:rPr>
          <w:rFonts w:cs="Arial"/>
          <w:sz w:val="22"/>
        </w:rPr>
        <w:t xml:space="preserve">Download from HHS </w:t>
      </w:r>
      <w:r>
        <w:rPr>
          <w:rFonts w:cs="Arial"/>
          <w:sz w:val="22"/>
        </w:rPr>
        <w:t>GitHub</w:t>
      </w:r>
      <w:r w:rsidRPr="00C03530">
        <w:rPr>
          <w:rFonts w:cs="Arial"/>
          <w:sz w:val="22"/>
        </w:rPr>
        <w:t xml:space="preserve"> site (</w:t>
      </w:r>
      <w:r w:rsidRPr="002C0E47">
        <w:rPr>
          <w:rFonts w:cs="Arial"/>
          <w:sz w:val="22"/>
        </w:rPr>
        <w:t>https://github.com/HHS</w:t>
      </w:r>
      <w:r w:rsidRPr="00C03530">
        <w:rPr>
          <w:rFonts w:cs="Arial"/>
          <w:sz w:val="22"/>
        </w:rPr>
        <w:t>) by HHS personnel.</w:t>
      </w:r>
    </w:p>
    <w:p w14:paraId="72478D86" w14:textId="77777777" w:rsidR="00C03530" w:rsidRPr="00C03530" w:rsidRDefault="00C03530" w:rsidP="00C03530">
      <w:pPr>
        <w:rPr>
          <w:rFonts w:cs="Arial"/>
          <w:sz w:val="22"/>
        </w:rPr>
      </w:pPr>
    </w:p>
    <w:p w14:paraId="7529D612" w14:textId="0927B810" w:rsidR="00C03530" w:rsidRPr="00C03530" w:rsidRDefault="002C0E47" w:rsidP="00C03530">
      <w:pPr>
        <w:rPr>
          <w:rFonts w:cs="Arial"/>
          <w:sz w:val="22"/>
        </w:rPr>
      </w:pPr>
      <w:r>
        <w:rPr>
          <w:rFonts w:cs="Arial"/>
          <w:sz w:val="22"/>
        </w:rPr>
        <w:t>NOTE: The Confluence site will be discontinued as code repository in the near future.  Therefore, it is strongly recommended to use GitHub going forward.</w:t>
      </w:r>
    </w:p>
    <w:p w14:paraId="61066A4C" w14:textId="77777777" w:rsidR="00C03530" w:rsidRPr="00C03530" w:rsidRDefault="00C03530" w:rsidP="00C03530">
      <w:pPr>
        <w:pStyle w:val="Heading2"/>
      </w:pPr>
      <w:bookmarkStart w:id="127" w:name="_Toc387058516"/>
      <w:r w:rsidRPr="00C03530">
        <w:t>Development file location in Confluence</w:t>
      </w:r>
      <w:bookmarkEnd w:id="127"/>
    </w:p>
    <w:p w14:paraId="4E28C5E4" w14:textId="5D1597B4" w:rsidR="00C03530" w:rsidRPr="00C03530" w:rsidRDefault="00C03530" w:rsidP="00AC6AF3">
      <w:pPr>
        <w:pStyle w:val="ListParagraph"/>
        <w:numPr>
          <w:ilvl w:val="0"/>
          <w:numId w:val="33"/>
        </w:numPr>
        <w:rPr>
          <w:rFonts w:cs="Arial"/>
          <w:sz w:val="22"/>
        </w:rPr>
      </w:pPr>
      <w:r w:rsidRPr="00C03530">
        <w:rPr>
          <w:rFonts w:cs="Arial"/>
          <w:sz w:val="22"/>
        </w:rPr>
        <w:t>Log in to Confluence for HHS CMS BizFlow HR.</w:t>
      </w:r>
    </w:p>
    <w:p w14:paraId="0D3CA555" w14:textId="0AA4F04A" w:rsidR="00C03530" w:rsidRPr="00C03530" w:rsidRDefault="00C03530" w:rsidP="00AC6AF3">
      <w:pPr>
        <w:pStyle w:val="ListParagraph"/>
        <w:numPr>
          <w:ilvl w:val="0"/>
          <w:numId w:val="33"/>
        </w:numPr>
        <w:rPr>
          <w:rFonts w:cs="Arial"/>
          <w:sz w:val="22"/>
        </w:rPr>
      </w:pPr>
      <w:r w:rsidRPr="00C03530">
        <w:rPr>
          <w:rFonts w:cs="Arial"/>
          <w:sz w:val="22"/>
        </w:rPr>
        <w:t>On the left-hand-side navigation panel, expand “Development Repository”</w:t>
      </w:r>
    </w:p>
    <w:p w14:paraId="6A9F57C3" w14:textId="68EB8673" w:rsidR="00C03530" w:rsidRPr="00C03530" w:rsidRDefault="00C03530" w:rsidP="00AC6AF3">
      <w:pPr>
        <w:pStyle w:val="ListParagraph"/>
        <w:numPr>
          <w:ilvl w:val="0"/>
          <w:numId w:val="33"/>
        </w:numPr>
        <w:rPr>
          <w:rFonts w:cs="Arial"/>
          <w:sz w:val="22"/>
        </w:rPr>
      </w:pPr>
      <w:r w:rsidRPr="00C03530">
        <w:rPr>
          <w:rFonts w:cs="Arial"/>
          <w:sz w:val="22"/>
        </w:rPr>
        <w:t>Click each sub-directory and click file links to download them.</w:t>
      </w:r>
    </w:p>
    <w:p w14:paraId="7DF6C248" w14:textId="4DEB589F" w:rsidR="00C03530" w:rsidRPr="00C03530" w:rsidRDefault="00C03530" w:rsidP="00AC6AF3">
      <w:pPr>
        <w:pStyle w:val="ListParagraph"/>
        <w:numPr>
          <w:ilvl w:val="0"/>
          <w:numId w:val="33"/>
        </w:numPr>
        <w:rPr>
          <w:rFonts w:cs="Arial"/>
          <w:sz w:val="22"/>
        </w:rPr>
      </w:pPr>
      <w:r w:rsidRPr="00C03530">
        <w:rPr>
          <w:rFonts w:cs="Arial"/>
          <w:sz w:val="22"/>
        </w:rPr>
        <w:t xml:space="preserve">For technical information, </w:t>
      </w:r>
      <w:r>
        <w:rPr>
          <w:rFonts w:cs="Arial"/>
          <w:sz w:val="22"/>
        </w:rPr>
        <w:t>o</w:t>
      </w:r>
      <w:r w:rsidRPr="00C03530">
        <w:rPr>
          <w:rFonts w:cs="Arial"/>
          <w:sz w:val="22"/>
        </w:rPr>
        <w:t>n the left-hand-side navigation panel, expand “CMS Resources and Requirements” and click “Technical Documents”, which include this document.</w:t>
      </w:r>
    </w:p>
    <w:p w14:paraId="5A9B0483" w14:textId="77777777" w:rsidR="00C03530" w:rsidRDefault="00C03530" w:rsidP="00C03530">
      <w:pPr>
        <w:rPr>
          <w:rFonts w:cs="Arial"/>
          <w:sz w:val="22"/>
        </w:rPr>
      </w:pPr>
    </w:p>
    <w:p w14:paraId="1830E476" w14:textId="0CC39AA2" w:rsidR="009F467B" w:rsidRDefault="009F467B" w:rsidP="00C03530">
      <w:pPr>
        <w:rPr>
          <w:rFonts w:cs="Arial"/>
          <w:sz w:val="22"/>
        </w:rPr>
      </w:pPr>
      <w:r>
        <w:rPr>
          <w:noProof/>
        </w:rPr>
        <w:lastRenderedPageBreak/>
        <w:drawing>
          <wp:inline distT="0" distB="0" distL="0" distR="0" wp14:anchorId="470FFF95" wp14:editId="4C07B3A7">
            <wp:extent cx="4953000" cy="555745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4044" cy="5558628"/>
                    </a:xfrm>
                    <a:prstGeom prst="rect">
                      <a:avLst/>
                    </a:prstGeom>
                    <a:noFill/>
                    <a:ln>
                      <a:noFill/>
                    </a:ln>
                  </pic:spPr>
                </pic:pic>
              </a:graphicData>
            </a:graphic>
          </wp:inline>
        </w:drawing>
      </w:r>
    </w:p>
    <w:p w14:paraId="26B940E9" w14:textId="77777777" w:rsidR="009F467B" w:rsidRDefault="009F467B" w:rsidP="00C03530">
      <w:pPr>
        <w:rPr>
          <w:rFonts w:cs="Arial"/>
          <w:sz w:val="22"/>
        </w:rPr>
      </w:pPr>
    </w:p>
    <w:p w14:paraId="2BFBED68" w14:textId="77777777" w:rsidR="009F467B" w:rsidRDefault="009F467B" w:rsidP="00C03530">
      <w:pPr>
        <w:rPr>
          <w:rFonts w:cs="Arial"/>
          <w:sz w:val="22"/>
        </w:rPr>
      </w:pPr>
    </w:p>
    <w:p w14:paraId="7ACF828C" w14:textId="77777777" w:rsidR="009F467B" w:rsidRDefault="009F467B" w:rsidP="00C03530">
      <w:pPr>
        <w:rPr>
          <w:rFonts w:cs="Arial"/>
          <w:sz w:val="22"/>
        </w:rPr>
      </w:pPr>
    </w:p>
    <w:p w14:paraId="5E83F046" w14:textId="77777777" w:rsidR="009F467B" w:rsidRDefault="009F467B" w:rsidP="00C03530">
      <w:pPr>
        <w:rPr>
          <w:rFonts w:cs="Arial"/>
          <w:sz w:val="22"/>
        </w:rPr>
      </w:pPr>
    </w:p>
    <w:p w14:paraId="4F3BE358" w14:textId="10402A70" w:rsidR="00CC76E3" w:rsidRPr="00C03530" w:rsidRDefault="00CC76E3" w:rsidP="00CC76E3">
      <w:pPr>
        <w:pStyle w:val="Heading2"/>
      </w:pPr>
      <w:bookmarkStart w:id="128" w:name="_Toc387058517"/>
      <w:r w:rsidRPr="00C03530">
        <w:t xml:space="preserve">Development </w:t>
      </w:r>
      <w:r>
        <w:t>repository</w:t>
      </w:r>
      <w:r w:rsidRPr="00C03530">
        <w:t xml:space="preserve"> in </w:t>
      </w:r>
      <w:r>
        <w:t>GitHub</w:t>
      </w:r>
      <w:bookmarkEnd w:id="128"/>
    </w:p>
    <w:p w14:paraId="478D75F1" w14:textId="417EED4B" w:rsidR="00CC76E3" w:rsidRPr="00C03530" w:rsidRDefault="00CC76E3" w:rsidP="006D1D0B">
      <w:pPr>
        <w:pStyle w:val="ListParagraph"/>
        <w:numPr>
          <w:ilvl w:val="0"/>
          <w:numId w:val="64"/>
        </w:numPr>
        <w:rPr>
          <w:rFonts w:cs="Arial"/>
          <w:sz w:val="22"/>
        </w:rPr>
      </w:pPr>
      <w:r w:rsidRPr="00C03530">
        <w:rPr>
          <w:rFonts w:cs="Arial"/>
          <w:sz w:val="22"/>
        </w:rPr>
        <w:t xml:space="preserve">Log in to </w:t>
      </w:r>
      <w:r>
        <w:rPr>
          <w:rFonts w:cs="Arial"/>
          <w:sz w:val="22"/>
        </w:rPr>
        <w:t xml:space="preserve">GitHub </w:t>
      </w:r>
      <w:r w:rsidRPr="00C03530">
        <w:rPr>
          <w:rFonts w:cs="Arial"/>
          <w:sz w:val="22"/>
        </w:rPr>
        <w:t>for HHS</w:t>
      </w:r>
      <w:r>
        <w:rPr>
          <w:rFonts w:cs="Arial"/>
          <w:sz w:val="22"/>
        </w:rPr>
        <w:t xml:space="preserve"> (</w:t>
      </w:r>
      <w:r w:rsidRPr="00CC76E3">
        <w:rPr>
          <w:rFonts w:cs="Arial"/>
          <w:sz w:val="22"/>
        </w:rPr>
        <w:t>https://github.com/HHS</w:t>
      </w:r>
      <w:r>
        <w:rPr>
          <w:rFonts w:cs="Arial"/>
          <w:sz w:val="22"/>
        </w:rPr>
        <w:t>)</w:t>
      </w:r>
      <w:r w:rsidRPr="00C03530">
        <w:rPr>
          <w:rFonts w:cs="Arial"/>
          <w:sz w:val="22"/>
        </w:rPr>
        <w:t>.</w:t>
      </w:r>
    </w:p>
    <w:p w14:paraId="18F289A0" w14:textId="5C3A43EF" w:rsidR="00CC76E3" w:rsidRDefault="00CC76E3" w:rsidP="006D1D0B">
      <w:pPr>
        <w:pStyle w:val="ListParagraph"/>
        <w:numPr>
          <w:ilvl w:val="0"/>
          <w:numId w:val="64"/>
        </w:numPr>
        <w:rPr>
          <w:rFonts w:cs="Arial"/>
          <w:sz w:val="22"/>
        </w:rPr>
      </w:pPr>
      <w:r w:rsidRPr="00C03530">
        <w:rPr>
          <w:rFonts w:cs="Arial"/>
          <w:sz w:val="22"/>
        </w:rPr>
        <w:t xml:space="preserve">On the </w:t>
      </w:r>
      <w:r w:rsidR="00617D22">
        <w:rPr>
          <w:rFonts w:cs="Arial"/>
          <w:sz w:val="22"/>
        </w:rPr>
        <w:t>dashboard, select context dropdown to “HHS”.</w:t>
      </w:r>
    </w:p>
    <w:p w14:paraId="1A557A1C" w14:textId="278F289E" w:rsidR="00617D22" w:rsidRPr="00C03530" w:rsidRDefault="00617D22" w:rsidP="006D1D0B">
      <w:pPr>
        <w:pStyle w:val="ListParagraph"/>
        <w:numPr>
          <w:ilvl w:val="0"/>
          <w:numId w:val="64"/>
        </w:numPr>
        <w:rPr>
          <w:rFonts w:cs="Arial"/>
          <w:sz w:val="22"/>
        </w:rPr>
      </w:pPr>
      <w:r>
        <w:rPr>
          <w:rFonts w:cs="Arial"/>
          <w:sz w:val="22"/>
        </w:rPr>
        <w:t>On the Repositories pain, search for “BizFlow”, and select “HHS/CMS-BizFlow”.</w:t>
      </w:r>
    </w:p>
    <w:p w14:paraId="3A15FF34" w14:textId="77777777" w:rsidR="00617D22" w:rsidRDefault="00617D22" w:rsidP="00CC76E3">
      <w:pPr>
        <w:rPr>
          <w:rFonts w:cs="Arial"/>
          <w:sz w:val="22"/>
        </w:rPr>
      </w:pPr>
    </w:p>
    <w:p w14:paraId="78EC4481" w14:textId="77777777" w:rsidR="00617D22" w:rsidRDefault="00617D22" w:rsidP="00CC76E3">
      <w:pPr>
        <w:rPr>
          <w:rFonts w:cs="Arial"/>
          <w:sz w:val="22"/>
        </w:rPr>
      </w:pPr>
    </w:p>
    <w:p w14:paraId="1B0D082B" w14:textId="77777777" w:rsidR="00617D22" w:rsidRDefault="00617D22" w:rsidP="00CC76E3">
      <w:pPr>
        <w:rPr>
          <w:rFonts w:cs="Arial"/>
          <w:sz w:val="22"/>
        </w:rPr>
      </w:pPr>
    </w:p>
    <w:p w14:paraId="177CB128" w14:textId="77777777" w:rsidR="009F467B" w:rsidRDefault="009F467B" w:rsidP="00C03530">
      <w:pPr>
        <w:rPr>
          <w:rFonts w:cs="Arial"/>
          <w:sz w:val="22"/>
        </w:rPr>
      </w:pPr>
    </w:p>
    <w:p w14:paraId="617F6318" w14:textId="77777777" w:rsidR="00617D22" w:rsidRDefault="00617D22" w:rsidP="00C03530">
      <w:pPr>
        <w:rPr>
          <w:rFonts w:cs="Arial"/>
          <w:sz w:val="22"/>
        </w:rPr>
      </w:pPr>
    </w:p>
    <w:p w14:paraId="6F097FBC" w14:textId="07B47A47" w:rsidR="00617D22" w:rsidRDefault="00617D22" w:rsidP="00C03530">
      <w:pPr>
        <w:rPr>
          <w:rFonts w:cs="Arial"/>
          <w:sz w:val="22"/>
        </w:rPr>
      </w:pPr>
      <w:r w:rsidRPr="006D1D0B">
        <w:rPr>
          <w:rFonts w:cs="Arial"/>
          <w:noProof/>
          <w:sz w:val="22"/>
        </w:rPr>
        <w:drawing>
          <wp:inline distT="0" distB="0" distL="0" distR="0" wp14:anchorId="20272168" wp14:editId="3BC8215B">
            <wp:extent cx="5988050" cy="3695700"/>
            <wp:effectExtent l="0" t="0" r="6350" b="12700"/>
            <wp:docPr id="18" name="Picture 18" descr="Macintosh HD:private:var:folders:9d:ryd91ph94rzdgtcp85bwg1w00000gp:T:com.skitch.skitch:DMD853600AC-C0D6-44F3-9975-89CFF9D560B9:Pasted_Image_2_2_18__3_16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folders:9d:ryd91ph94rzdgtcp85bwg1w00000gp:T:com.skitch.skitch:DMD853600AC-C0D6-44F3-9975-89CFF9D560B9:Pasted_Image_2_2_18__3_16_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8050" cy="3695700"/>
                    </a:xfrm>
                    <a:prstGeom prst="rect">
                      <a:avLst/>
                    </a:prstGeom>
                    <a:noFill/>
                    <a:ln>
                      <a:noFill/>
                    </a:ln>
                  </pic:spPr>
                </pic:pic>
              </a:graphicData>
            </a:graphic>
          </wp:inline>
        </w:drawing>
      </w:r>
    </w:p>
    <w:p w14:paraId="5A763E57" w14:textId="77777777" w:rsidR="00617D22" w:rsidRDefault="00617D22" w:rsidP="00C03530">
      <w:pPr>
        <w:rPr>
          <w:rFonts w:cs="Arial"/>
          <w:sz w:val="22"/>
        </w:rPr>
      </w:pPr>
    </w:p>
    <w:p w14:paraId="63EF5934" w14:textId="77777777" w:rsidR="00481363" w:rsidRDefault="00481363" w:rsidP="00C03530">
      <w:pPr>
        <w:rPr>
          <w:rFonts w:cs="Arial"/>
          <w:sz w:val="22"/>
        </w:rPr>
      </w:pPr>
    </w:p>
    <w:p w14:paraId="41F46C49" w14:textId="01D497E0" w:rsidR="00481363" w:rsidRDefault="00481363" w:rsidP="006D1D0B">
      <w:pPr>
        <w:pStyle w:val="ListParagraph"/>
        <w:numPr>
          <w:ilvl w:val="0"/>
          <w:numId w:val="64"/>
        </w:numPr>
        <w:rPr>
          <w:rFonts w:cs="Arial"/>
          <w:sz w:val="22"/>
        </w:rPr>
      </w:pPr>
      <w:r>
        <w:rPr>
          <w:rFonts w:cs="Arial"/>
          <w:sz w:val="22"/>
        </w:rPr>
        <w:t>Verify the URL and repository name.</w:t>
      </w:r>
    </w:p>
    <w:p w14:paraId="14B38BD5" w14:textId="0444A647" w:rsidR="00481363" w:rsidRPr="00C03530" w:rsidRDefault="00481363" w:rsidP="006D1D0B">
      <w:pPr>
        <w:pStyle w:val="ListParagraph"/>
        <w:numPr>
          <w:ilvl w:val="0"/>
          <w:numId w:val="64"/>
        </w:numPr>
        <w:rPr>
          <w:rFonts w:cs="Arial"/>
          <w:sz w:val="22"/>
        </w:rPr>
      </w:pPr>
      <w:r>
        <w:rPr>
          <w:rFonts w:cs="Arial"/>
          <w:sz w:val="22"/>
        </w:rPr>
        <w:t xml:space="preserve">Click “Clone or download” button.  If you intend to set up local git repository and continue to use </w:t>
      </w:r>
      <w:r w:rsidR="002A14D4">
        <w:rPr>
          <w:rFonts w:cs="Arial"/>
          <w:sz w:val="22"/>
        </w:rPr>
        <w:t xml:space="preserve">it </w:t>
      </w:r>
      <w:r>
        <w:rPr>
          <w:rFonts w:cs="Arial"/>
          <w:sz w:val="22"/>
        </w:rPr>
        <w:t>in the future, clone</w:t>
      </w:r>
      <w:r w:rsidR="002A14D4">
        <w:rPr>
          <w:rFonts w:cs="Arial"/>
          <w:sz w:val="22"/>
        </w:rPr>
        <w:t xml:space="preserve"> the repository using SSH or HTTPS option.  If you want to download the entire repository for each build/deploy, select “Download ZIP” option</w:t>
      </w:r>
      <w:r>
        <w:rPr>
          <w:rFonts w:cs="Arial"/>
          <w:sz w:val="22"/>
        </w:rPr>
        <w:t>.</w:t>
      </w:r>
    </w:p>
    <w:p w14:paraId="47082B0B" w14:textId="77777777" w:rsidR="00481363" w:rsidRDefault="00481363" w:rsidP="00481363">
      <w:pPr>
        <w:rPr>
          <w:rFonts w:cs="Arial"/>
          <w:sz w:val="22"/>
        </w:rPr>
      </w:pPr>
    </w:p>
    <w:p w14:paraId="703DFA2D" w14:textId="77777777" w:rsidR="00481363" w:rsidRDefault="00481363" w:rsidP="00C03530">
      <w:pPr>
        <w:rPr>
          <w:rFonts w:cs="Arial"/>
          <w:sz w:val="22"/>
        </w:rPr>
      </w:pPr>
    </w:p>
    <w:p w14:paraId="25A4F8DD" w14:textId="529FC3F6" w:rsidR="009F467B" w:rsidRDefault="005F2189" w:rsidP="005F2189">
      <w:pPr>
        <w:pStyle w:val="Heading1"/>
      </w:pPr>
      <w:bookmarkStart w:id="129" w:name="_Toc387058518"/>
      <w:r w:rsidRPr="005F2189">
        <w:lastRenderedPageBreak/>
        <w:t>Deployment Steps</w:t>
      </w:r>
      <w:bookmarkEnd w:id="129"/>
    </w:p>
    <w:p w14:paraId="368061D9" w14:textId="77777777" w:rsidR="005F2189" w:rsidRPr="005F2189" w:rsidRDefault="005F2189" w:rsidP="005F2189">
      <w:pPr>
        <w:pStyle w:val="Heading2"/>
      </w:pPr>
      <w:bookmarkStart w:id="130" w:name="_Toc387058519"/>
      <w:r w:rsidRPr="005F2189">
        <w:t>Database Deployment</w:t>
      </w:r>
      <w:bookmarkEnd w:id="130"/>
    </w:p>
    <w:p w14:paraId="2458B130" w14:textId="77777777" w:rsidR="005F2189" w:rsidRPr="005F2189" w:rsidRDefault="005F2189" w:rsidP="005F2189">
      <w:pPr>
        <w:rPr>
          <w:rFonts w:cs="Arial"/>
          <w:sz w:val="22"/>
        </w:rPr>
      </w:pPr>
      <w:r w:rsidRPr="005F2189">
        <w:rPr>
          <w:rFonts w:cs="Arial"/>
          <w:sz w:val="22"/>
        </w:rPr>
        <w:t>A DBA should perform the following steps using Oracle database client.</w:t>
      </w:r>
    </w:p>
    <w:p w14:paraId="503E24E5" w14:textId="77777777" w:rsidR="005F2189" w:rsidRDefault="005F2189" w:rsidP="005F2189">
      <w:pPr>
        <w:rPr>
          <w:rFonts w:cs="Arial"/>
          <w:sz w:val="22"/>
        </w:rPr>
      </w:pPr>
    </w:p>
    <w:p w14:paraId="36F5E22E" w14:textId="77777777" w:rsidR="005F2189" w:rsidRPr="005F2189" w:rsidRDefault="005F2189" w:rsidP="00B71FDD">
      <w:pPr>
        <w:pStyle w:val="Heading3"/>
      </w:pPr>
      <w:bookmarkStart w:id="131" w:name="_Toc387058520"/>
      <w:r w:rsidRPr="005F2189">
        <w:t>Create database schema and user</w:t>
      </w:r>
      <w:bookmarkEnd w:id="131"/>
    </w:p>
    <w:p w14:paraId="11F2CF1D" w14:textId="77777777" w:rsidR="005F2189" w:rsidRDefault="005F2189" w:rsidP="005F2189">
      <w:pPr>
        <w:rPr>
          <w:rFonts w:cs="Arial"/>
          <w:sz w:val="22"/>
        </w:rPr>
      </w:pPr>
      <w:r w:rsidRPr="005F2189">
        <w:rPr>
          <w:rFonts w:cs="Arial"/>
          <w:sz w:val="22"/>
        </w:rPr>
        <w:t>Log in to the database system as Oracle system user, and execute the following script.  Before executing the SQL script, you may want to edit the password for the database user (CMSADMIN, CMSDEV, and HHS_CMS_HR) in the script.  Make a note of the database user name and password for later configuration steps.</w:t>
      </w:r>
    </w:p>
    <w:p w14:paraId="462CB19D" w14:textId="77777777" w:rsidR="00E23F82" w:rsidRDefault="00E23F82" w:rsidP="005F2189">
      <w:pPr>
        <w:rPr>
          <w:rFonts w:cs="Arial"/>
          <w:sz w:val="22"/>
        </w:rPr>
      </w:pPr>
    </w:p>
    <w:p w14:paraId="5C21C160" w14:textId="77777777" w:rsidR="00E23F82" w:rsidRDefault="00E23F82" w:rsidP="005F2189">
      <w:pPr>
        <w:rPr>
          <w:rFonts w:cs="Arial"/>
          <w:sz w:val="22"/>
        </w:rPr>
      </w:pPr>
      <w:r>
        <w:rPr>
          <w:rFonts w:cs="Arial"/>
          <w:sz w:val="22"/>
        </w:rPr>
        <w:t>Also, make sure the target directory where the tablespace file will be generated is already created in the file system that the DBMS is installed.</w:t>
      </w:r>
    </w:p>
    <w:p w14:paraId="3FC77518" w14:textId="77777777" w:rsidR="00E23F82" w:rsidRDefault="00E23F82" w:rsidP="005F2189">
      <w:pPr>
        <w:rPr>
          <w:rFonts w:cs="Arial"/>
          <w:sz w:val="22"/>
        </w:rPr>
      </w:pPr>
    </w:p>
    <w:p w14:paraId="3BA6B84A" w14:textId="419E936A" w:rsidR="00E23F82" w:rsidRPr="005F2189" w:rsidRDefault="00557E80" w:rsidP="005F2189">
      <w:pPr>
        <w:rPr>
          <w:rFonts w:cs="Arial"/>
          <w:sz w:val="22"/>
        </w:rPr>
      </w:pPr>
      <w:r>
        <w:rPr>
          <w:rFonts w:cs="Arial"/>
          <w:sz w:val="22"/>
        </w:rPr>
        <w:t>For the first SQL script file, i</w:t>
      </w:r>
      <w:r w:rsidR="00E23F82">
        <w:rPr>
          <w:rFonts w:cs="Arial"/>
          <w:sz w:val="22"/>
        </w:rPr>
        <w:t>t is recommended to execute the statements within the SQL script file one by one manually and make sure that no critical error occurs.</w:t>
      </w:r>
      <w:r>
        <w:rPr>
          <w:rFonts w:cs="Arial"/>
          <w:sz w:val="22"/>
        </w:rPr>
        <w:t xml:space="preserve">  </w:t>
      </w:r>
      <w:r w:rsidR="00C96D26">
        <w:rPr>
          <w:rFonts w:cs="Arial"/>
          <w:sz w:val="22"/>
        </w:rPr>
        <w:t>The reason is that t</w:t>
      </w:r>
      <w:r>
        <w:rPr>
          <w:rFonts w:cs="Arial"/>
          <w:sz w:val="22"/>
        </w:rPr>
        <w:t>he first script creates tablespace</w:t>
      </w:r>
      <w:r w:rsidR="00C96D26">
        <w:rPr>
          <w:rFonts w:cs="Arial"/>
          <w:sz w:val="22"/>
        </w:rPr>
        <w:t xml:space="preserve">, </w:t>
      </w:r>
      <w:r>
        <w:rPr>
          <w:rFonts w:cs="Arial"/>
          <w:sz w:val="22"/>
        </w:rPr>
        <w:t>datafile, user/schema</w:t>
      </w:r>
      <w:r w:rsidR="00C96D26">
        <w:rPr>
          <w:rFonts w:cs="Arial"/>
          <w:sz w:val="22"/>
        </w:rPr>
        <w:t>, security role,etc., which are prone to error depending on the DBMS environment.</w:t>
      </w:r>
      <w:r w:rsidR="00E23F82">
        <w:rPr>
          <w:rFonts w:cs="Arial"/>
          <w:sz w:val="22"/>
        </w:rPr>
        <w:t xml:space="preserve">  If a critical error occurs (e.g. directory does not exist, disk full, etc.) you need to resolve those issues before moving to the next command.  </w:t>
      </w:r>
      <w:r>
        <w:rPr>
          <w:rFonts w:cs="Arial"/>
          <w:sz w:val="22"/>
        </w:rPr>
        <w:t>In general, y</w:t>
      </w:r>
      <w:r w:rsidR="00E23F82">
        <w:rPr>
          <w:rFonts w:cs="Arial"/>
          <w:sz w:val="22"/>
        </w:rPr>
        <w:t xml:space="preserve">ou may safely ignore “object/table/view/symbol does not exist” type of error returned when executing DROP statements. </w:t>
      </w:r>
    </w:p>
    <w:p w14:paraId="2B003B31" w14:textId="77777777" w:rsidR="005F2189" w:rsidRPr="005F2189" w:rsidRDefault="005F2189" w:rsidP="005F2189">
      <w:pPr>
        <w:rPr>
          <w:rFonts w:cs="Arial"/>
          <w:sz w:val="22"/>
        </w:rPr>
      </w:pPr>
    </w:p>
    <w:p w14:paraId="42EB8E5C" w14:textId="77777777" w:rsidR="005F2189" w:rsidRPr="005F2189" w:rsidRDefault="005F2189" w:rsidP="005F2189">
      <w:pPr>
        <w:rPr>
          <w:rFonts w:ascii="Courier New" w:hAnsi="Courier New" w:cs="Courier New"/>
          <w:sz w:val="18"/>
          <w:szCs w:val="18"/>
        </w:rPr>
      </w:pPr>
      <w:r w:rsidRPr="005F2189">
        <w:rPr>
          <w:rFonts w:ascii="Courier New" w:hAnsi="Courier New" w:cs="Courier New"/>
          <w:sz w:val="18"/>
          <w:szCs w:val="18"/>
        </w:rPr>
        <w:t>CMS_HR_DB_01_create_schema.sql</w:t>
      </w:r>
    </w:p>
    <w:p w14:paraId="61C124CE" w14:textId="77777777" w:rsidR="005F2189" w:rsidRPr="005F2189" w:rsidRDefault="005F2189" w:rsidP="005F2189">
      <w:pPr>
        <w:rPr>
          <w:rFonts w:cs="Arial"/>
          <w:sz w:val="22"/>
        </w:rPr>
      </w:pPr>
    </w:p>
    <w:p w14:paraId="49ADD451" w14:textId="77777777" w:rsidR="005F2189" w:rsidRPr="005F2189" w:rsidRDefault="005F2189" w:rsidP="005F2189">
      <w:pPr>
        <w:rPr>
          <w:rFonts w:cs="Arial"/>
          <w:sz w:val="22"/>
        </w:rPr>
      </w:pPr>
      <w:r w:rsidRPr="005F2189">
        <w:rPr>
          <w:rFonts w:cs="Arial"/>
          <w:sz w:val="22"/>
        </w:rPr>
        <w:t>It will perform the following actions.</w:t>
      </w:r>
    </w:p>
    <w:p w14:paraId="2CB70D54" w14:textId="77777777" w:rsidR="005F2189" w:rsidRPr="005F2189" w:rsidRDefault="005F2189" w:rsidP="00AC6AF3">
      <w:pPr>
        <w:pStyle w:val="ListParagraph"/>
        <w:numPr>
          <w:ilvl w:val="0"/>
          <w:numId w:val="35"/>
        </w:numPr>
        <w:rPr>
          <w:rFonts w:cs="Arial"/>
          <w:sz w:val="22"/>
        </w:rPr>
      </w:pPr>
      <w:r w:rsidRPr="005F2189">
        <w:rPr>
          <w:rFonts w:cs="Arial"/>
          <w:sz w:val="22"/>
        </w:rPr>
        <w:t>Define database, specifying tablespace and database file location.</w:t>
      </w:r>
    </w:p>
    <w:p w14:paraId="05872A8F" w14:textId="77777777" w:rsidR="005F2189" w:rsidRPr="005F2189" w:rsidRDefault="005F2189" w:rsidP="00AC6AF3">
      <w:pPr>
        <w:pStyle w:val="ListParagraph"/>
        <w:numPr>
          <w:ilvl w:val="0"/>
          <w:numId w:val="35"/>
        </w:numPr>
        <w:rPr>
          <w:rFonts w:cs="Arial"/>
          <w:sz w:val="22"/>
        </w:rPr>
      </w:pPr>
      <w:r w:rsidRPr="005F2189">
        <w:rPr>
          <w:rFonts w:cs="Arial"/>
          <w:sz w:val="22"/>
        </w:rPr>
        <w:t>Create database users and schemas.</w:t>
      </w:r>
    </w:p>
    <w:p w14:paraId="2D7857AA" w14:textId="77777777" w:rsidR="005F2189" w:rsidRPr="005F2189" w:rsidRDefault="005F2189" w:rsidP="00AC6AF3">
      <w:pPr>
        <w:pStyle w:val="ListParagraph"/>
        <w:numPr>
          <w:ilvl w:val="0"/>
          <w:numId w:val="35"/>
        </w:numPr>
        <w:rPr>
          <w:rFonts w:cs="Arial"/>
          <w:sz w:val="22"/>
        </w:rPr>
      </w:pPr>
      <w:r w:rsidRPr="005F2189">
        <w:rPr>
          <w:rFonts w:cs="Arial"/>
          <w:sz w:val="22"/>
        </w:rPr>
        <w:t>Create database roles.</w:t>
      </w:r>
    </w:p>
    <w:p w14:paraId="7CC7D292" w14:textId="77777777" w:rsidR="005F2189" w:rsidRPr="005F2189" w:rsidRDefault="005F2189" w:rsidP="00AC6AF3">
      <w:pPr>
        <w:pStyle w:val="ListParagraph"/>
        <w:numPr>
          <w:ilvl w:val="0"/>
          <w:numId w:val="35"/>
        </w:numPr>
        <w:rPr>
          <w:rFonts w:cs="Arial"/>
          <w:sz w:val="22"/>
        </w:rPr>
      </w:pPr>
      <w:r w:rsidRPr="005F2189">
        <w:rPr>
          <w:rFonts w:cs="Arial"/>
          <w:sz w:val="22"/>
        </w:rPr>
        <w:t>Grant permissions to the database users and roles.</w:t>
      </w:r>
    </w:p>
    <w:p w14:paraId="18E625A0" w14:textId="77777777" w:rsidR="005F2189" w:rsidRPr="005F2189" w:rsidRDefault="005F2189" w:rsidP="005F2189">
      <w:pPr>
        <w:rPr>
          <w:rFonts w:cs="Arial"/>
          <w:sz w:val="22"/>
        </w:rPr>
      </w:pPr>
    </w:p>
    <w:p w14:paraId="653B2933" w14:textId="2D6CB554" w:rsidR="005F2189" w:rsidRPr="005F2189" w:rsidRDefault="005F2189" w:rsidP="00B71FDD">
      <w:pPr>
        <w:pStyle w:val="Heading3"/>
      </w:pPr>
      <w:bookmarkStart w:id="132" w:name="_Toc387058521"/>
      <w:r w:rsidRPr="005F2189">
        <w:t xml:space="preserve">Grant permission required for </w:t>
      </w:r>
      <w:r w:rsidR="00634408">
        <w:t xml:space="preserve">program </w:t>
      </w:r>
      <w:r w:rsidRPr="005F2189">
        <w:t>object creation</w:t>
      </w:r>
      <w:bookmarkEnd w:id="132"/>
    </w:p>
    <w:p w14:paraId="29A87401" w14:textId="2150C060" w:rsidR="005F2189" w:rsidRPr="005F2189" w:rsidRDefault="00AA2FC7" w:rsidP="005F2189">
      <w:pPr>
        <w:rPr>
          <w:rFonts w:cs="Arial"/>
          <w:sz w:val="22"/>
        </w:rPr>
      </w:pPr>
      <w:r>
        <w:rPr>
          <w:rFonts w:cs="Arial"/>
          <w:sz w:val="22"/>
        </w:rPr>
        <w:t>Using</w:t>
      </w:r>
      <w:r w:rsidR="005F2189" w:rsidRPr="005F2189">
        <w:rPr>
          <w:rFonts w:cs="Arial"/>
          <w:sz w:val="22"/>
        </w:rPr>
        <w:t xml:space="preserve"> the Oracle system user login, execute the following script.</w:t>
      </w:r>
      <w:r w:rsidR="00151998">
        <w:rPr>
          <w:rFonts w:cs="Arial"/>
          <w:sz w:val="22"/>
        </w:rPr>
        <w:t xml:space="preserve">  This is pre-requsite for certain functions and stored procedures defined later on, which need to access objects in BIZFLOW schema.</w:t>
      </w:r>
    </w:p>
    <w:p w14:paraId="3E77021C" w14:textId="77777777" w:rsidR="005F2189" w:rsidRPr="005F2189" w:rsidRDefault="005F2189" w:rsidP="005F2189">
      <w:pPr>
        <w:rPr>
          <w:rFonts w:cs="Arial"/>
          <w:sz w:val="22"/>
        </w:rPr>
      </w:pPr>
    </w:p>
    <w:p w14:paraId="7698CB67" w14:textId="1CDF72CD" w:rsidR="005F2189" w:rsidRPr="005F2189" w:rsidRDefault="00DB0A70" w:rsidP="005F2189">
      <w:pPr>
        <w:rPr>
          <w:rFonts w:ascii="Courier New" w:hAnsi="Courier New" w:cs="Courier New"/>
          <w:sz w:val="18"/>
          <w:szCs w:val="18"/>
        </w:rPr>
      </w:pPr>
      <w:r w:rsidRPr="00DB0A70">
        <w:rPr>
          <w:rFonts w:ascii="Courier New" w:hAnsi="Courier New" w:cs="Courier New"/>
          <w:sz w:val="18"/>
          <w:szCs w:val="18"/>
        </w:rPr>
        <w:t>CMS_HR_DB_02_grant_permission_bizflow</w:t>
      </w:r>
      <w:r w:rsidR="005F2189" w:rsidRPr="005F2189">
        <w:rPr>
          <w:rFonts w:ascii="Courier New" w:hAnsi="Courier New" w:cs="Courier New"/>
          <w:sz w:val="18"/>
          <w:szCs w:val="18"/>
        </w:rPr>
        <w:t>.sql</w:t>
      </w:r>
    </w:p>
    <w:p w14:paraId="5EC02973" w14:textId="77777777" w:rsidR="005F2189" w:rsidRPr="005F2189" w:rsidRDefault="005F2189" w:rsidP="005F2189">
      <w:pPr>
        <w:rPr>
          <w:rFonts w:cs="Arial"/>
          <w:sz w:val="22"/>
        </w:rPr>
      </w:pPr>
    </w:p>
    <w:p w14:paraId="0D030483" w14:textId="77777777" w:rsidR="005F2189" w:rsidRPr="005F2189" w:rsidRDefault="005F2189" w:rsidP="005F2189">
      <w:pPr>
        <w:rPr>
          <w:rFonts w:cs="Arial"/>
          <w:sz w:val="22"/>
        </w:rPr>
      </w:pPr>
      <w:r w:rsidRPr="005F2189">
        <w:rPr>
          <w:rFonts w:cs="Arial"/>
          <w:sz w:val="22"/>
        </w:rPr>
        <w:t>It will perform the following actions.</w:t>
      </w:r>
    </w:p>
    <w:p w14:paraId="47D0C000" w14:textId="37F7DF64" w:rsidR="005F2189" w:rsidRPr="009A5046" w:rsidRDefault="005F2189" w:rsidP="00AC6AF3">
      <w:pPr>
        <w:pStyle w:val="ListParagraph"/>
        <w:numPr>
          <w:ilvl w:val="0"/>
          <w:numId w:val="36"/>
        </w:numPr>
        <w:rPr>
          <w:rFonts w:cs="Arial"/>
          <w:sz w:val="22"/>
        </w:rPr>
      </w:pPr>
      <w:r w:rsidRPr="009A5046">
        <w:rPr>
          <w:rFonts w:cs="Arial"/>
          <w:sz w:val="22"/>
        </w:rPr>
        <w:t xml:space="preserve">Grant permissions for accessing BizFlow’s core database tables to the </w:t>
      </w:r>
      <w:r w:rsidR="00F255D6">
        <w:rPr>
          <w:rFonts w:cs="Arial"/>
          <w:sz w:val="22"/>
        </w:rPr>
        <w:t xml:space="preserve">designated </w:t>
      </w:r>
      <w:r w:rsidRPr="009A5046">
        <w:rPr>
          <w:rFonts w:cs="Arial"/>
          <w:sz w:val="22"/>
        </w:rPr>
        <w:t>database user.</w:t>
      </w:r>
    </w:p>
    <w:p w14:paraId="2E62927F" w14:textId="77777777" w:rsidR="005F2189" w:rsidRPr="005F2189" w:rsidRDefault="005F2189" w:rsidP="005F2189">
      <w:pPr>
        <w:rPr>
          <w:rFonts w:cs="Arial"/>
          <w:sz w:val="22"/>
        </w:rPr>
      </w:pPr>
    </w:p>
    <w:p w14:paraId="39A4E187" w14:textId="44FC4150" w:rsidR="00DB0A70" w:rsidRPr="009A5046" w:rsidRDefault="009A5046" w:rsidP="00B71FDD">
      <w:pPr>
        <w:pStyle w:val="Heading3"/>
      </w:pPr>
      <w:bookmarkStart w:id="133" w:name="_Toc387058522"/>
      <w:r w:rsidRPr="009A5046">
        <w:lastRenderedPageBreak/>
        <w:t xml:space="preserve">Create </w:t>
      </w:r>
      <w:r w:rsidR="00634408">
        <w:t>objects for business data model</w:t>
      </w:r>
      <w:bookmarkEnd w:id="133"/>
      <w:r w:rsidR="00DB0A70" w:rsidRPr="00DB0A70">
        <w:t xml:space="preserve"> </w:t>
      </w:r>
    </w:p>
    <w:p w14:paraId="056CD88E" w14:textId="2C6C21F2" w:rsidR="00DB0A70" w:rsidRPr="009A5046" w:rsidRDefault="00DB0A70" w:rsidP="00DB0A70">
      <w:pPr>
        <w:rPr>
          <w:rFonts w:cs="Arial"/>
          <w:sz w:val="22"/>
        </w:rPr>
      </w:pPr>
      <w:r w:rsidRPr="009A5046">
        <w:rPr>
          <w:rFonts w:cs="Arial"/>
          <w:sz w:val="22"/>
        </w:rPr>
        <w:t xml:space="preserve">Log </w:t>
      </w:r>
      <w:r w:rsidR="00634408">
        <w:rPr>
          <w:rFonts w:cs="Arial"/>
          <w:sz w:val="22"/>
        </w:rPr>
        <w:t xml:space="preserve">in to the database system </w:t>
      </w:r>
      <w:r w:rsidRPr="009A5046">
        <w:rPr>
          <w:rFonts w:cs="Arial"/>
          <w:sz w:val="22"/>
        </w:rPr>
        <w:t xml:space="preserve">using the newly created database user account (id = HHS_CMS_HR), using the password that was set in the step </w:t>
      </w:r>
      <w:r w:rsidR="00634408">
        <w:rPr>
          <w:rFonts w:cs="Arial"/>
          <w:sz w:val="22"/>
        </w:rPr>
        <w:t>5.</w:t>
      </w:r>
      <w:r w:rsidRPr="009A5046">
        <w:rPr>
          <w:rFonts w:cs="Arial"/>
          <w:sz w:val="22"/>
        </w:rPr>
        <w:t>1.1.  As the HHS_CMS_HR database user, execute the following script.</w:t>
      </w:r>
    </w:p>
    <w:p w14:paraId="3BBC7144" w14:textId="77777777" w:rsidR="00DB0A70" w:rsidRPr="009A5046" w:rsidRDefault="00DB0A70" w:rsidP="00DB0A70">
      <w:pPr>
        <w:rPr>
          <w:rFonts w:cs="Arial"/>
          <w:sz w:val="22"/>
        </w:rPr>
      </w:pPr>
    </w:p>
    <w:p w14:paraId="47520197" w14:textId="59A6A9A9" w:rsidR="00DB0A70" w:rsidRPr="009A5046" w:rsidRDefault="00634408" w:rsidP="00DB0A70">
      <w:pPr>
        <w:rPr>
          <w:rFonts w:ascii="Courier New" w:hAnsi="Courier New" w:cs="Courier New"/>
          <w:sz w:val="18"/>
          <w:szCs w:val="18"/>
        </w:rPr>
      </w:pPr>
      <w:r w:rsidRPr="00634408">
        <w:rPr>
          <w:rFonts w:ascii="Courier New" w:hAnsi="Courier New" w:cs="Courier New"/>
          <w:sz w:val="18"/>
          <w:szCs w:val="18"/>
        </w:rPr>
        <w:t>CMS_HR_DB_03_create_model_objects</w:t>
      </w:r>
      <w:r w:rsidR="00DB0A70" w:rsidRPr="009A5046">
        <w:rPr>
          <w:rFonts w:ascii="Courier New" w:hAnsi="Courier New" w:cs="Courier New"/>
          <w:sz w:val="18"/>
          <w:szCs w:val="18"/>
        </w:rPr>
        <w:t>.sql</w:t>
      </w:r>
    </w:p>
    <w:p w14:paraId="3013C710" w14:textId="77777777" w:rsidR="00DB0A70" w:rsidRPr="009A5046" w:rsidRDefault="00DB0A70" w:rsidP="00DB0A70">
      <w:pPr>
        <w:rPr>
          <w:rFonts w:cs="Arial"/>
          <w:sz w:val="22"/>
        </w:rPr>
      </w:pPr>
    </w:p>
    <w:p w14:paraId="01C8760D" w14:textId="77777777" w:rsidR="00DB0A70" w:rsidRPr="009A5046" w:rsidRDefault="00DB0A70" w:rsidP="00DB0A70">
      <w:pPr>
        <w:rPr>
          <w:rFonts w:cs="Arial"/>
          <w:sz w:val="22"/>
        </w:rPr>
      </w:pPr>
      <w:r w:rsidRPr="009A5046">
        <w:rPr>
          <w:rFonts w:cs="Arial"/>
          <w:sz w:val="22"/>
        </w:rPr>
        <w:t>It will perform the following actions.</w:t>
      </w:r>
    </w:p>
    <w:p w14:paraId="02657DE9" w14:textId="69C78C9D" w:rsidR="00DB0A70" w:rsidRPr="009A5046" w:rsidRDefault="00DB0A70" w:rsidP="00DB0A70">
      <w:pPr>
        <w:pStyle w:val="ListParagraph"/>
        <w:numPr>
          <w:ilvl w:val="0"/>
          <w:numId w:val="36"/>
        </w:numPr>
        <w:rPr>
          <w:rFonts w:cs="Arial"/>
          <w:sz w:val="22"/>
        </w:rPr>
      </w:pPr>
      <w:r w:rsidRPr="009A5046">
        <w:rPr>
          <w:rFonts w:cs="Arial"/>
          <w:sz w:val="22"/>
        </w:rPr>
        <w:t>Create tables</w:t>
      </w:r>
      <w:r w:rsidR="00634408">
        <w:rPr>
          <w:rFonts w:cs="Arial"/>
          <w:sz w:val="22"/>
        </w:rPr>
        <w:t xml:space="preserve"> for CMS business data storage</w:t>
      </w:r>
      <w:r w:rsidRPr="009A5046">
        <w:rPr>
          <w:rFonts w:cs="Arial"/>
          <w:sz w:val="22"/>
        </w:rPr>
        <w:t>.</w:t>
      </w:r>
    </w:p>
    <w:p w14:paraId="0A9BF512" w14:textId="3A78002B" w:rsidR="00DB0A70" w:rsidRPr="009A5046" w:rsidRDefault="00DB0A70" w:rsidP="00DB0A70">
      <w:pPr>
        <w:pStyle w:val="ListParagraph"/>
        <w:numPr>
          <w:ilvl w:val="0"/>
          <w:numId w:val="36"/>
        </w:numPr>
        <w:rPr>
          <w:rFonts w:cs="Arial"/>
          <w:sz w:val="22"/>
        </w:rPr>
      </w:pPr>
      <w:r w:rsidRPr="009A5046">
        <w:rPr>
          <w:rFonts w:cs="Arial"/>
          <w:sz w:val="22"/>
        </w:rPr>
        <w:t xml:space="preserve">Create </w:t>
      </w:r>
      <w:r w:rsidR="00634408">
        <w:rPr>
          <w:rFonts w:cs="Arial"/>
          <w:sz w:val="22"/>
        </w:rPr>
        <w:t xml:space="preserve">sequences, </w:t>
      </w:r>
      <w:r w:rsidR="00AA32DC">
        <w:rPr>
          <w:rFonts w:cs="Arial"/>
          <w:sz w:val="22"/>
        </w:rPr>
        <w:t>constraints</w:t>
      </w:r>
      <w:r w:rsidR="00634408">
        <w:rPr>
          <w:rFonts w:cs="Arial"/>
          <w:sz w:val="22"/>
        </w:rPr>
        <w:t>, and triggers</w:t>
      </w:r>
      <w:r w:rsidRPr="009A5046">
        <w:rPr>
          <w:rFonts w:cs="Arial"/>
          <w:sz w:val="22"/>
        </w:rPr>
        <w:t xml:space="preserve"> </w:t>
      </w:r>
      <w:r w:rsidR="00634408">
        <w:rPr>
          <w:rFonts w:cs="Arial"/>
          <w:sz w:val="22"/>
        </w:rPr>
        <w:t>associated with the tables</w:t>
      </w:r>
      <w:r w:rsidRPr="009A5046">
        <w:rPr>
          <w:rFonts w:cs="Arial"/>
          <w:sz w:val="22"/>
        </w:rPr>
        <w:t>.</w:t>
      </w:r>
    </w:p>
    <w:p w14:paraId="1C15581A" w14:textId="6138C485" w:rsidR="00DB0A70" w:rsidRDefault="00DB0A70" w:rsidP="00DB0A70">
      <w:pPr>
        <w:pStyle w:val="ListParagraph"/>
        <w:numPr>
          <w:ilvl w:val="0"/>
          <w:numId w:val="36"/>
        </w:numPr>
        <w:rPr>
          <w:rFonts w:cs="Arial"/>
          <w:sz w:val="22"/>
        </w:rPr>
      </w:pPr>
      <w:r w:rsidRPr="009A5046">
        <w:rPr>
          <w:rFonts w:cs="Arial"/>
          <w:sz w:val="22"/>
        </w:rPr>
        <w:t xml:space="preserve">Create </w:t>
      </w:r>
      <w:r w:rsidR="00634408">
        <w:rPr>
          <w:rFonts w:cs="Arial"/>
          <w:sz w:val="22"/>
        </w:rPr>
        <w:t>stored procedures</w:t>
      </w:r>
      <w:r w:rsidRPr="009A5046">
        <w:rPr>
          <w:rFonts w:cs="Arial"/>
          <w:sz w:val="22"/>
        </w:rPr>
        <w:t>.</w:t>
      </w:r>
    </w:p>
    <w:p w14:paraId="339F2D72" w14:textId="77777777" w:rsidR="00634408" w:rsidRPr="009A5046" w:rsidRDefault="00634408" w:rsidP="00634408">
      <w:pPr>
        <w:pStyle w:val="ListParagraph"/>
        <w:numPr>
          <w:ilvl w:val="0"/>
          <w:numId w:val="0"/>
        </w:numPr>
        <w:ind w:left="720"/>
        <w:rPr>
          <w:rFonts w:cs="Arial"/>
          <w:sz w:val="22"/>
        </w:rPr>
      </w:pPr>
    </w:p>
    <w:p w14:paraId="2BA4306C" w14:textId="4D453F5F" w:rsidR="00634408" w:rsidRPr="009A5046" w:rsidRDefault="00634408" w:rsidP="00B71FDD">
      <w:pPr>
        <w:pStyle w:val="Heading3"/>
      </w:pPr>
      <w:bookmarkStart w:id="134" w:name="_Toc387058523"/>
      <w:r w:rsidRPr="009A5046">
        <w:t xml:space="preserve">Grant permission to the </w:t>
      </w:r>
      <w:r>
        <w:t>business data mode</w:t>
      </w:r>
      <w:r w:rsidRPr="009A5046">
        <w:t xml:space="preserve"> objects created</w:t>
      </w:r>
      <w:bookmarkEnd w:id="134"/>
    </w:p>
    <w:p w14:paraId="54E26AB0" w14:textId="56ECDC61" w:rsidR="00634408" w:rsidRPr="009A5046" w:rsidRDefault="00634408" w:rsidP="00634408">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sidRPr="009A5046">
        <w:rPr>
          <w:rFonts w:cs="Arial"/>
          <w:sz w:val="22"/>
        </w:rPr>
        <w:t>, execute the following script.</w:t>
      </w:r>
    </w:p>
    <w:p w14:paraId="0D23B868" w14:textId="77777777" w:rsidR="00634408" w:rsidRPr="009A5046" w:rsidRDefault="00634408" w:rsidP="00634408">
      <w:pPr>
        <w:rPr>
          <w:rFonts w:cs="Arial"/>
          <w:sz w:val="22"/>
        </w:rPr>
      </w:pPr>
    </w:p>
    <w:p w14:paraId="2E6638C9" w14:textId="1286464D" w:rsidR="00634408" w:rsidRPr="009A5046" w:rsidRDefault="00634408" w:rsidP="00634408">
      <w:pPr>
        <w:rPr>
          <w:rFonts w:ascii="Courier New" w:hAnsi="Courier New" w:cs="Courier New"/>
          <w:sz w:val="18"/>
          <w:szCs w:val="18"/>
        </w:rPr>
      </w:pPr>
      <w:r w:rsidRPr="00634408">
        <w:rPr>
          <w:rFonts w:ascii="Courier New" w:hAnsi="Courier New" w:cs="Courier New"/>
          <w:sz w:val="18"/>
          <w:szCs w:val="18"/>
        </w:rPr>
        <w:t>CMS_HR_DB_04_grant_permission_model</w:t>
      </w:r>
      <w:r w:rsidRPr="009A5046">
        <w:rPr>
          <w:rFonts w:ascii="Courier New" w:hAnsi="Courier New" w:cs="Courier New"/>
          <w:sz w:val="18"/>
          <w:szCs w:val="18"/>
        </w:rPr>
        <w:t>.sql</w:t>
      </w:r>
    </w:p>
    <w:p w14:paraId="229D4A0B" w14:textId="77777777" w:rsidR="00634408" w:rsidRPr="009A5046" w:rsidRDefault="00634408" w:rsidP="00634408">
      <w:pPr>
        <w:rPr>
          <w:rFonts w:cs="Arial"/>
          <w:sz w:val="22"/>
        </w:rPr>
      </w:pPr>
    </w:p>
    <w:p w14:paraId="072E455E" w14:textId="77777777" w:rsidR="00634408" w:rsidRPr="009A5046" w:rsidRDefault="00634408" w:rsidP="00634408">
      <w:pPr>
        <w:rPr>
          <w:rFonts w:cs="Arial"/>
          <w:sz w:val="22"/>
        </w:rPr>
      </w:pPr>
      <w:r w:rsidRPr="009A5046">
        <w:rPr>
          <w:rFonts w:cs="Arial"/>
          <w:sz w:val="22"/>
        </w:rPr>
        <w:t>It will perform the following actions.</w:t>
      </w:r>
    </w:p>
    <w:p w14:paraId="1527D190" w14:textId="3E75103D" w:rsidR="00634408" w:rsidRDefault="00634408" w:rsidP="00634408">
      <w:pPr>
        <w:pStyle w:val="ListParagraph"/>
        <w:numPr>
          <w:ilvl w:val="0"/>
          <w:numId w:val="37"/>
        </w:numPr>
        <w:rPr>
          <w:rFonts w:cs="Arial"/>
          <w:sz w:val="22"/>
        </w:rPr>
      </w:pPr>
      <w:r w:rsidRPr="009A5046">
        <w:rPr>
          <w:rFonts w:cs="Arial"/>
          <w:sz w:val="22"/>
        </w:rPr>
        <w:t>Grant permissions for accessing the newly created database objects</w:t>
      </w:r>
      <w:r>
        <w:rPr>
          <w:rFonts w:cs="Arial"/>
          <w:sz w:val="22"/>
        </w:rPr>
        <w:t xml:space="preserve"> for business data model in the previous step</w:t>
      </w:r>
      <w:r w:rsidRPr="009A5046">
        <w:rPr>
          <w:rFonts w:cs="Arial"/>
          <w:sz w:val="22"/>
        </w:rPr>
        <w:t xml:space="preserve"> to the designated database roles.</w:t>
      </w:r>
    </w:p>
    <w:p w14:paraId="0465A4A9" w14:textId="77777777" w:rsidR="00E23F82" w:rsidRPr="00E23F82" w:rsidRDefault="00E23F82" w:rsidP="00E23F82">
      <w:pPr>
        <w:rPr>
          <w:rFonts w:cs="Arial"/>
          <w:sz w:val="22"/>
        </w:rPr>
      </w:pPr>
    </w:p>
    <w:p w14:paraId="6C7AB126" w14:textId="2E1ADD15" w:rsidR="009A5046" w:rsidRPr="009A5046" w:rsidRDefault="00634408" w:rsidP="00B71FDD">
      <w:pPr>
        <w:pStyle w:val="Heading3"/>
      </w:pPr>
      <w:bookmarkStart w:id="135" w:name="_Toc387058524"/>
      <w:r>
        <w:t xml:space="preserve">Create </w:t>
      </w:r>
      <w:r w:rsidR="00A96940">
        <w:t>core table and program</w:t>
      </w:r>
      <w:r w:rsidR="00A96940" w:rsidRPr="009A5046">
        <w:t xml:space="preserve"> </w:t>
      </w:r>
      <w:r w:rsidR="009A5046" w:rsidRPr="009A5046">
        <w:t>objects</w:t>
      </w:r>
      <w:bookmarkEnd w:id="135"/>
    </w:p>
    <w:p w14:paraId="39EAE24F" w14:textId="6EDFD0C9" w:rsidR="009A5046" w:rsidRPr="009A5046" w:rsidRDefault="00634408" w:rsidP="009A5046">
      <w:pPr>
        <w:rPr>
          <w:rFonts w:cs="Arial"/>
          <w:sz w:val="22"/>
        </w:rPr>
      </w:pPr>
      <w:r>
        <w:rPr>
          <w:rFonts w:cs="Arial"/>
          <w:sz w:val="22"/>
        </w:rPr>
        <w:t xml:space="preserve">Using the </w:t>
      </w:r>
      <w:r w:rsidRPr="009A5046">
        <w:rPr>
          <w:rFonts w:cs="Arial"/>
          <w:sz w:val="22"/>
        </w:rPr>
        <w:t>HHS_CMS_HR</w:t>
      </w:r>
      <w:r w:rsidR="009A5046" w:rsidRPr="009A5046">
        <w:rPr>
          <w:rFonts w:cs="Arial"/>
          <w:sz w:val="22"/>
        </w:rPr>
        <w:t xml:space="preserve"> user login, execute the following script.</w:t>
      </w:r>
    </w:p>
    <w:p w14:paraId="02F8D2EF" w14:textId="77777777" w:rsidR="009A5046" w:rsidRPr="009A5046" w:rsidRDefault="009A5046" w:rsidP="009A5046">
      <w:pPr>
        <w:rPr>
          <w:rFonts w:cs="Arial"/>
          <w:sz w:val="22"/>
        </w:rPr>
      </w:pPr>
    </w:p>
    <w:p w14:paraId="1EC0D353" w14:textId="39934614" w:rsidR="009A5046" w:rsidRPr="009A5046" w:rsidRDefault="00634408" w:rsidP="009A5046">
      <w:pPr>
        <w:rPr>
          <w:rFonts w:ascii="Courier New" w:hAnsi="Courier New" w:cs="Courier New"/>
          <w:sz w:val="18"/>
          <w:szCs w:val="18"/>
        </w:rPr>
      </w:pPr>
      <w:r w:rsidRPr="00634408">
        <w:rPr>
          <w:rFonts w:ascii="Courier New" w:hAnsi="Courier New" w:cs="Courier New"/>
          <w:sz w:val="18"/>
          <w:szCs w:val="18"/>
        </w:rPr>
        <w:t>CMS_HR_DB_05_create_</w:t>
      </w:r>
      <w:r w:rsidR="00A96940">
        <w:rPr>
          <w:rFonts w:ascii="Courier New" w:hAnsi="Courier New" w:cs="Courier New"/>
          <w:sz w:val="18"/>
          <w:szCs w:val="18"/>
        </w:rPr>
        <w:t>core_table</w:t>
      </w:r>
      <w:r w:rsidR="009A5046" w:rsidRPr="009A5046">
        <w:rPr>
          <w:rFonts w:ascii="Courier New" w:hAnsi="Courier New" w:cs="Courier New"/>
          <w:sz w:val="18"/>
          <w:szCs w:val="18"/>
        </w:rPr>
        <w:t>.sql</w:t>
      </w:r>
    </w:p>
    <w:p w14:paraId="6677C8FB" w14:textId="77777777" w:rsidR="009A5046" w:rsidRPr="009A5046" w:rsidRDefault="009A5046" w:rsidP="009A5046">
      <w:pPr>
        <w:rPr>
          <w:rFonts w:cs="Arial"/>
          <w:sz w:val="22"/>
        </w:rPr>
      </w:pPr>
    </w:p>
    <w:p w14:paraId="16FFE0FD" w14:textId="77777777" w:rsidR="009A5046" w:rsidRPr="009A5046" w:rsidRDefault="009A5046" w:rsidP="009A5046">
      <w:pPr>
        <w:rPr>
          <w:rFonts w:cs="Arial"/>
          <w:sz w:val="22"/>
        </w:rPr>
      </w:pPr>
      <w:r w:rsidRPr="009A5046">
        <w:rPr>
          <w:rFonts w:cs="Arial"/>
          <w:sz w:val="22"/>
        </w:rPr>
        <w:t>It will perform the following actions.</w:t>
      </w:r>
    </w:p>
    <w:p w14:paraId="716710B7" w14:textId="11BD0B37" w:rsidR="009A5046" w:rsidRDefault="009A5046" w:rsidP="00AC6AF3">
      <w:pPr>
        <w:pStyle w:val="ListParagraph"/>
        <w:numPr>
          <w:ilvl w:val="0"/>
          <w:numId w:val="36"/>
        </w:numPr>
        <w:rPr>
          <w:rFonts w:cs="Arial"/>
          <w:sz w:val="22"/>
        </w:rPr>
      </w:pPr>
      <w:r w:rsidRPr="009A5046">
        <w:rPr>
          <w:rFonts w:cs="Arial"/>
          <w:sz w:val="22"/>
        </w:rPr>
        <w:t>Create tables</w:t>
      </w:r>
      <w:r w:rsidR="00401F07">
        <w:rPr>
          <w:rFonts w:cs="Arial"/>
          <w:sz w:val="22"/>
        </w:rPr>
        <w:t xml:space="preserve"> for generic use by program objects (functions and stored procedures)</w:t>
      </w:r>
      <w:r w:rsidRPr="009A5046">
        <w:rPr>
          <w:rFonts w:cs="Arial"/>
          <w:sz w:val="22"/>
        </w:rPr>
        <w:t>.</w:t>
      </w:r>
    </w:p>
    <w:p w14:paraId="56151762" w14:textId="5FC4AB64" w:rsidR="00634408" w:rsidRPr="009A5046" w:rsidRDefault="00634408" w:rsidP="00AC6AF3">
      <w:pPr>
        <w:pStyle w:val="ListParagraph"/>
        <w:numPr>
          <w:ilvl w:val="0"/>
          <w:numId w:val="36"/>
        </w:numPr>
        <w:rPr>
          <w:rFonts w:cs="Arial"/>
          <w:sz w:val="22"/>
        </w:rPr>
      </w:pPr>
      <w:r w:rsidRPr="009A5046">
        <w:rPr>
          <w:rFonts w:cs="Arial"/>
          <w:sz w:val="22"/>
        </w:rPr>
        <w:t xml:space="preserve">Create </w:t>
      </w:r>
      <w:r>
        <w:rPr>
          <w:rFonts w:cs="Arial"/>
          <w:sz w:val="22"/>
        </w:rPr>
        <w:t xml:space="preserve">sequences, </w:t>
      </w:r>
      <w:r w:rsidR="00AA32DC">
        <w:rPr>
          <w:rFonts w:cs="Arial"/>
          <w:sz w:val="22"/>
        </w:rPr>
        <w:t>constraints</w:t>
      </w:r>
      <w:r>
        <w:rPr>
          <w:rFonts w:cs="Arial"/>
          <w:sz w:val="22"/>
        </w:rPr>
        <w:t>, and triggers</w:t>
      </w:r>
      <w:r w:rsidRPr="009A5046">
        <w:rPr>
          <w:rFonts w:cs="Arial"/>
          <w:sz w:val="22"/>
        </w:rPr>
        <w:t xml:space="preserve"> </w:t>
      </w:r>
      <w:r>
        <w:rPr>
          <w:rFonts w:cs="Arial"/>
          <w:sz w:val="22"/>
        </w:rPr>
        <w:t>associated with the tables.</w:t>
      </w:r>
    </w:p>
    <w:p w14:paraId="63CA2AF9" w14:textId="77777777" w:rsidR="00A96940" w:rsidRPr="009A5046" w:rsidRDefault="00A96940" w:rsidP="00A96940">
      <w:pPr>
        <w:rPr>
          <w:rFonts w:cs="Arial"/>
          <w:sz w:val="22"/>
        </w:rPr>
      </w:pPr>
    </w:p>
    <w:p w14:paraId="5DDF72D0" w14:textId="1D0A35CB" w:rsidR="00A96940" w:rsidRPr="009A5046" w:rsidRDefault="00A96940" w:rsidP="00A96940">
      <w:pPr>
        <w:rPr>
          <w:rFonts w:ascii="Courier New" w:hAnsi="Courier New" w:cs="Courier New"/>
          <w:sz w:val="18"/>
          <w:szCs w:val="18"/>
        </w:rPr>
      </w:pPr>
      <w:r w:rsidRPr="00634408">
        <w:rPr>
          <w:rFonts w:ascii="Courier New" w:hAnsi="Courier New" w:cs="Courier New"/>
          <w:sz w:val="18"/>
          <w:szCs w:val="18"/>
        </w:rPr>
        <w:t>CMS_HR_DB_0</w:t>
      </w:r>
      <w:r>
        <w:rPr>
          <w:rFonts w:ascii="Courier New" w:hAnsi="Courier New" w:cs="Courier New"/>
          <w:sz w:val="18"/>
          <w:szCs w:val="18"/>
        </w:rPr>
        <w:t>6</w:t>
      </w:r>
      <w:r w:rsidRPr="00634408">
        <w:rPr>
          <w:rFonts w:ascii="Courier New" w:hAnsi="Courier New" w:cs="Courier New"/>
          <w:sz w:val="18"/>
          <w:szCs w:val="18"/>
        </w:rPr>
        <w:t>_create_</w:t>
      </w:r>
      <w:r>
        <w:rPr>
          <w:rFonts w:ascii="Courier New" w:hAnsi="Courier New" w:cs="Courier New"/>
          <w:sz w:val="18"/>
          <w:szCs w:val="18"/>
        </w:rPr>
        <w:t>core_program</w:t>
      </w:r>
      <w:r w:rsidRPr="009A5046">
        <w:rPr>
          <w:rFonts w:ascii="Courier New" w:hAnsi="Courier New" w:cs="Courier New"/>
          <w:sz w:val="18"/>
          <w:szCs w:val="18"/>
        </w:rPr>
        <w:t>.sql</w:t>
      </w:r>
    </w:p>
    <w:p w14:paraId="60448607" w14:textId="77777777" w:rsidR="00A96940" w:rsidRPr="009A5046" w:rsidRDefault="00A96940" w:rsidP="00A96940">
      <w:pPr>
        <w:rPr>
          <w:rFonts w:cs="Arial"/>
          <w:sz w:val="22"/>
        </w:rPr>
      </w:pPr>
    </w:p>
    <w:p w14:paraId="3FD6AD09" w14:textId="77777777" w:rsidR="00A96940" w:rsidRPr="009A5046" w:rsidRDefault="00A96940" w:rsidP="00A96940">
      <w:pPr>
        <w:rPr>
          <w:rFonts w:cs="Arial"/>
          <w:sz w:val="22"/>
        </w:rPr>
      </w:pPr>
      <w:r w:rsidRPr="009A5046">
        <w:rPr>
          <w:rFonts w:cs="Arial"/>
          <w:sz w:val="22"/>
        </w:rPr>
        <w:t>It will perform the following actions.</w:t>
      </w:r>
    </w:p>
    <w:p w14:paraId="5B23C439" w14:textId="77777777" w:rsidR="00A96940" w:rsidRPr="009A5046" w:rsidRDefault="00A96940" w:rsidP="00A96940">
      <w:pPr>
        <w:pStyle w:val="ListParagraph"/>
        <w:numPr>
          <w:ilvl w:val="0"/>
          <w:numId w:val="36"/>
        </w:numPr>
        <w:rPr>
          <w:rFonts w:cs="Arial"/>
          <w:sz w:val="22"/>
        </w:rPr>
      </w:pPr>
      <w:r w:rsidRPr="009A5046">
        <w:rPr>
          <w:rFonts w:cs="Arial"/>
          <w:sz w:val="22"/>
        </w:rPr>
        <w:t>Create stored procedures.</w:t>
      </w:r>
    </w:p>
    <w:p w14:paraId="062BA91C" w14:textId="77777777" w:rsidR="00A96940" w:rsidRDefault="00A96940" w:rsidP="00A96940">
      <w:pPr>
        <w:pStyle w:val="ListParagraph"/>
        <w:numPr>
          <w:ilvl w:val="0"/>
          <w:numId w:val="36"/>
        </w:numPr>
        <w:rPr>
          <w:rFonts w:cs="Arial"/>
          <w:sz w:val="22"/>
        </w:rPr>
      </w:pPr>
      <w:r w:rsidRPr="009A5046">
        <w:rPr>
          <w:rFonts w:cs="Arial"/>
          <w:sz w:val="22"/>
        </w:rPr>
        <w:t>Create functions.</w:t>
      </w:r>
      <w:r>
        <w:rPr>
          <w:rFonts w:cs="Arial"/>
          <w:sz w:val="22"/>
        </w:rPr>
        <w:t xml:space="preserve"> </w:t>
      </w:r>
    </w:p>
    <w:p w14:paraId="646C6593" w14:textId="77777777" w:rsidR="005F2189" w:rsidRDefault="005F2189" w:rsidP="00C03530">
      <w:pPr>
        <w:rPr>
          <w:rFonts w:cs="Arial"/>
          <w:sz w:val="22"/>
        </w:rPr>
      </w:pPr>
    </w:p>
    <w:p w14:paraId="3D32697A" w14:textId="352F762B" w:rsidR="009A5046" w:rsidRPr="009A5046" w:rsidRDefault="009A5046" w:rsidP="00B71FDD">
      <w:pPr>
        <w:pStyle w:val="Heading3"/>
      </w:pPr>
      <w:bookmarkStart w:id="136" w:name="_Toc387058525"/>
      <w:r w:rsidRPr="009A5046">
        <w:t xml:space="preserve">Grant permission to the </w:t>
      </w:r>
      <w:r w:rsidR="00A96940">
        <w:t xml:space="preserve">core table and </w:t>
      </w:r>
      <w:r w:rsidR="00AA2FC7">
        <w:t xml:space="preserve">program </w:t>
      </w:r>
      <w:r w:rsidRPr="009A5046">
        <w:t>objects created</w:t>
      </w:r>
      <w:bookmarkEnd w:id="136"/>
    </w:p>
    <w:p w14:paraId="52053699" w14:textId="02A548B1" w:rsidR="009A5046" w:rsidRPr="009A5046" w:rsidRDefault="00AA2FC7" w:rsidP="009A5046">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Pr>
          <w:rFonts w:cs="Arial"/>
          <w:sz w:val="22"/>
        </w:rPr>
        <w:t xml:space="preserve">, </w:t>
      </w:r>
      <w:r w:rsidR="009A5046" w:rsidRPr="009A5046">
        <w:rPr>
          <w:rFonts w:cs="Arial"/>
          <w:sz w:val="22"/>
        </w:rPr>
        <w:t>execute the following script.</w:t>
      </w:r>
    </w:p>
    <w:p w14:paraId="2D0C7E26" w14:textId="77777777" w:rsidR="009A5046" w:rsidRPr="009A5046" w:rsidRDefault="009A5046" w:rsidP="009A5046">
      <w:pPr>
        <w:rPr>
          <w:rFonts w:cs="Arial"/>
          <w:sz w:val="22"/>
        </w:rPr>
      </w:pPr>
    </w:p>
    <w:p w14:paraId="5350473A" w14:textId="3B2CE7C2" w:rsidR="009A5046" w:rsidRPr="009A5046" w:rsidRDefault="00AA2FC7" w:rsidP="009A5046">
      <w:pPr>
        <w:rPr>
          <w:rFonts w:ascii="Courier New" w:hAnsi="Courier New" w:cs="Courier New"/>
          <w:sz w:val="18"/>
          <w:szCs w:val="18"/>
        </w:rPr>
      </w:pPr>
      <w:r w:rsidRPr="00AA2FC7">
        <w:rPr>
          <w:rFonts w:ascii="Courier New" w:hAnsi="Courier New" w:cs="Courier New"/>
          <w:sz w:val="18"/>
          <w:szCs w:val="18"/>
        </w:rPr>
        <w:t>CMS_HR_DB_0</w:t>
      </w:r>
      <w:r w:rsidR="00A96940">
        <w:rPr>
          <w:rFonts w:ascii="Courier New" w:hAnsi="Courier New" w:cs="Courier New"/>
          <w:sz w:val="18"/>
          <w:szCs w:val="18"/>
        </w:rPr>
        <w:t>7</w:t>
      </w:r>
      <w:r w:rsidRPr="00AA2FC7">
        <w:rPr>
          <w:rFonts w:ascii="Courier New" w:hAnsi="Courier New" w:cs="Courier New"/>
          <w:sz w:val="18"/>
          <w:szCs w:val="18"/>
        </w:rPr>
        <w:t>_grant_permission_</w:t>
      </w:r>
      <w:r w:rsidR="00A96940">
        <w:rPr>
          <w:rFonts w:ascii="Courier New" w:hAnsi="Courier New" w:cs="Courier New"/>
          <w:sz w:val="18"/>
          <w:szCs w:val="18"/>
        </w:rPr>
        <w:t>core</w:t>
      </w:r>
      <w:r w:rsidR="009A5046" w:rsidRPr="009A5046">
        <w:rPr>
          <w:rFonts w:ascii="Courier New" w:hAnsi="Courier New" w:cs="Courier New"/>
          <w:sz w:val="18"/>
          <w:szCs w:val="18"/>
        </w:rPr>
        <w:t>.sql</w:t>
      </w:r>
    </w:p>
    <w:p w14:paraId="49C96A97" w14:textId="77777777" w:rsidR="009A5046" w:rsidRPr="009A5046" w:rsidRDefault="009A5046" w:rsidP="009A5046">
      <w:pPr>
        <w:rPr>
          <w:rFonts w:cs="Arial"/>
          <w:sz w:val="22"/>
        </w:rPr>
      </w:pPr>
    </w:p>
    <w:p w14:paraId="4F0AF99F" w14:textId="77777777" w:rsidR="009A5046" w:rsidRPr="009A5046" w:rsidRDefault="009A5046" w:rsidP="009A5046">
      <w:pPr>
        <w:rPr>
          <w:rFonts w:cs="Arial"/>
          <w:sz w:val="22"/>
        </w:rPr>
      </w:pPr>
      <w:r w:rsidRPr="009A5046">
        <w:rPr>
          <w:rFonts w:cs="Arial"/>
          <w:sz w:val="22"/>
        </w:rPr>
        <w:t>It will perform the following actions.</w:t>
      </w:r>
    </w:p>
    <w:p w14:paraId="73172FA3" w14:textId="19E26EF7" w:rsidR="009A5046" w:rsidRPr="009A5046" w:rsidRDefault="009A5046" w:rsidP="00AC6AF3">
      <w:pPr>
        <w:pStyle w:val="ListParagraph"/>
        <w:numPr>
          <w:ilvl w:val="0"/>
          <w:numId w:val="37"/>
        </w:numPr>
        <w:rPr>
          <w:rFonts w:cs="Arial"/>
          <w:sz w:val="22"/>
        </w:rPr>
      </w:pPr>
      <w:r w:rsidRPr="009A5046">
        <w:rPr>
          <w:rFonts w:cs="Arial"/>
          <w:sz w:val="22"/>
        </w:rPr>
        <w:t xml:space="preserve">Grant permissions for accessing the newly created database objects </w:t>
      </w:r>
      <w:r w:rsidR="00AA2FC7">
        <w:rPr>
          <w:rFonts w:cs="Arial"/>
          <w:sz w:val="22"/>
        </w:rPr>
        <w:t xml:space="preserve">for program </w:t>
      </w:r>
      <w:r w:rsidRPr="009A5046">
        <w:rPr>
          <w:rFonts w:cs="Arial"/>
          <w:sz w:val="22"/>
        </w:rPr>
        <w:t>to the designated database roles.</w:t>
      </w:r>
    </w:p>
    <w:p w14:paraId="03FAFCAE" w14:textId="77777777" w:rsidR="009A5046" w:rsidRDefault="009A5046" w:rsidP="00C03530">
      <w:pPr>
        <w:rPr>
          <w:rFonts w:cs="Arial"/>
          <w:sz w:val="22"/>
        </w:rPr>
      </w:pPr>
    </w:p>
    <w:p w14:paraId="18E401E9" w14:textId="77777777" w:rsidR="009A5046" w:rsidRPr="009A5046" w:rsidRDefault="009A5046" w:rsidP="00B71FDD">
      <w:pPr>
        <w:pStyle w:val="Heading3"/>
      </w:pPr>
      <w:bookmarkStart w:id="137" w:name="_Toc387058526"/>
      <w:r w:rsidRPr="009A5046">
        <w:t>Insert seed data (a.k.a. day-zero data)</w:t>
      </w:r>
      <w:bookmarkEnd w:id="137"/>
    </w:p>
    <w:p w14:paraId="7E2A1245" w14:textId="5867BD15" w:rsidR="009A5046" w:rsidRPr="009A5046" w:rsidRDefault="00AA2FC7" w:rsidP="009A5046">
      <w:pPr>
        <w:rPr>
          <w:rFonts w:cs="Arial"/>
          <w:sz w:val="22"/>
        </w:rPr>
      </w:pPr>
      <w:r>
        <w:rPr>
          <w:rFonts w:cs="Arial"/>
          <w:sz w:val="22"/>
        </w:rPr>
        <w:t xml:space="preserve">Using the </w:t>
      </w:r>
      <w:r w:rsidRPr="009A5046">
        <w:rPr>
          <w:rFonts w:cs="Arial"/>
          <w:sz w:val="22"/>
        </w:rPr>
        <w:t xml:space="preserve">HHS_CMS_HR user login, execute </w:t>
      </w:r>
      <w:r w:rsidR="009A5046" w:rsidRPr="009A5046">
        <w:rPr>
          <w:rFonts w:cs="Arial"/>
          <w:sz w:val="22"/>
        </w:rPr>
        <w:t>the following script</w:t>
      </w:r>
      <w:r>
        <w:rPr>
          <w:rFonts w:cs="Arial"/>
          <w:sz w:val="22"/>
        </w:rPr>
        <w:t>s</w:t>
      </w:r>
      <w:r w:rsidR="009A5046" w:rsidRPr="009A5046">
        <w:rPr>
          <w:rFonts w:cs="Arial"/>
          <w:sz w:val="22"/>
        </w:rPr>
        <w:t>.</w:t>
      </w:r>
    </w:p>
    <w:p w14:paraId="2F0BDDF9" w14:textId="77777777" w:rsidR="009A5046" w:rsidRPr="009A5046" w:rsidRDefault="009A5046" w:rsidP="009A5046">
      <w:pPr>
        <w:rPr>
          <w:rFonts w:cs="Arial"/>
          <w:sz w:val="22"/>
        </w:rPr>
      </w:pPr>
    </w:p>
    <w:p w14:paraId="55B0EBF3" w14:textId="44C3C123" w:rsidR="00AA2FC7" w:rsidRPr="00AA2FC7" w:rsidRDefault="00AA2FC7" w:rsidP="00AA2FC7">
      <w:pPr>
        <w:rPr>
          <w:rFonts w:ascii="Courier New" w:hAnsi="Courier New" w:cs="Courier New"/>
          <w:sz w:val="18"/>
          <w:szCs w:val="18"/>
        </w:rPr>
      </w:pPr>
      <w:r w:rsidRPr="00AA2FC7">
        <w:rPr>
          <w:rFonts w:ascii="Courier New" w:hAnsi="Courier New" w:cs="Courier New"/>
          <w:sz w:val="18"/>
          <w:szCs w:val="18"/>
        </w:rPr>
        <w:t>CMS_HR_DB_0</w:t>
      </w:r>
      <w:r w:rsidR="00A96940">
        <w:rPr>
          <w:rFonts w:ascii="Courier New" w:hAnsi="Courier New" w:cs="Courier New"/>
          <w:sz w:val="18"/>
          <w:szCs w:val="18"/>
        </w:rPr>
        <w:t>8</w:t>
      </w:r>
      <w:r w:rsidRPr="00AA2FC7">
        <w:rPr>
          <w:rFonts w:ascii="Courier New" w:hAnsi="Courier New" w:cs="Courier New"/>
          <w:sz w:val="18"/>
          <w:szCs w:val="18"/>
        </w:rPr>
        <w:t>_1_insert_seed_data</w:t>
      </w:r>
      <w:r w:rsidR="00A96940">
        <w:rPr>
          <w:rFonts w:ascii="Courier New" w:hAnsi="Courier New" w:cs="Courier New"/>
          <w:sz w:val="18"/>
          <w:szCs w:val="18"/>
        </w:rPr>
        <w:t>_LOOKUP</w:t>
      </w:r>
      <w:r w:rsidRPr="00AA2FC7">
        <w:rPr>
          <w:rFonts w:ascii="Courier New" w:hAnsi="Courier New" w:cs="Courier New"/>
          <w:sz w:val="18"/>
          <w:szCs w:val="18"/>
        </w:rPr>
        <w:t>.sql</w:t>
      </w:r>
    </w:p>
    <w:p w14:paraId="7F58A001" w14:textId="24D53661" w:rsidR="00AA2FC7" w:rsidRPr="00AA2FC7" w:rsidRDefault="00AA2FC7" w:rsidP="00AA2FC7">
      <w:pPr>
        <w:rPr>
          <w:rFonts w:ascii="Courier New" w:hAnsi="Courier New" w:cs="Courier New"/>
          <w:sz w:val="18"/>
          <w:szCs w:val="18"/>
        </w:rPr>
      </w:pPr>
      <w:r w:rsidRPr="00AA2FC7">
        <w:rPr>
          <w:rFonts w:ascii="Courier New" w:hAnsi="Courier New" w:cs="Courier New"/>
          <w:sz w:val="18"/>
          <w:szCs w:val="18"/>
        </w:rPr>
        <w:t>CMS_HR_DB_0</w:t>
      </w:r>
      <w:r w:rsidR="00A96940">
        <w:rPr>
          <w:rFonts w:ascii="Courier New" w:hAnsi="Courier New" w:cs="Courier New"/>
          <w:sz w:val="18"/>
          <w:szCs w:val="18"/>
        </w:rPr>
        <w:t>8</w:t>
      </w:r>
      <w:r w:rsidRPr="00AA2FC7">
        <w:rPr>
          <w:rFonts w:ascii="Courier New" w:hAnsi="Courier New" w:cs="Courier New"/>
          <w:sz w:val="18"/>
          <w:szCs w:val="18"/>
        </w:rPr>
        <w:t>_2_insert_seed_data</w:t>
      </w:r>
      <w:r w:rsidR="00A96940">
        <w:rPr>
          <w:rFonts w:ascii="Courier New" w:hAnsi="Courier New" w:cs="Courier New"/>
          <w:sz w:val="18"/>
          <w:szCs w:val="18"/>
        </w:rPr>
        <w:t>_REQUEST</w:t>
      </w:r>
      <w:r w:rsidRPr="00AA2FC7">
        <w:rPr>
          <w:rFonts w:ascii="Courier New" w:hAnsi="Courier New" w:cs="Courier New"/>
          <w:sz w:val="18"/>
          <w:szCs w:val="18"/>
        </w:rPr>
        <w:t>.sql</w:t>
      </w:r>
    </w:p>
    <w:p w14:paraId="1C43A149" w14:textId="77777777" w:rsidR="00173BD3" w:rsidRDefault="00173BD3" w:rsidP="00173BD3">
      <w:pPr>
        <w:rPr>
          <w:rFonts w:ascii="Courier New" w:hAnsi="Courier New" w:cs="Courier New"/>
          <w:sz w:val="18"/>
          <w:szCs w:val="18"/>
        </w:rPr>
      </w:pPr>
      <w:r>
        <w:rPr>
          <w:rFonts w:ascii="Courier New" w:hAnsi="Courier New" w:cs="Courier New"/>
          <w:sz w:val="18"/>
          <w:szCs w:val="18"/>
        </w:rPr>
        <w:t>...</w:t>
      </w:r>
    </w:p>
    <w:p w14:paraId="754F6B80" w14:textId="2293F8D6" w:rsidR="009A5046" w:rsidRDefault="00AA2FC7" w:rsidP="00AA2FC7">
      <w:pPr>
        <w:rPr>
          <w:rFonts w:ascii="Courier New" w:hAnsi="Courier New" w:cs="Courier New"/>
          <w:sz w:val="18"/>
          <w:szCs w:val="18"/>
        </w:rPr>
      </w:pPr>
      <w:r w:rsidRPr="00AA2FC7">
        <w:rPr>
          <w:rFonts w:ascii="Courier New" w:hAnsi="Courier New" w:cs="Courier New"/>
          <w:sz w:val="18"/>
          <w:szCs w:val="18"/>
        </w:rPr>
        <w:t>CMS_HR_DB_0</w:t>
      </w:r>
      <w:r w:rsidR="00A96940">
        <w:rPr>
          <w:rFonts w:ascii="Courier New" w:hAnsi="Courier New" w:cs="Courier New"/>
          <w:sz w:val="18"/>
          <w:szCs w:val="18"/>
        </w:rPr>
        <w:t>8</w:t>
      </w:r>
      <w:r w:rsidRPr="00AA2FC7">
        <w:rPr>
          <w:rFonts w:ascii="Courier New" w:hAnsi="Courier New" w:cs="Courier New"/>
          <w:sz w:val="18"/>
          <w:szCs w:val="18"/>
        </w:rPr>
        <w:t>_</w:t>
      </w:r>
      <w:r w:rsidR="00173BD3">
        <w:rPr>
          <w:rFonts w:ascii="Courier New" w:hAnsi="Courier New" w:cs="Courier New"/>
          <w:sz w:val="18"/>
          <w:szCs w:val="18"/>
        </w:rPr>
        <w:t>?</w:t>
      </w:r>
      <w:r w:rsidRPr="00AA2FC7">
        <w:rPr>
          <w:rFonts w:ascii="Courier New" w:hAnsi="Courier New" w:cs="Courier New"/>
          <w:sz w:val="18"/>
          <w:szCs w:val="18"/>
        </w:rPr>
        <w:t>_insert_seed_data</w:t>
      </w:r>
      <w:r w:rsidR="00577757">
        <w:rPr>
          <w:rFonts w:ascii="Courier New" w:hAnsi="Courier New" w:cs="Courier New"/>
          <w:sz w:val="18"/>
          <w:szCs w:val="18"/>
        </w:rPr>
        <w:t>_*</w:t>
      </w:r>
      <w:r w:rsidRPr="00AA2FC7">
        <w:rPr>
          <w:rFonts w:ascii="Courier New" w:hAnsi="Courier New" w:cs="Courier New"/>
          <w:sz w:val="18"/>
          <w:szCs w:val="18"/>
        </w:rPr>
        <w:t>.sql</w:t>
      </w:r>
    </w:p>
    <w:p w14:paraId="5A3C5A79" w14:textId="77777777" w:rsidR="00AA2FC7" w:rsidRPr="009A5046" w:rsidRDefault="00AA2FC7" w:rsidP="00AA2FC7">
      <w:pPr>
        <w:rPr>
          <w:rFonts w:ascii="Courier New" w:hAnsi="Courier New" w:cs="Courier New"/>
          <w:sz w:val="18"/>
          <w:szCs w:val="18"/>
        </w:rPr>
      </w:pPr>
    </w:p>
    <w:p w14:paraId="02DC09BC" w14:textId="77777777" w:rsidR="009A5046" w:rsidRPr="009A5046" w:rsidRDefault="009A5046" w:rsidP="009A5046">
      <w:pPr>
        <w:rPr>
          <w:rFonts w:cs="Arial"/>
          <w:sz w:val="22"/>
        </w:rPr>
      </w:pPr>
    </w:p>
    <w:p w14:paraId="4E6E2B11" w14:textId="77777777" w:rsidR="009A5046" w:rsidRPr="009A5046" w:rsidRDefault="009A5046" w:rsidP="009A5046">
      <w:pPr>
        <w:rPr>
          <w:rFonts w:cs="Arial"/>
          <w:sz w:val="22"/>
        </w:rPr>
      </w:pPr>
      <w:r w:rsidRPr="009A5046">
        <w:rPr>
          <w:rFonts w:cs="Arial"/>
          <w:sz w:val="22"/>
        </w:rPr>
        <w:t>It will perform the following actions.</w:t>
      </w:r>
    </w:p>
    <w:p w14:paraId="1ABD6CCD" w14:textId="77777777" w:rsidR="009A5046" w:rsidRPr="009A5046" w:rsidRDefault="009A5046" w:rsidP="00AC6AF3">
      <w:pPr>
        <w:pStyle w:val="ListParagraph"/>
        <w:numPr>
          <w:ilvl w:val="0"/>
          <w:numId w:val="37"/>
        </w:numPr>
        <w:rPr>
          <w:rFonts w:cs="Arial"/>
          <w:sz w:val="22"/>
        </w:rPr>
      </w:pPr>
      <w:r w:rsidRPr="009A5046">
        <w:rPr>
          <w:rFonts w:cs="Arial"/>
          <w:sz w:val="22"/>
        </w:rPr>
        <w:t>Insert the data into ADMIN_CODES table to be used as reference data for Admin Code field.</w:t>
      </w:r>
    </w:p>
    <w:p w14:paraId="7003A5C6" w14:textId="77777777" w:rsidR="009A5046" w:rsidRPr="009A5046" w:rsidRDefault="009A5046" w:rsidP="00AC6AF3">
      <w:pPr>
        <w:pStyle w:val="ListParagraph"/>
        <w:numPr>
          <w:ilvl w:val="0"/>
          <w:numId w:val="37"/>
        </w:numPr>
        <w:rPr>
          <w:rFonts w:cs="Arial"/>
          <w:sz w:val="22"/>
        </w:rPr>
      </w:pPr>
      <w:r w:rsidRPr="009A5046">
        <w:rPr>
          <w:rFonts w:cs="Arial"/>
          <w:sz w:val="22"/>
        </w:rPr>
        <w:t>Insert the data into GRADE_DETAIL table to be used as reference data for Grade field.</w:t>
      </w:r>
    </w:p>
    <w:p w14:paraId="56FB8AB3" w14:textId="77777777" w:rsidR="009A5046" w:rsidRDefault="009A5046" w:rsidP="00AC6AF3">
      <w:pPr>
        <w:pStyle w:val="ListParagraph"/>
        <w:numPr>
          <w:ilvl w:val="0"/>
          <w:numId w:val="37"/>
        </w:numPr>
        <w:rPr>
          <w:rFonts w:cs="Arial"/>
          <w:sz w:val="22"/>
        </w:rPr>
      </w:pPr>
      <w:r w:rsidRPr="009A5046">
        <w:rPr>
          <w:rFonts w:cs="Arial"/>
          <w:sz w:val="22"/>
        </w:rPr>
        <w:t>Insert the data into REQUEST_CONTROL table to be used as seed data for generating Request Number.</w:t>
      </w:r>
    </w:p>
    <w:p w14:paraId="30ED3C4E" w14:textId="77777777" w:rsidR="00AA2FC7" w:rsidRPr="009A5046" w:rsidRDefault="00AA2FC7" w:rsidP="00AA2FC7">
      <w:pPr>
        <w:pStyle w:val="ListParagraph"/>
        <w:numPr>
          <w:ilvl w:val="0"/>
          <w:numId w:val="37"/>
        </w:numPr>
        <w:rPr>
          <w:rFonts w:cs="Arial"/>
          <w:sz w:val="22"/>
        </w:rPr>
      </w:pPr>
      <w:r w:rsidRPr="009A5046">
        <w:rPr>
          <w:rFonts w:cs="Arial"/>
          <w:sz w:val="22"/>
        </w:rPr>
        <w:t>Insert the initial lookup data into TBL_LOOKUP table, which will be used as part of numerous dropdown fields.</w:t>
      </w:r>
    </w:p>
    <w:p w14:paraId="676F1788" w14:textId="698F2E7B" w:rsidR="00AA2FC7" w:rsidRPr="009A5046" w:rsidRDefault="00AA2FC7" w:rsidP="00AA2FC7">
      <w:pPr>
        <w:pStyle w:val="ListParagraph"/>
        <w:numPr>
          <w:ilvl w:val="0"/>
          <w:numId w:val="37"/>
        </w:numPr>
        <w:rPr>
          <w:rFonts w:cs="Arial"/>
          <w:sz w:val="22"/>
        </w:rPr>
      </w:pPr>
      <w:r w:rsidRPr="009A5046">
        <w:rPr>
          <w:rFonts w:cs="Arial"/>
          <w:sz w:val="22"/>
        </w:rPr>
        <w:t>Insert the data into LOCATION table to be used as reference data for Location field.</w:t>
      </w:r>
      <w:r w:rsidR="00173BD3">
        <w:rPr>
          <w:rFonts w:cs="Arial"/>
          <w:sz w:val="22"/>
        </w:rPr>
        <w:t xml:space="preserve">  The number of records for this table is so large so that it is broken into multiple files.</w:t>
      </w:r>
      <w:r w:rsidRPr="009A5046">
        <w:rPr>
          <w:rFonts w:cs="Arial"/>
          <w:sz w:val="22"/>
        </w:rPr>
        <w:t xml:space="preserve"> </w:t>
      </w:r>
    </w:p>
    <w:p w14:paraId="259A70FC" w14:textId="77777777" w:rsidR="00AA2FC7" w:rsidRDefault="00AA2FC7" w:rsidP="00AA2FC7">
      <w:pPr>
        <w:pStyle w:val="ListParagraph"/>
        <w:numPr>
          <w:ilvl w:val="0"/>
          <w:numId w:val="0"/>
        </w:numPr>
        <w:ind w:left="720"/>
        <w:rPr>
          <w:rFonts w:cs="Arial"/>
          <w:sz w:val="22"/>
        </w:rPr>
      </w:pPr>
    </w:p>
    <w:p w14:paraId="73A55661" w14:textId="4C46A90F" w:rsidR="00577757" w:rsidRPr="009A5046" w:rsidRDefault="00577757" w:rsidP="00577757">
      <w:pPr>
        <w:pStyle w:val="Heading3"/>
      </w:pPr>
      <w:bookmarkStart w:id="138" w:name="_Toc387058527"/>
      <w:r>
        <w:t xml:space="preserve">Create </w:t>
      </w:r>
      <w:r w:rsidRPr="009A5046">
        <w:t xml:space="preserve">objects </w:t>
      </w:r>
      <w:r>
        <w:t>used for Reporting</w:t>
      </w:r>
      <w:bookmarkEnd w:id="138"/>
    </w:p>
    <w:p w14:paraId="28EFBDB4" w14:textId="480451B3" w:rsidR="00577757" w:rsidRPr="009A5046" w:rsidRDefault="00577757" w:rsidP="00577757">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w:t>
      </w:r>
      <w:r w:rsidRPr="009A5046">
        <w:rPr>
          <w:rFonts w:cs="Arial"/>
          <w:sz w:val="22"/>
        </w:rPr>
        <w:t xml:space="preserve">HHS_CMS_HR </w:t>
      </w:r>
      <w:r w:rsidRPr="005F2189">
        <w:rPr>
          <w:rFonts w:cs="Arial"/>
          <w:sz w:val="22"/>
        </w:rPr>
        <w:t>user login</w:t>
      </w:r>
      <w:r>
        <w:rPr>
          <w:rFonts w:cs="Arial"/>
          <w:sz w:val="22"/>
        </w:rPr>
        <w:t xml:space="preserve">, </w:t>
      </w:r>
      <w:r w:rsidRPr="009A5046">
        <w:rPr>
          <w:rFonts w:cs="Arial"/>
          <w:sz w:val="22"/>
        </w:rPr>
        <w:t>execute the following script.</w:t>
      </w:r>
    </w:p>
    <w:p w14:paraId="104D5C9D" w14:textId="77777777" w:rsidR="00577757" w:rsidRPr="009A5046" w:rsidRDefault="00577757" w:rsidP="00577757">
      <w:pPr>
        <w:rPr>
          <w:rFonts w:cs="Arial"/>
          <w:sz w:val="22"/>
        </w:rPr>
      </w:pPr>
    </w:p>
    <w:p w14:paraId="02E6ABAF" w14:textId="778F3AA7" w:rsidR="00577757" w:rsidRPr="009A5046" w:rsidRDefault="00577757" w:rsidP="00577757">
      <w:pPr>
        <w:rPr>
          <w:rFonts w:ascii="Courier New" w:hAnsi="Courier New" w:cs="Courier New"/>
          <w:sz w:val="18"/>
          <w:szCs w:val="18"/>
        </w:rPr>
      </w:pPr>
      <w:r w:rsidRPr="002F48A8">
        <w:rPr>
          <w:rFonts w:ascii="Courier New" w:hAnsi="Courier New" w:cs="Courier New"/>
          <w:sz w:val="18"/>
          <w:szCs w:val="18"/>
        </w:rPr>
        <w:t>CMS_</w:t>
      </w:r>
      <w:r>
        <w:rPr>
          <w:rFonts w:ascii="Courier New" w:hAnsi="Courier New" w:cs="Courier New"/>
          <w:sz w:val="18"/>
          <w:szCs w:val="18"/>
        </w:rPr>
        <w:t>HR_DB</w:t>
      </w:r>
      <w:r w:rsidRPr="002F48A8">
        <w:rPr>
          <w:rFonts w:ascii="Courier New" w:hAnsi="Courier New" w:cs="Courier New"/>
          <w:sz w:val="18"/>
          <w:szCs w:val="18"/>
        </w:rPr>
        <w:t>_0</w:t>
      </w:r>
      <w:r>
        <w:rPr>
          <w:rFonts w:ascii="Courier New" w:hAnsi="Courier New" w:cs="Courier New"/>
          <w:sz w:val="18"/>
          <w:szCs w:val="18"/>
        </w:rPr>
        <w:t>8</w:t>
      </w:r>
      <w:r w:rsidRPr="002F48A8">
        <w:rPr>
          <w:rFonts w:ascii="Courier New" w:hAnsi="Courier New" w:cs="Courier New"/>
          <w:sz w:val="18"/>
          <w:szCs w:val="18"/>
        </w:rPr>
        <w:t>_</w:t>
      </w:r>
      <w:r>
        <w:rPr>
          <w:rFonts w:ascii="Courier New" w:hAnsi="Courier New" w:cs="Courier New"/>
          <w:sz w:val="18"/>
          <w:szCs w:val="18"/>
        </w:rPr>
        <w:t>report</w:t>
      </w:r>
      <w:r w:rsidRPr="002F48A8">
        <w:rPr>
          <w:rFonts w:ascii="Courier New" w:hAnsi="Courier New" w:cs="Courier New"/>
          <w:sz w:val="18"/>
          <w:szCs w:val="18"/>
        </w:rPr>
        <w:t>_objects.</w:t>
      </w:r>
      <w:r w:rsidRPr="009A5046">
        <w:rPr>
          <w:rFonts w:ascii="Courier New" w:hAnsi="Courier New" w:cs="Courier New"/>
          <w:sz w:val="18"/>
          <w:szCs w:val="18"/>
        </w:rPr>
        <w:t>sql</w:t>
      </w:r>
    </w:p>
    <w:p w14:paraId="66551856" w14:textId="77777777" w:rsidR="00577757" w:rsidRPr="009A5046" w:rsidRDefault="00577757" w:rsidP="00577757">
      <w:pPr>
        <w:rPr>
          <w:rFonts w:cs="Arial"/>
          <w:sz w:val="22"/>
        </w:rPr>
      </w:pPr>
    </w:p>
    <w:p w14:paraId="69938B2F" w14:textId="77777777" w:rsidR="00577757" w:rsidRPr="009A5046" w:rsidRDefault="00577757" w:rsidP="00577757">
      <w:pPr>
        <w:rPr>
          <w:rFonts w:cs="Arial"/>
          <w:sz w:val="22"/>
        </w:rPr>
      </w:pPr>
      <w:r w:rsidRPr="009A5046">
        <w:rPr>
          <w:rFonts w:cs="Arial"/>
          <w:sz w:val="22"/>
        </w:rPr>
        <w:t>It will perform the following actions.</w:t>
      </w:r>
    </w:p>
    <w:p w14:paraId="5C4F8927" w14:textId="14AB86F7" w:rsidR="00577757" w:rsidRDefault="00577757" w:rsidP="00577757">
      <w:pPr>
        <w:pStyle w:val="ListParagraph"/>
        <w:numPr>
          <w:ilvl w:val="0"/>
          <w:numId w:val="37"/>
        </w:numPr>
        <w:rPr>
          <w:rFonts w:cs="Arial"/>
          <w:sz w:val="22"/>
        </w:rPr>
      </w:pPr>
      <w:r w:rsidRPr="009A5046">
        <w:rPr>
          <w:rFonts w:cs="Arial"/>
          <w:sz w:val="22"/>
        </w:rPr>
        <w:t>Create functions</w:t>
      </w:r>
      <w:r>
        <w:rPr>
          <w:rFonts w:cs="Arial"/>
          <w:sz w:val="22"/>
        </w:rPr>
        <w:t xml:space="preserve"> used for report views</w:t>
      </w:r>
      <w:r w:rsidRPr="009A5046">
        <w:rPr>
          <w:rFonts w:cs="Arial"/>
          <w:sz w:val="22"/>
        </w:rPr>
        <w:t>.</w:t>
      </w:r>
    </w:p>
    <w:p w14:paraId="4CC9FF18" w14:textId="136575C5" w:rsidR="00577757" w:rsidRDefault="00577757" w:rsidP="00577757">
      <w:pPr>
        <w:pStyle w:val="ListParagraph"/>
        <w:numPr>
          <w:ilvl w:val="0"/>
          <w:numId w:val="37"/>
        </w:numPr>
        <w:rPr>
          <w:rFonts w:cs="Arial"/>
          <w:sz w:val="22"/>
        </w:rPr>
      </w:pPr>
      <w:r>
        <w:rPr>
          <w:rFonts w:cs="Arial"/>
          <w:sz w:val="22"/>
        </w:rPr>
        <w:t>Create views for business data from HHS_CMS_HR schema.</w:t>
      </w:r>
    </w:p>
    <w:p w14:paraId="1E7AF320" w14:textId="77777777" w:rsidR="00577757" w:rsidRDefault="00577757" w:rsidP="00F0250C">
      <w:pPr>
        <w:rPr>
          <w:rFonts w:cs="Arial"/>
          <w:sz w:val="22"/>
        </w:rPr>
      </w:pPr>
    </w:p>
    <w:p w14:paraId="429E0F35" w14:textId="77777777" w:rsidR="00577757" w:rsidRPr="00F0250C" w:rsidRDefault="00577757" w:rsidP="00F0250C">
      <w:pPr>
        <w:rPr>
          <w:rFonts w:cs="Arial"/>
          <w:sz w:val="22"/>
        </w:rPr>
      </w:pPr>
    </w:p>
    <w:p w14:paraId="69F782E7" w14:textId="14013D98" w:rsidR="00577757" w:rsidRPr="009A5046" w:rsidRDefault="00577757" w:rsidP="00577757">
      <w:pPr>
        <w:pStyle w:val="Heading3"/>
      </w:pPr>
      <w:bookmarkStart w:id="139" w:name="_Toc387058528"/>
      <w:r w:rsidRPr="009A5046">
        <w:t xml:space="preserve">Grant permission to the </w:t>
      </w:r>
      <w:r>
        <w:t xml:space="preserve">report </w:t>
      </w:r>
      <w:r w:rsidRPr="009A5046">
        <w:t>objects created</w:t>
      </w:r>
      <w:bookmarkEnd w:id="139"/>
    </w:p>
    <w:p w14:paraId="5765D340" w14:textId="77777777" w:rsidR="00577757" w:rsidRPr="009A5046" w:rsidRDefault="00577757" w:rsidP="00577757">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Pr>
          <w:rFonts w:cs="Arial"/>
          <w:sz w:val="22"/>
        </w:rPr>
        <w:t xml:space="preserve">, </w:t>
      </w:r>
      <w:r w:rsidRPr="009A5046">
        <w:rPr>
          <w:rFonts w:cs="Arial"/>
          <w:sz w:val="22"/>
        </w:rPr>
        <w:t>execute the following script.</w:t>
      </w:r>
    </w:p>
    <w:p w14:paraId="78661756" w14:textId="77777777" w:rsidR="00577757" w:rsidRPr="009A5046" w:rsidRDefault="00577757" w:rsidP="00577757">
      <w:pPr>
        <w:rPr>
          <w:rFonts w:cs="Arial"/>
          <w:sz w:val="22"/>
        </w:rPr>
      </w:pPr>
    </w:p>
    <w:p w14:paraId="7F9A3D51" w14:textId="79188D77" w:rsidR="00577757" w:rsidRPr="009A5046" w:rsidRDefault="00577757" w:rsidP="00577757">
      <w:pPr>
        <w:rPr>
          <w:rFonts w:ascii="Courier New" w:hAnsi="Courier New" w:cs="Courier New"/>
          <w:sz w:val="18"/>
          <w:szCs w:val="18"/>
        </w:rPr>
      </w:pPr>
      <w:r w:rsidRPr="00AA2FC7">
        <w:rPr>
          <w:rFonts w:ascii="Courier New" w:hAnsi="Courier New" w:cs="Courier New"/>
          <w:sz w:val="18"/>
          <w:szCs w:val="18"/>
        </w:rPr>
        <w:t>CMS_HR_DB_0</w:t>
      </w:r>
      <w:r>
        <w:rPr>
          <w:rFonts w:ascii="Courier New" w:hAnsi="Courier New" w:cs="Courier New"/>
          <w:sz w:val="18"/>
          <w:szCs w:val="18"/>
        </w:rPr>
        <w:t>9</w:t>
      </w:r>
      <w:r w:rsidRPr="00AA2FC7">
        <w:rPr>
          <w:rFonts w:ascii="Courier New" w:hAnsi="Courier New" w:cs="Courier New"/>
          <w:sz w:val="18"/>
          <w:szCs w:val="18"/>
        </w:rPr>
        <w:t>_grant_permission_</w:t>
      </w:r>
      <w:r>
        <w:rPr>
          <w:rFonts w:ascii="Courier New" w:hAnsi="Courier New" w:cs="Courier New"/>
          <w:sz w:val="18"/>
          <w:szCs w:val="18"/>
        </w:rPr>
        <w:t>report</w:t>
      </w:r>
      <w:r w:rsidRPr="009A5046">
        <w:rPr>
          <w:rFonts w:ascii="Courier New" w:hAnsi="Courier New" w:cs="Courier New"/>
          <w:sz w:val="18"/>
          <w:szCs w:val="18"/>
        </w:rPr>
        <w:t>.sql</w:t>
      </w:r>
    </w:p>
    <w:p w14:paraId="5B2F4F06" w14:textId="77777777" w:rsidR="00577757" w:rsidRPr="009A5046" w:rsidRDefault="00577757" w:rsidP="00577757">
      <w:pPr>
        <w:rPr>
          <w:rFonts w:cs="Arial"/>
          <w:sz w:val="22"/>
        </w:rPr>
      </w:pPr>
    </w:p>
    <w:p w14:paraId="40F78A19" w14:textId="77777777" w:rsidR="00577757" w:rsidRPr="009A5046" w:rsidRDefault="00577757" w:rsidP="00577757">
      <w:pPr>
        <w:rPr>
          <w:rFonts w:cs="Arial"/>
          <w:sz w:val="22"/>
        </w:rPr>
      </w:pPr>
      <w:r w:rsidRPr="009A5046">
        <w:rPr>
          <w:rFonts w:cs="Arial"/>
          <w:sz w:val="22"/>
        </w:rPr>
        <w:t>It will perform the following actions.</w:t>
      </w:r>
    </w:p>
    <w:p w14:paraId="7379B0A7" w14:textId="6FC77012" w:rsidR="00577757" w:rsidRPr="009A5046" w:rsidRDefault="00577757" w:rsidP="00577757">
      <w:pPr>
        <w:pStyle w:val="ListParagraph"/>
        <w:numPr>
          <w:ilvl w:val="0"/>
          <w:numId w:val="37"/>
        </w:numPr>
        <w:rPr>
          <w:rFonts w:cs="Arial"/>
          <w:sz w:val="22"/>
        </w:rPr>
      </w:pPr>
      <w:r w:rsidRPr="009A5046">
        <w:rPr>
          <w:rFonts w:cs="Arial"/>
          <w:sz w:val="22"/>
        </w:rPr>
        <w:t xml:space="preserve">Grant permissions for accessing the newly created database objects </w:t>
      </w:r>
      <w:r>
        <w:rPr>
          <w:rFonts w:cs="Arial"/>
          <w:sz w:val="22"/>
        </w:rPr>
        <w:t xml:space="preserve">for report </w:t>
      </w:r>
      <w:r w:rsidRPr="009A5046">
        <w:rPr>
          <w:rFonts w:cs="Arial"/>
          <w:sz w:val="22"/>
        </w:rPr>
        <w:t>to the designated database roles.</w:t>
      </w:r>
    </w:p>
    <w:p w14:paraId="6F037B7D" w14:textId="77777777" w:rsidR="00577757" w:rsidRPr="009A5046" w:rsidRDefault="00577757" w:rsidP="00AA2FC7">
      <w:pPr>
        <w:pStyle w:val="ListParagraph"/>
        <w:numPr>
          <w:ilvl w:val="0"/>
          <w:numId w:val="0"/>
        </w:numPr>
        <w:ind w:left="720"/>
        <w:rPr>
          <w:rFonts w:cs="Arial"/>
          <w:sz w:val="22"/>
        </w:rPr>
      </w:pPr>
    </w:p>
    <w:p w14:paraId="1DB47913" w14:textId="0251EFEF" w:rsidR="002F48A8" w:rsidRPr="009A5046" w:rsidRDefault="002F48A8" w:rsidP="00B71FDD">
      <w:pPr>
        <w:pStyle w:val="Heading3"/>
      </w:pPr>
      <w:bookmarkStart w:id="140" w:name="_Toc387058529"/>
      <w:r>
        <w:t xml:space="preserve">Create </w:t>
      </w:r>
      <w:r w:rsidRPr="009A5046">
        <w:t xml:space="preserve">objects </w:t>
      </w:r>
      <w:r>
        <w:t>used in BIZFLOW database</w:t>
      </w:r>
      <w:bookmarkEnd w:id="140"/>
    </w:p>
    <w:p w14:paraId="2F959A55" w14:textId="4F182228" w:rsidR="002F48A8" w:rsidRPr="009A5046" w:rsidRDefault="002F48A8" w:rsidP="002F48A8">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w:t>
      </w:r>
      <w:r>
        <w:rPr>
          <w:rFonts w:cs="Arial"/>
          <w:sz w:val="22"/>
        </w:rPr>
        <w:t>BIZFLOW</w:t>
      </w:r>
      <w:r w:rsidRPr="005F2189">
        <w:rPr>
          <w:rFonts w:cs="Arial"/>
          <w:sz w:val="22"/>
        </w:rPr>
        <w:t xml:space="preserve"> user login</w:t>
      </w:r>
      <w:r>
        <w:rPr>
          <w:rFonts w:cs="Arial"/>
          <w:sz w:val="22"/>
        </w:rPr>
        <w:t xml:space="preserve">, </w:t>
      </w:r>
      <w:r w:rsidRPr="009A5046">
        <w:rPr>
          <w:rFonts w:cs="Arial"/>
          <w:sz w:val="22"/>
        </w:rPr>
        <w:t>execute the following script.</w:t>
      </w:r>
    </w:p>
    <w:p w14:paraId="194E6CD9" w14:textId="77777777" w:rsidR="002F48A8" w:rsidRPr="009A5046" w:rsidRDefault="002F48A8" w:rsidP="002F48A8">
      <w:pPr>
        <w:rPr>
          <w:rFonts w:cs="Arial"/>
          <w:sz w:val="22"/>
        </w:rPr>
      </w:pPr>
    </w:p>
    <w:p w14:paraId="70B27C9F" w14:textId="76DE48D1" w:rsidR="002F48A8" w:rsidRPr="009A5046" w:rsidRDefault="002F48A8" w:rsidP="002F48A8">
      <w:pPr>
        <w:rPr>
          <w:rFonts w:ascii="Courier New" w:hAnsi="Courier New" w:cs="Courier New"/>
          <w:sz w:val="18"/>
          <w:szCs w:val="18"/>
        </w:rPr>
      </w:pPr>
      <w:r w:rsidRPr="002F48A8">
        <w:rPr>
          <w:rFonts w:ascii="Courier New" w:hAnsi="Courier New" w:cs="Courier New"/>
          <w:sz w:val="18"/>
          <w:szCs w:val="18"/>
        </w:rPr>
        <w:t>CMS_BIZFLOW_DB_01_create_objects.</w:t>
      </w:r>
      <w:r w:rsidRPr="009A5046">
        <w:rPr>
          <w:rFonts w:ascii="Courier New" w:hAnsi="Courier New" w:cs="Courier New"/>
          <w:sz w:val="18"/>
          <w:szCs w:val="18"/>
        </w:rPr>
        <w:t>sql</w:t>
      </w:r>
    </w:p>
    <w:p w14:paraId="0A63DE05" w14:textId="77777777" w:rsidR="002F48A8" w:rsidRPr="009A5046" w:rsidRDefault="002F48A8" w:rsidP="002F48A8">
      <w:pPr>
        <w:rPr>
          <w:rFonts w:cs="Arial"/>
          <w:sz w:val="22"/>
        </w:rPr>
      </w:pPr>
    </w:p>
    <w:p w14:paraId="34491BD7" w14:textId="77777777" w:rsidR="002F48A8" w:rsidRPr="009A5046" w:rsidRDefault="002F48A8" w:rsidP="002F48A8">
      <w:pPr>
        <w:rPr>
          <w:rFonts w:cs="Arial"/>
          <w:sz w:val="22"/>
        </w:rPr>
      </w:pPr>
      <w:r w:rsidRPr="009A5046">
        <w:rPr>
          <w:rFonts w:cs="Arial"/>
          <w:sz w:val="22"/>
        </w:rPr>
        <w:t>It will perform the following actions.</w:t>
      </w:r>
    </w:p>
    <w:p w14:paraId="73BDDF85" w14:textId="2142B1C8" w:rsidR="002F48A8" w:rsidRPr="009A5046" w:rsidRDefault="002F48A8" w:rsidP="002F48A8">
      <w:pPr>
        <w:pStyle w:val="ListParagraph"/>
        <w:numPr>
          <w:ilvl w:val="0"/>
          <w:numId w:val="37"/>
        </w:numPr>
        <w:rPr>
          <w:rFonts w:cs="Arial"/>
          <w:sz w:val="22"/>
        </w:rPr>
      </w:pPr>
      <w:r w:rsidRPr="009A5046">
        <w:rPr>
          <w:rFonts w:cs="Arial"/>
          <w:sz w:val="22"/>
        </w:rPr>
        <w:t>Create functions.</w:t>
      </w:r>
    </w:p>
    <w:p w14:paraId="5634D80B" w14:textId="77777777" w:rsidR="002F48A8" w:rsidRDefault="002F48A8" w:rsidP="002F48A8">
      <w:pPr>
        <w:rPr>
          <w:rFonts w:cs="Arial"/>
          <w:sz w:val="22"/>
        </w:rPr>
      </w:pPr>
    </w:p>
    <w:p w14:paraId="32B4CDDA" w14:textId="3663B758" w:rsidR="00577757" w:rsidRPr="009A5046" w:rsidRDefault="00577757" w:rsidP="00577757">
      <w:pPr>
        <w:pStyle w:val="Heading3"/>
      </w:pPr>
      <w:bookmarkStart w:id="141" w:name="_Toc387058530"/>
      <w:r>
        <w:t xml:space="preserve">Create report </w:t>
      </w:r>
      <w:r w:rsidRPr="009A5046">
        <w:t xml:space="preserve">objects </w:t>
      </w:r>
      <w:r>
        <w:t>used in BIZFLOW database</w:t>
      </w:r>
      <w:bookmarkEnd w:id="141"/>
    </w:p>
    <w:p w14:paraId="5D4A024E" w14:textId="77777777" w:rsidR="00577757" w:rsidRPr="009A5046" w:rsidRDefault="00577757" w:rsidP="00577757">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w:t>
      </w:r>
      <w:r>
        <w:rPr>
          <w:rFonts w:cs="Arial"/>
          <w:sz w:val="22"/>
        </w:rPr>
        <w:t>BIZFLOW</w:t>
      </w:r>
      <w:r w:rsidRPr="005F2189">
        <w:rPr>
          <w:rFonts w:cs="Arial"/>
          <w:sz w:val="22"/>
        </w:rPr>
        <w:t xml:space="preserve"> user login</w:t>
      </w:r>
      <w:r>
        <w:rPr>
          <w:rFonts w:cs="Arial"/>
          <w:sz w:val="22"/>
        </w:rPr>
        <w:t xml:space="preserve">, </w:t>
      </w:r>
      <w:r w:rsidRPr="009A5046">
        <w:rPr>
          <w:rFonts w:cs="Arial"/>
          <w:sz w:val="22"/>
        </w:rPr>
        <w:t>execute the following script.</w:t>
      </w:r>
    </w:p>
    <w:p w14:paraId="7B474991" w14:textId="77777777" w:rsidR="00577757" w:rsidRPr="009A5046" w:rsidRDefault="00577757" w:rsidP="00577757">
      <w:pPr>
        <w:rPr>
          <w:rFonts w:cs="Arial"/>
          <w:sz w:val="22"/>
        </w:rPr>
      </w:pPr>
    </w:p>
    <w:p w14:paraId="78DE3AB4" w14:textId="6216F2EE" w:rsidR="00577757" w:rsidRPr="009A5046" w:rsidRDefault="00577757" w:rsidP="00577757">
      <w:pPr>
        <w:rPr>
          <w:rFonts w:ascii="Courier New" w:hAnsi="Courier New" w:cs="Courier New"/>
          <w:sz w:val="18"/>
          <w:szCs w:val="18"/>
        </w:rPr>
      </w:pPr>
      <w:r w:rsidRPr="002F48A8">
        <w:rPr>
          <w:rFonts w:ascii="Courier New" w:hAnsi="Courier New" w:cs="Courier New"/>
          <w:sz w:val="18"/>
          <w:szCs w:val="18"/>
        </w:rPr>
        <w:t>CMS_BIZFLOW_DB_0</w:t>
      </w:r>
      <w:r>
        <w:rPr>
          <w:rFonts w:ascii="Courier New" w:hAnsi="Courier New" w:cs="Courier New"/>
          <w:sz w:val="18"/>
          <w:szCs w:val="18"/>
        </w:rPr>
        <w:t>2</w:t>
      </w:r>
      <w:r w:rsidRPr="002F48A8">
        <w:rPr>
          <w:rFonts w:ascii="Courier New" w:hAnsi="Courier New" w:cs="Courier New"/>
          <w:sz w:val="18"/>
          <w:szCs w:val="18"/>
        </w:rPr>
        <w:t>_</w:t>
      </w:r>
      <w:r>
        <w:rPr>
          <w:rFonts w:ascii="Courier New" w:hAnsi="Courier New" w:cs="Courier New"/>
          <w:sz w:val="18"/>
          <w:szCs w:val="18"/>
        </w:rPr>
        <w:t>report</w:t>
      </w:r>
      <w:r w:rsidRPr="002F48A8">
        <w:rPr>
          <w:rFonts w:ascii="Courier New" w:hAnsi="Courier New" w:cs="Courier New"/>
          <w:sz w:val="18"/>
          <w:szCs w:val="18"/>
        </w:rPr>
        <w:t>_objects.</w:t>
      </w:r>
      <w:r w:rsidRPr="009A5046">
        <w:rPr>
          <w:rFonts w:ascii="Courier New" w:hAnsi="Courier New" w:cs="Courier New"/>
          <w:sz w:val="18"/>
          <w:szCs w:val="18"/>
        </w:rPr>
        <w:t>sql</w:t>
      </w:r>
    </w:p>
    <w:p w14:paraId="007F157D" w14:textId="77777777" w:rsidR="00577757" w:rsidRPr="009A5046" w:rsidRDefault="00577757" w:rsidP="00577757">
      <w:pPr>
        <w:rPr>
          <w:rFonts w:cs="Arial"/>
          <w:sz w:val="22"/>
        </w:rPr>
      </w:pPr>
    </w:p>
    <w:p w14:paraId="266806E5" w14:textId="77777777" w:rsidR="00577757" w:rsidRPr="009A5046" w:rsidRDefault="00577757" w:rsidP="00577757">
      <w:pPr>
        <w:rPr>
          <w:rFonts w:cs="Arial"/>
          <w:sz w:val="22"/>
        </w:rPr>
      </w:pPr>
      <w:r w:rsidRPr="009A5046">
        <w:rPr>
          <w:rFonts w:cs="Arial"/>
          <w:sz w:val="22"/>
        </w:rPr>
        <w:t>It will perform the following actions.</w:t>
      </w:r>
    </w:p>
    <w:p w14:paraId="25728621" w14:textId="210CDDE8" w:rsidR="00577757" w:rsidRDefault="00577757" w:rsidP="00577757">
      <w:pPr>
        <w:pStyle w:val="ListParagraph"/>
        <w:numPr>
          <w:ilvl w:val="0"/>
          <w:numId w:val="37"/>
        </w:numPr>
        <w:rPr>
          <w:rFonts w:cs="Arial"/>
          <w:sz w:val="22"/>
        </w:rPr>
      </w:pPr>
      <w:r>
        <w:rPr>
          <w:rFonts w:cs="Arial"/>
          <w:sz w:val="22"/>
        </w:rPr>
        <w:t xml:space="preserve">Create report lookup table and insert </w:t>
      </w:r>
      <w:r w:rsidR="000615D7">
        <w:rPr>
          <w:rFonts w:cs="Arial"/>
          <w:sz w:val="22"/>
        </w:rPr>
        <w:t>reference data.</w:t>
      </w:r>
    </w:p>
    <w:p w14:paraId="7FDD58A7" w14:textId="77777777" w:rsidR="00577757" w:rsidRDefault="00577757" w:rsidP="00577757">
      <w:pPr>
        <w:pStyle w:val="ListParagraph"/>
        <w:numPr>
          <w:ilvl w:val="0"/>
          <w:numId w:val="37"/>
        </w:numPr>
        <w:rPr>
          <w:rFonts w:cs="Arial"/>
          <w:sz w:val="22"/>
        </w:rPr>
      </w:pPr>
      <w:r w:rsidRPr="009A5046">
        <w:rPr>
          <w:rFonts w:cs="Arial"/>
          <w:sz w:val="22"/>
        </w:rPr>
        <w:t>Create functions.</w:t>
      </w:r>
    </w:p>
    <w:p w14:paraId="05A9C833" w14:textId="76F5F4DF" w:rsidR="000615D7" w:rsidRPr="009A5046" w:rsidRDefault="000615D7" w:rsidP="00577757">
      <w:pPr>
        <w:pStyle w:val="ListParagraph"/>
        <w:numPr>
          <w:ilvl w:val="0"/>
          <w:numId w:val="37"/>
        </w:numPr>
        <w:rPr>
          <w:rFonts w:cs="Arial"/>
          <w:sz w:val="22"/>
        </w:rPr>
      </w:pPr>
      <w:r>
        <w:rPr>
          <w:rFonts w:cs="Arial"/>
          <w:sz w:val="22"/>
        </w:rPr>
        <w:t>Create views for process data from BIZFLOW schema.</w:t>
      </w:r>
    </w:p>
    <w:p w14:paraId="699F05B9" w14:textId="77777777" w:rsidR="00577757" w:rsidRDefault="00577757" w:rsidP="00577757">
      <w:pPr>
        <w:rPr>
          <w:rFonts w:cs="Arial"/>
          <w:sz w:val="22"/>
        </w:rPr>
      </w:pPr>
    </w:p>
    <w:p w14:paraId="43BA5414" w14:textId="77777777" w:rsidR="00577757" w:rsidRDefault="00577757" w:rsidP="00C03530">
      <w:pPr>
        <w:rPr>
          <w:rFonts w:cs="Arial"/>
          <w:sz w:val="22"/>
        </w:rPr>
      </w:pPr>
    </w:p>
    <w:p w14:paraId="5E3858D5" w14:textId="77777777" w:rsidR="00577757" w:rsidRDefault="00577757" w:rsidP="00C03530">
      <w:pPr>
        <w:rPr>
          <w:rFonts w:cs="Arial"/>
          <w:sz w:val="22"/>
        </w:rPr>
      </w:pPr>
    </w:p>
    <w:p w14:paraId="3392A9E9" w14:textId="77777777" w:rsidR="009A5046" w:rsidRPr="009A5046" w:rsidRDefault="009A5046" w:rsidP="009A5046">
      <w:pPr>
        <w:pStyle w:val="Heading2"/>
      </w:pPr>
      <w:bookmarkStart w:id="142" w:name="_Toc387058531"/>
      <w:r w:rsidRPr="009A5046">
        <w:t>BIX deployment</w:t>
      </w:r>
      <w:bookmarkEnd w:id="142"/>
    </w:p>
    <w:p w14:paraId="1C8D1674" w14:textId="77777777" w:rsidR="009A5046" w:rsidRDefault="009A5046" w:rsidP="009A5046">
      <w:pPr>
        <w:rPr>
          <w:rFonts w:cs="Arial"/>
          <w:sz w:val="22"/>
        </w:rPr>
      </w:pPr>
      <w:r w:rsidRPr="009A5046">
        <w:rPr>
          <w:rFonts w:cs="Arial"/>
          <w:sz w:val="22"/>
        </w:rPr>
        <w:t>Import BizFlow Process definitions and BizCoves</w:t>
      </w:r>
    </w:p>
    <w:p w14:paraId="3D9D5454" w14:textId="77777777" w:rsidR="009A5046" w:rsidRPr="009A5046" w:rsidRDefault="009A5046" w:rsidP="009A5046">
      <w:pPr>
        <w:rPr>
          <w:rFonts w:cs="Arial"/>
          <w:sz w:val="22"/>
        </w:rPr>
      </w:pPr>
    </w:p>
    <w:p w14:paraId="6BA32C91" w14:textId="77777777" w:rsidR="009A5046" w:rsidRPr="009A5046" w:rsidRDefault="009A5046" w:rsidP="009A5046">
      <w:pPr>
        <w:rPr>
          <w:rFonts w:cs="Arial"/>
          <w:sz w:val="22"/>
        </w:rPr>
      </w:pPr>
      <w:r w:rsidRPr="009A5046">
        <w:rPr>
          <w:rFonts w:cs="Arial"/>
          <w:sz w:val="22"/>
        </w:rPr>
        <w:t>Pre-requisite</w:t>
      </w:r>
    </w:p>
    <w:p w14:paraId="6DF19B01" w14:textId="77777777" w:rsidR="009A5046" w:rsidRPr="009A5046" w:rsidRDefault="009A5046" w:rsidP="00AC6AF3">
      <w:pPr>
        <w:pStyle w:val="ListParagraph"/>
        <w:numPr>
          <w:ilvl w:val="0"/>
          <w:numId w:val="38"/>
        </w:numPr>
        <w:rPr>
          <w:rFonts w:cs="Arial"/>
          <w:sz w:val="22"/>
        </w:rPr>
      </w:pPr>
      <w:r w:rsidRPr="009A5046">
        <w:rPr>
          <w:rFonts w:cs="Arial"/>
          <w:sz w:val="22"/>
        </w:rPr>
        <w:t>BizFlow Server is installed and BizFlow Server is running.</w:t>
      </w:r>
    </w:p>
    <w:p w14:paraId="68D45798" w14:textId="77777777" w:rsidR="009A5046" w:rsidRPr="009A5046" w:rsidRDefault="009A5046" w:rsidP="00AC6AF3">
      <w:pPr>
        <w:pStyle w:val="ListParagraph"/>
        <w:numPr>
          <w:ilvl w:val="0"/>
          <w:numId w:val="38"/>
        </w:numPr>
        <w:rPr>
          <w:rFonts w:cs="Arial"/>
          <w:sz w:val="22"/>
        </w:rPr>
      </w:pPr>
      <w:r w:rsidRPr="009A5046">
        <w:rPr>
          <w:rFonts w:cs="Arial"/>
          <w:sz w:val="22"/>
        </w:rPr>
        <w:t>BizFlow Process Studio (BPS) is installed.</w:t>
      </w:r>
    </w:p>
    <w:p w14:paraId="35314127" w14:textId="77777777" w:rsidR="009A5046" w:rsidRPr="009A5046" w:rsidRDefault="009A5046" w:rsidP="00AC6AF3">
      <w:pPr>
        <w:pStyle w:val="ListParagraph"/>
        <w:numPr>
          <w:ilvl w:val="0"/>
          <w:numId w:val="38"/>
        </w:numPr>
        <w:rPr>
          <w:rFonts w:cs="Arial"/>
          <w:sz w:val="22"/>
        </w:rPr>
      </w:pPr>
      <w:r w:rsidRPr="009A5046">
        <w:rPr>
          <w:rFonts w:cs="Arial"/>
          <w:sz w:val="22"/>
        </w:rPr>
        <w:t>BizFlow user with “General Administrator” and “Designer” license is created for migration.</w:t>
      </w:r>
    </w:p>
    <w:p w14:paraId="5D76C171" w14:textId="77777777" w:rsidR="009A5046" w:rsidRDefault="009A5046" w:rsidP="00C03530">
      <w:pPr>
        <w:rPr>
          <w:rFonts w:cs="Arial"/>
          <w:sz w:val="22"/>
        </w:rPr>
      </w:pPr>
    </w:p>
    <w:p w14:paraId="0C3237D7" w14:textId="66F37065" w:rsidR="00366347" w:rsidRDefault="00344E51" w:rsidP="00C03530">
      <w:pPr>
        <w:rPr>
          <w:rFonts w:cs="Arial"/>
          <w:sz w:val="22"/>
        </w:rPr>
      </w:pPr>
      <w:r>
        <w:rPr>
          <w:rFonts w:cs="Arial"/>
          <w:sz w:val="22"/>
        </w:rPr>
        <w:t xml:space="preserve">In this instruction, a user login “import_user” is assumed to be set up with the necessary permission.  </w:t>
      </w:r>
      <w:r w:rsidR="00366347">
        <w:rPr>
          <w:rFonts w:cs="Arial"/>
          <w:sz w:val="22"/>
        </w:rPr>
        <w:t>In order to verify the BizFlow user with proper permission, log in to BizFlow Portal site as a system administrator, and check the Authentication configuration.</w:t>
      </w:r>
      <w:r>
        <w:rPr>
          <w:rFonts w:cs="Arial"/>
          <w:sz w:val="22"/>
        </w:rPr>
        <w:t xml:space="preserve">  </w:t>
      </w:r>
    </w:p>
    <w:p w14:paraId="56CE77BC" w14:textId="77777777" w:rsidR="00366347" w:rsidRDefault="00366347" w:rsidP="00C03530">
      <w:pPr>
        <w:rPr>
          <w:rFonts w:cs="Arial"/>
          <w:sz w:val="22"/>
        </w:rPr>
      </w:pPr>
    </w:p>
    <w:p w14:paraId="242BB274" w14:textId="42769A46" w:rsidR="00344E51" w:rsidRPr="00344E51" w:rsidRDefault="00344E51" w:rsidP="00344E51">
      <w:pPr>
        <w:pStyle w:val="ListParagraph"/>
        <w:numPr>
          <w:ilvl w:val="0"/>
          <w:numId w:val="51"/>
        </w:numPr>
        <w:rPr>
          <w:rFonts w:cs="Arial"/>
          <w:sz w:val="22"/>
        </w:rPr>
      </w:pPr>
      <w:r w:rsidRPr="00344E51">
        <w:rPr>
          <w:rFonts w:cs="Arial"/>
          <w:sz w:val="22"/>
        </w:rPr>
        <w:t>Log in to BizFlow Portal as a system administrator.</w:t>
      </w:r>
    </w:p>
    <w:p w14:paraId="3B69C4DD" w14:textId="2812242B" w:rsidR="00344E51" w:rsidRDefault="00344E51" w:rsidP="00344E51">
      <w:pPr>
        <w:pStyle w:val="ListParagraph"/>
        <w:numPr>
          <w:ilvl w:val="0"/>
          <w:numId w:val="51"/>
        </w:numPr>
        <w:rPr>
          <w:rFonts w:cs="Arial"/>
          <w:sz w:val="22"/>
        </w:rPr>
      </w:pPr>
      <w:r>
        <w:rPr>
          <w:rFonts w:cs="Arial"/>
          <w:sz w:val="22"/>
        </w:rPr>
        <w:t>Click “</w:t>
      </w:r>
      <w:r w:rsidR="009F7951">
        <w:rPr>
          <w:rFonts w:cs="Arial"/>
          <w:sz w:val="22"/>
        </w:rPr>
        <w:t>ADMINISTRATION</w:t>
      </w:r>
      <w:r>
        <w:rPr>
          <w:rFonts w:cs="Arial"/>
          <w:sz w:val="22"/>
        </w:rPr>
        <w:t>” tab on the top right corner.</w:t>
      </w:r>
    </w:p>
    <w:p w14:paraId="2CFC51CA" w14:textId="7308D171" w:rsidR="00344E51" w:rsidRDefault="00344E51" w:rsidP="00344E51">
      <w:pPr>
        <w:pStyle w:val="ListParagraph"/>
        <w:numPr>
          <w:ilvl w:val="0"/>
          <w:numId w:val="51"/>
        </w:numPr>
        <w:rPr>
          <w:rFonts w:cs="Arial"/>
          <w:sz w:val="22"/>
        </w:rPr>
      </w:pPr>
      <w:r>
        <w:rPr>
          <w:rFonts w:cs="Arial"/>
          <w:sz w:val="22"/>
        </w:rPr>
        <w:t>Click Authentication on the administration page.</w:t>
      </w:r>
    </w:p>
    <w:p w14:paraId="086703C8" w14:textId="48686059" w:rsidR="00344E51" w:rsidRDefault="00344E51" w:rsidP="00344E51">
      <w:pPr>
        <w:pStyle w:val="ListParagraph"/>
        <w:numPr>
          <w:ilvl w:val="0"/>
          <w:numId w:val="51"/>
        </w:numPr>
        <w:rPr>
          <w:rFonts w:cs="Arial"/>
          <w:sz w:val="22"/>
        </w:rPr>
      </w:pPr>
      <w:r>
        <w:rPr>
          <w:rFonts w:cs="Arial"/>
          <w:sz w:val="22"/>
        </w:rPr>
        <w:t>Search the user login to verify and click on the login ID found to open User Details wizard.</w:t>
      </w:r>
    </w:p>
    <w:p w14:paraId="67450800" w14:textId="5E50E7C0" w:rsidR="00344E51" w:rsidRPr="00344E51" w:rsidRDefault="00344E51" w:rsidP="00344E51">
      <w:pPr>
        <w:pStyle w:val="ListParagraph"/>
        <w:numPr>
          <w:ilvl w:val="0"/>
          <w:numId w:val="51"/>
        </w:numPr>
        <w:rPr>
          <w:rFonts w:cs="Arial"/>
          <w:sz w:val="22"/>
        </w:rPr>
      </w:pPr>
      <w:r>
        <w:rPr>
          <w:rFonts w:cs="Arial"/>
          <w:sz w:val="22"/>
        </w:rPr>
        <w:t>Click License tab and Authority Group tab in the wizard to verify the license assignment and Authority Group assignment.</w:t>
      </w:r>
    </w:p>
    <w:p w14:paraId="6811F237" w14:textId="3C56E7FD" w:rsidR="00366347" w:rsidRDefault="00366347" w:rsidP="00C03530">
      <w:pPr>
        <w:rPr>
          <w:rFonts w:cs="Arial"/>
          <w:sz w:val="22"/>
        </w:rPr>
      </w:pPr>
      <w:r>
        <w:rPr>
          <w:rFonts w:cs="Arial"/>
          <w:sz w:val="22"/>
        </w:rPr>
        <w:lastRenderedPageBreak/>
        <w:t xml:space="preserve"> </w:t>
      </w:r>
      <w:r>
        <w:rPr>
          <w:rFonts w:cs="Arial"/>
          <w:noProof/>
          <w:sz w:val="22"/>
        </w:rPr>
        <w:drawing>
          <wp:inline distT="0" distB="0" distL="0" distR="0" wp14:anchorId="72BC0061" wp14:editId="24E33AE3">
            <wp:extent cx="5994400" cy="3649345"/>
            <wp:effectExtent l="0" t="0" r="0" b="8255"/>
            <wp:docPr id="5" name="Picture 5" descr="Macintosh HD:private:var:folders:9d:ryd91ph94rzdgtcp85bwg1w00000gp:T:com.skitch.skitch:DMD5ACC8CB8-62D3-41B0-987A-6803A1A0A73F:Pasted_Image_3_22_17__8_08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d:ryd91ph94rzdgtcp85bwg1w00000gp:T:com.skitch.skitch:DMD5ACC8CB8-62D3-41B0-987A-6803A1A0A73F:Pasted_Image_3_22_17__8_08_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4400" cy="3649345"/>
                    </a:xfrm>
                    <a:prstGeom prst="rect">
                      <a:avLst/>
                    </a:prstGeom>
                    <a:noFill/>
                    <a:ln>
                      <a:noFill/>
                    </a:ln>
                  </pic:spPr>
                </pic:pic>
              </a:graphicData>
            </a:graphic>
          </wp:inline>
        </w:drawing>
      </w:r>
    </w:p>
    <w:p w14:paraId="6D0EA05C" w14:textId="77777777" w:rsidR="00366347" w:rsidRDefault="00366347" w:rsidP="00C03530">
      <w:pPr>
        <w:rPr>
          <w:rFonts w:cs="Arial"/>
          <w:sz w:val="22"/>
        </w:rPr>
      </w:pPr>
    </w:p>
    <w:p w14:paraId="0C290C83" w14:textId="77777777" w:rsidR="00366347" w:rsidRDefault="00366347" w:rsidP="00C03530">
      <w:pPr>
        <w:rPr>
          <w:rFonts w:cs="Arial"/>
          <w:sz w:val="22"/>
        </w:rPr>
      </w:pPr>
    </w:p>
    <w:p w14:paraId="1DD1B8C9" w14:textId="6160E944" w:rsidR="00366347" w:rsidRDefault="00366347" w:rsidP="00C03530">
      <w:pPr>
        <w:rPr>
          <w:rFonts w:cs="Arial"/>
          <w:sz w:val="22"/>
        </w:rPr>
      </w:pPr>
      <w:r>
        <w:rPr>
          <w:rFonts w:cs="Arial"/>
          <w:sz w:val="22"/>
        </w:rPr>
        <w:t xml:space="preserve">For Authority Group assignment option, it is recommended to use </w:t>
      </w:r>
      <w:r w:rsidR="00344E51">
        <w:rPr>
          <w:rFonts w:cs="Arial"/>
          <w:sz w:val="22"/>
        </w:rPr>
        <w:t>“</w:t>
      </w:r>
      <w:r>
        <w:rPr>
          <w:rFonts w:cs="Arial"/>
          <w:sz w:val="22"/>
        </w:rPr>
        <w:t>Explicit</w:t>
      </w:r>
      <w:r w:rsidR="00344E51">
        <w:rPr>
          <w:rFonts w:cs="Arial"/>
          <w:sz w:val="22"/>
        </w:rPr>
        <w:t>”.  Then, make sure explicitly select Designer and General Administrator Authority Group along with others.</w:t>
      </w:r>
    </w:p>
    <w:p w14:paraId="652AE640" w14:textId="2FC0A28F" w:rsidR="00366347" w:rsidRDefault="00366347" w:rsidP="00C03530">
      <w:pPr>
        <w:rPr>
          <w:rFonts w:cs="Arial"/>
          <w:sz w:val="22"/>
        </w:rPr>
      </w:pPr>
      <w:r>
        <w:rPr>
          <w:rFonts w:cs="Arial"/>
          <w:noProof/>
          <w:sz w:val="22"/>
        </w:rPr>
        <w:lastRenderedPageBreak/>
        <w:drawing>
          <wp:inline distT="0" distB="0" distL="0" distR="0" wp14:anchorId="276301A0" wp14:editId="0C623CBC">
            <wp:extent cx="5994400" cy="3725545"/>
            <wp:effectExtent l="0" t="0" r="0" b="8255"/>
            <wp:docPr id="6" name="Picture 6" descr="Macintosh HD:private:var:folders:9d:ryd91ph94rzdgtcp85bwg1w00000gp:T:com.skitch.skitch:DMDB1C297E4-F297-4054-9617-DD79C8EC8D20:Pasted_Image_3_22_17__8_09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9d:ryd91ph94rzdgtcp85bwg1w00000gp:T:com.skitch.skitch:DMDB1C297E4-F297-4054-9617-DD79C8EC8D20:Pasted_Image_3_22_17__8_09_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4400" cy="3725545"/>
                    </a:xfrm>
                    <a:prstGeom prst="rect">
                      <a:avLst/>
                    </a:prstGeom>
                    <a:noFill/>
                    <a:ln>
                      <a:noFill/>
                    </a:ln>
                  </pic:spPr>
                </pic:pic>
              </a:graphicData>
            </a:graphic>
          </wp:inline>
        </w:drawing>
      </w:r>
    </w:p>
    <w:p w14:paraId="39D016C4" w14:textId="77777777" w:rsidR="00366347" w:rsidRDefault="00366347" w:rsidP="00C03530">
      <w:pPr>
        <w:rPr>
          <w:rFonts w:cs="Arial"/>
          <w:sz w:val="22"/>
        </w:rPr>
      </w:pPr>
    </w:p>
    <w:p w14:paraId="7F063E28" w14:textId="77777777" w:rsidR="00366347" w:rsidRDefault="00366347" w:rsidP="00C03530">
      <w:pPr>
        <w:rPr>
          <w:rFonts w:cs="Arial"/>
          <w:sz w:val="22"/>
        </w:rPr>
      </w:pPr>
    </w:p>
    <w:p w14:paraId="2D8B8662" w14:textId="646C123D" w:rsidR="00366347" w:rsidRDefault="00344E51" w:rsidP="00C03530">
      <w:pPr>
        <w:rPr>
          <w:rFonts w:cs="Arial"/>
          <w:sz w:val="22"/>
        </w:rPr>
      </w:pPr>
      <w:r>
        <w:rPr>
          <w:rFonts w:cs="Arial"/>
          <w:sz w:val="22"/>
        </w:rPr>
        <w:t xml:space="preserve">When all pre-requisite for BIX import are verified, begin </w:t>
      </w:r>
      <w:r w:rsidR="00360CE2">
        <w:rPr>
          <w:rFonts w:cs="Arial"/>
          <w:sz w:val="22"/>
        </w:rPr>
        <w:t>the import steps.</w:t>
      </w:r>
    </w:p>
    <w:p w14:paraId="5CAF2F32" w14:textId="77777777" w:rsidR="00366347" w:rsidRDefault="00366347" w:rsidP="00C03530">
      <w:pPr>
        <w:rPr>
          <w:rFonts w:cs="Arial"/>
          <w:sz w:val="22"/>
        </w:rPr>
      </w:pPr>
    </w:p>
    <w:p w14:paraId="2FE804D6" w14:textId="77777777" w:rsidR="009A5046" w:rsidRDefault="009A5046" w:rsidP="00C03530">
      <w:pPr>
        <w:rPr>
          <w:rFonts w:cs="Arial"/>
          <w:sz w:val="22"/>
        </w:rPr>
      </w:pPr>
    </w:p>
    <w:p w14:paraId="0E470644" w14:textId="77777777" w:rsidR="009A5046" w:rsidRPr="009A5046" w:rsidRDefault="009A5046" w:rsidP="00AC6AF3">
      <w:pPr>
        <w:pStyle w:val="ListParagraph"/>
        <w:numPr>
          <w:ilvl w:val="0"/>
          <w:numId w:val="40"/>
        </w:numPr>
        <w:rPr>
          <w:sz w:val="20"/>
          <w:szCs w:val="20"/>
        </w:rPr>
      </w:pPr>
      <w:r w:rsidRPr="009A5046">
        <w:rPr>
          <w:sz w:val="20"/>
          <w:szCs w:val="20"/>
        </w:rPr>
        <w:t>Step1 – Register BizFlow server to BPS</w:t>
      </w:r>
    </w:p>
    <w:p w14:paraId="55C804D7" w14:textId="77777777" w:rsidR="009A5046" w:rsidRPr="009A5046" w:rsidRDefault="009A5046" w:rsidP="00AC6AF3">
      <w:pPr>
        <w:pStyle w:val="ListParagraph"/>
        <w:numPr>
          <w:ilvl w:val="1"/>
          <w:numId w:val="39"/>
        </w:numPr>
        <w:rPr>
          <w:sz w:val="20"/>
          <w:szCs w:val="20"/>
        </w:rPr>
      </w:pPr>
      <w:r w:rsidRPr="009A5046">
        <w:rPr>
          <w:sz w:val="20"/>
          <w:szCs w:val="20"/>
        </w:rPr>
        <w:t>Launch BPS and click “BizFlow Server” icon.</w:t>
      </w:r>
    </w:p>
    <w:p w14:paraId="756E9766" w14:textId="77777777" w:rsidR="009A5046" w:rsidRDefault="009A5046" w:rsidP="009A5046">
      <w:pPr>
        <w:pStyle w:val="ListParagraph"/>
        <w:numPr>
          <w:ilvl w:val="0"/>
          <w:numId w:val="0"/>
        </w:numPr>
        <w:ind w:left="1440"/>
      </w:pPr>
      <w:r>
        <w:rPr>
          <w:noProof/>
        </w:rPr>
        <w:lastRenderedPageBreak/>
        <w:drawing>
          <wp:inline distT="0" distB="0" distL="0" distR="0" wp14:anchorId="329CF091" wp14:editId="49C5BD2C">
            <wp:extent cx="4387844" cy="32004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7844" cy="3200400"/>
                    </a:xfrm>
                    <a:prstGeom prst="rect">
                      <a:avLst/>
                    </a:prstGeom>
                    <a:noFill/>
                    <a:ln>
                      <a:noFill/>
                    </a:ln>
                  </pic:spPr>
                </pic:pic>
              </a:graphicData>
            </a:graphic>
          </wp:inline>
        </w:drawing>
      </w:r>
    </w:p>
    <w:p w14:paraId="2EB32874" w14:textId="77777777" w:rsidR="009A5046" w:rsidRDefault="009A5046" w:rsidP="009A5046">
      <w:pPr>
        <w:ind w:left="360"/>
      </w:pPr>
    </w:p>
    <w:p w14:paraId="2A23C27C" w14:textId="77777777" w:rsidR="009A5046" w:rsidRDefault="009A5046" w:rsidP="00AC6AF3">
      <w:pPr>
        <w:pStyle w:val="ListParagraph"/>
        <w:numPr>
          <w:ilvl w:val="1"/>
          <w:numId w:val="39"/>
        </w:numPr>
      </w:pPr>
      <w:r>
        <w:t>Provide Server information.</w:t>
      </w:r>
    </w:p>
    <w:p w14:paraId="38E8C871" w14:textId="77777777" w:rsidR="009A5046" w:rsidRDefault="009A5046" w:rsidP="009A5046">
      <w:pPr>
        <w:pStyle w:val="ListParagraph"/>
        <w:numPr>
          <w:ilvl w:val="0"/>
          <w:numId w:val="0"/>
        </w:numPr>
        <w:ind w:left="1440"/>
      </w:pPr>
      <w:r>
        <w:rPr>
          <w:noProof/>
        </w:rPr>
        <w:drawing>
          <wp:inline distT="0" distB="0" distL="0" distR="0" wp14:anchorId="41F71A4D" wp14:editId="3FB8C33B">
            <wp:extent cx="4422174"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2174" cy="3200400"/>
                    </a:xfrm>
                    <a:prstGeom prst="rect">
                      <a:avLst/>
                    </a:prstGeom>
                    <a:noFill/>
                    <a:ln>
                      <a:noFill/>
                    </a:ln>
                  </pic:spPr>
                </pic:pic>
              </a:graphicData>
            </a:graphic>
          </wp:inline>
        </w:drawing>
      </w:r>
    </w:p>
    <w:p w14:paraId="250097DB" w14:textId="77777777" w:rsidR="00360CE2" w:rsidRDefault="00360CE2" w:rsidP="009A5046">
      <w:pPr>
        <w:pStyle w:val="ListParagraph"/>
        <w:numPr>
          <w:ilvl w:val="0"/>
          <w:numId w:val="0"/>
        </w:numPr>
        <w:ind w:left="1440"/>
      </w:pPr>
    </w:p>
    <w:p w14:paraId="22CE6E59" w14:textId="77777777" w:rsidR="00360CE2" w:rsidRDefault="00360CE2" w:rsidP="009A5046">
      <w:pPr>
        <w:pStyle w:val="ListParagraph"/>
        <w:numPr>
          <w:ilvl w:val="0"/>
          <w:numId w:val="0"/>
        </w:numPr>
        <w:ind w:left="1440"/>
      </w:pPr>
    </w:p>
    <w:p w14:paraId="555E7622" w14:textId="77777777" w:rsidR="009A5046" w:rsidRPr="009A5046" w:rsidRDefault="009A5046" w:rsidP="00AC6AF3">
      <w:pPr>
        <w:pStyle w:val="ListParagraph"/>
        <w:numPr>
          <w:ilvl w:val="0"/>
          <w:numId w:val="40"/>
        </w:numPr>
        <w:rPr>
          <w:sz w:val="20"/>
          <w:szCs w:val="20"/>
        </w:rPr>
      </w:pPr>
      <w:r w:rsidRPr="009A5046">
        <w:rPr>
          <w:sz w:val="20"/>
          <w:szCs w:val="20"/>
        </w:rPr>
        <w:t xml:space="preserve">Step 2 - Log on to BizFlow Server. </w:t>
      </w:r>
    </w:p>
    <w:p w14:paraId="23E6E373" w14:textId="77777777" w:rsidR="009A5046" w:rsidRPr="00F77C1B" w:rsidRDefault="009A5046" w:rsidP="00AC6AF3">
      <w:pPr>
        <w:pStyle w:val="ListParagraph"/>
        <w:numPr>
          <w:ilvl w:val="0"/>
          <w:numId w:val="44"/>
        </w:numPr>
        <w:rPr>
          <w:sz w:val="20"/>
          <w:szCs w:val="20"/>
        </w:rPr>
      </w:pPr>
      <w:r w:rsidRPr="00F77C1B">
        <w:rPr>
          <w:sz w:val="20"/>
          <w:szCs w:val="20"/>
        </w:rPr>
        <w:t xml:space="preserve">This user needs to have “General Administrator” and “Designer” license. </w:t>
      </w:r>
    </w:p>
    <w:p w14:paraId="6BB0783C" w14:textId="77777777" w:rsidR="009A5046" w:rsidRDefault="009A5046" w:rsidP="009A5046">
      <w:pPr>
        <w:pStyle w:val="ListParagraph"/>
        <w:numPr>
          <w:ilvl w:val="0"/>
          <w:numId w:val="0"/>
        </w:numPr>
        <w:ind w:left="720"/>
      </w:pPr>
      <w:r>
        <w:rPr>
          <w:noProof/>
        </w:rPr>
        <w:lastRenderedPageBreak/>
        <w:drawing>
          <wp:inline distT="0" distB="0" distL="0" distR="0" wp14:anchorId="2E267E4F" wp14:editId="15C8684E">
            <wp:extent cx="4381755" cy="32004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755" cy="3200400"/>
                    </a:xfrm>
                    <a:prstGeom prst="rect">
                      <a:avLst/>
                    </a:prstGeom>
                    <a:noFill/>
                    <a:ln>
                      <a:noFill/>
                    </a:ln>
                  </pic:spPr>
                </pic:pic>
              </a:graphicData>
            </a:graphic>
          </wp:inline>
        </w:drawing>
      </w:r>
    </w:p>
    <w:p w14:paraId="2016C7ED" w14:textId="77777777" w:rsidR="00360CE2" w:rsidRDefault="00360CE2" w:rsidP="009A5046">
      <w:pPr>
        <w:pStyle w:val="ListParagraph"/>
        <w:numPr>
          <w:ilvl w:val="0"/>
          <w:numId w:val="0"/>
        </w:numPr>
        <w:ind w:left="720"/>
      </w:pPr>
    </w:p>
    <w:p w14:paraId="6C017E3F" w14:textId="77777777" w:rsidR="009A5046" w:rsidRDefault="009A5046" w:rsidP="009A5046">
      <w:pPr>
        <w:pStyle w:val="ListParagraph"/>
        <w:numPr>
          <w:ilvl w:val="0"/>
          <w:numId w:val="0"/>
        </w:numPr>
        <w:ind w:left="720"/>
      </w:pPr>
    </w:p>
    <w:p w14:paraId="105518D2" w14:textId="77777777" w:rsidR="009A5046" w:rsidRPr="009A5046" w:rsidRDefault="009A5046" w:rsidP="00AC6AF3">
      <w:pPr>
        <w:pStyle w:val="ListParagraph"/>
        <w:numPr>
          <w:ilvl w:val="0"/>
          <w:numId w:val="40"/>
        </w:numPr>
        <w:rPr>
          <w:sz w:val="20"/>
          <w:szCs w:val="20"/>
        </w:rPr>
      </w:pPr>
      <w:r w:rsidRPr="009A5046">
        <w:rPr>
          <w:sz w:val="20"/>
          <w:szCs w:val="20"/>
        </w:rPr>
        <w:t>Step 3 - Click “Import” button.</w:t>
      </w:r>
    </w:p>
    <w:p w14:paraId="2BA5F35A" w14:textId="77777777" w:rsidR="009A5046" w:rsidRDefault="009A5046" w:rsidP="009A5046">
      <w:pPr>
        <w:pStyle w:val="ListParagraph"/>
        <w:numPr>
          <w:ilvl w:val="0"/>
          <w:numId w:val="0"/>
        </w:numPr>
        <w:ind w:left="720"/>
      </w:pPr>
      <w:r>
        <w:rPr>
          <w:noProof/>
        </w:rPr>
        <w:drawing>
          <wp:inline distT="0" distB="0" distL="0" distR="0" wp14:anchorId="44563660" wp14:editId="3A70EA00">
            <wp:extent cx="4383741" cy="3200400"/>
            <wp:effectExtent l="0" t="0" r="1079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3741" cy="3200400"/>
                    </a:xfrm>
                    <a:prstGeom prst="rect">
                      <a:avLst/>
                    </a:prstGeom>
                    <a:noFill/>
                    <a:ln>
                      <a:noFill/>
                    </a:ln>
                  </pic:spPr>
                </pic:pic>
              </a:graphicData>
            </a:graphic>
          </wp:inline>
        </w:drawing>
      </w:r>
    </w:p>
    <w:p w14:paraId="18758CFA" w14:textId="77777777" w:rsidR="009A5046" w:rsidRDefault="009A5046" w:rsidP="009A5046">
      <w:pPr>
        <w:pStyle w:val="ListParagraph"/>
        <w:numPr>
          <w:ilvl w:val="0"/>
          <w:numId w:val="0"/>
        </w:numPr>
        <w:ind w:left="720"/>
      </w:pPr>
    </w:p>
    <w:p w14:paraId="7F821DFE" w14:textId="77777777" w:rsidR="009A5046" w:rsidRDefault="009A5046" w:rsidP="009A5046">
      <w:pPr>
        <w:pStyle w:val="ListParagraph"/>
        <w:numPr>
          <w:ilvl w:val="0"/>
          <w:numId w:val="0"/>
        </w:numPr>
        <w:ind w:left="720"/>
      </w:pPr>
    </w:p>
    <w:p w14:paraId="3DC5A684" w14:textId="77777777" w:rsidR="009A5046" w:rsidRPr="009A5046" w:rsidRDefault="009A5046" w:rsidP="00AC6AF3">
      <w:pPr>
        <w:pStyle w:val="ListParagraph"/>
        <w:numPr>
          <w:ilvl w:val="0"/>
          <w:numId w:val="40"/>
        </w:numPr>
        <w:rPr>
          <w:sz w:val="20"/>
          <w:szCs w:val="20"/>
        </w:rPr>
      </w:pPr>
      <w:r w:rsidRPr="009A5046">
        <w:rPr>
          <w:sz w:val="20"/>
          <w:szCs w:val="20"/>
        </w:rPr>
        <w:t>Step 4 - Select BizFlow BIX file.</w:t>
      </w:r>
    </w:p>
    <w:p w14:paraId="6291D890" w14:textId="77777777" w:rsidR="009A5046" w:rsidRPr="009A5046" w:rsidRDefault="009A5046" w:rsidP="00AC6AF3">
      <w:pPr>
        <w:pStyle w:val="ListParagraph"/>
        <w:numPr>
          <w:ilvl w:val="0"/>
          <w:numId w:val="42"/>
        </w:numPr>
        <w:rPr>
          <w:sz w:val="20"/>
          <w:szCs w:val="20"/>
        </w:rPr>
      </w:pPr>
      <w:r w:rsidRPr="009A5046">
        <w:rPr>
          <w:sz w:val="20"/>
          <w:szCs w:val="20"/>
        </w:rPr>
        <w:t xml:space="preserve">Select proper server alias name in “Target Server” section. </w:t>
      </w:r>
    </w:p>
    <w:p w14:paraId="102DF883" w14:textId="77777777" w:rsidR="009A5046" w:rsidRPr="009A5046" w:rsidRDefault="009A5046" w:rsidP="00AC6AF3">
      <w:pPr>
        <w:pStyle w:val="ListParagraph"/>
        <w:numPr>
          <w:ilvl w:val="0"/>
          <w:numId w:val="42"/>
        </w:numPr>
        <w:rPr>
          <w:sz w:val="20"/>
          <w:szCs w:val="20"/>
        </w:rPr>
      </w:pPr>
      <w:r w:rsidRPr="009A5046">
        <w:rPr>
          <w:sz w:val="20"/>
          <w:szCs w:val="20"/>
        </w:rPr>
        <w:t>Click “Browse” button and select “CMS_Consultation.bix” file.</w:t>
      </w:r>
    </w:p>
    <w:p w14:paraId="4EA37828" w14:textId="77777777" w:rsidR="009A5046" w:rsidRPr="009A5046" w:rsidRDefault="009A5046" w:rsidP="00AC6AF3">
      <w:pPr>
        <w:pStyle w:val="ListParagraph"/>
        <w:numPr>
          <w:ilvl w:val="0"/>
          <w:numId w:val="42"/>
        </w:numPr>
        <w:rPr>
          <w:sz w:val="20"/>
          <w:szCs w:val="20"/>
        </w:rPr>
      </w:pPr>
      <w:r w:rsidRPr="009A5046">
        <w:rPr>
          <w:sz w:val="20"/>
          <w:szCs w:val="20"/>
        </w:rPr>
        <w:t>Click “Next” button.</w:t>
      </w:r>
    </w:p>
    <w:p w14:paraId="704563B4" w14:textId="77777777" w:rsidR="009A5046" w:rsidRDefault="009A5046" w:rsidP="009A5046">
      <w:pPr>
        <w:pStyle w:val="ListParagraph"/>
        <w:numPr>
          <w:ilvl w:val="0"/>
          <w:numId w:val="0"/>
        </w:numPr>
        <w:ind w:left="720"/>
      </w:pPr>
      <w:r>
        <w:rPr>
          <w:noProof/>
        </w:rPr>
        <w:lastRenderedPageBreak/>
        <w:drawing>
          <wp:inline distT="0" distB="0" distL="0" distR="0" wp14:anchorId="18CDD5C6" wp14:editId="2B8EC341">
            <wp:extent cx="3727791" cy="32004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7791" cy="3200400"/>
                    </a:xfrm>
                    <a:prstGeom prst="rect">
                      <a:avLst/>
                    </a:prstGeom>
                    <a:noFill/>
                    <a:ln>
                      <a:noFill/>
                    </a:ln>
                  </pic:spPr>
                </pic:pic>
              </a:graphicData>
            </a:graphic>
          </wp:inline>
        </w:drawing>
      </w:r>
    </w:p>
    <w:p w14:paraId="6FE0D9F7" w14:textId="77777777" w:rsidR="00360CE2" w:rsidRDefault="00360CE2" w:rsidP="009A5046">
      <w:pPr>
        <w:pStyle w:val="ListParagraph"/>
        <w:numPr>
          <w:ilvl w:val="0"/>
          <w:numId w:val="0"/>
        </w:numPr>
        <w:ind w:left="720"/>
      </w:pPr>
    </w:p>
    <w:p w14:paraId="310EF40A" w14:textId="77777777" w:rsidR="009A5046" w:rsidRDefault="009A5046" w:rsidP="009A5046">
      <w:pPr>
        <w:pStyle w:val="ListParagraph"/>
        <w:numPr>
          <w:ilvl w:val="0"/>
          <w:numId w:val="0"/>
        </w:numPr>
        <w:ind w:left="720"/>
      </w:pPr>
    </w:p>
    <w:p w14:paraId="25B50305" w14:textId="77777777" w:rsidR="009A5046" w:rsidRPr="009A5046" w:rsidRDefault="009A5046" w:rsidP="00AC6AF3">
      <w:pPr>
        <w:pStyle w:val="ListParagraph"/>
        <w:numPr>
          <w:ilvl w:val="0"/>
          <w:numId w:val="40"/>
        </w:numPr>
        <w:rPr>
          <w:sz w:val="20"/>
          <w:szCs w:val="20"/>
        </w:rPr>
      </w:pPr>
      <w:r w:rsidRPr="009A5046">
        <w:rPr>
          <w:sz w:val="20"/>
          <w:szCs w:val="20"/>
        </w:rPr>
        <w:t>Step 5 - Click “+” icon to expand items and select “/Operational Environment/User Configuration/Authentication/Root/CMS Test”.</w:t>
      </w:r>
    </w:p>
    <w:p w14:paraId="2C41930F" w14:textId="77777777" w:rsidR="009A5046" w:rsidRDefault="009A5046" w:rsidP="009A5046">
      <w:pPr>
        <w:pStyle w:val="ListParagraph"/>
        <w:numPr>
          <w:ilvl w:val="0"/>
          <w:numId w:val="0"/>
        </w:numPr>
        <w:ind w:left="720"/>
      </w:pPr>
      <w:r>
        <w:rPr>
          <w:noProof/>
        </w:rPr>
        <w:drawing>
          <wp:inline distT="0" distB="0" distL="0" distR="0" wp14:anchorId="1EE5628B" wp14:editId="61021E60">
            <wp:extent cx="3747324" cy="3200400"/>
            <wp:effectExtent l="0" t="0" r="120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7324" cy="3200400"/>
                    </a:xfrm>
                    <a:prstGeom prst="rect">
                      <a:avLst/>
                    </a:prstGeom>
                    <a:noFill/>
                    <a:ln>
                      <a:noFill/>
                    </a:ln>
                  </pic:spPr>
                </pic:pic>
              </a:graphicData>
            </a:graphic>
          </wp:inline>
        </w:drawing>
      </w:r>
    </w:p>
    <w:p w14:paraId="6AB381C9" w14:textId="77777777" w:rsidR="009A5046" w:rsidRDefault="009A5046" w:rsidP="009A5046">
      <w:pPr>
        <w:pStyle w:val="ListParagraph"/>
        <w:numPr>
          <w:ilvl w:val="0"/>
          <w:numId w:val="0"/>
        </w:numPr>
        <w:ind w:left="720"/>
      </w:pPr>
    </w:p>
    <w:p w14:paraId="1EDCD11A" w14:textId="77777777" w:rsidR="009A5046" w:rsidRDefault="009A5046" w:rsidP="009A5046">
      <w:pPr>
        <w:ind w:left="720" w:hanging="360"/>
      </w:pPr>
    </w:p>
    <w:p w14:paraId="4D94E330" w14:textId="77777777" w:rsidR="00EE223C" w:rsidRDefault="009A5046" w:rsidP="00AC6AF3">
      <w:pPr>
        <w:pStyle w:val="ListParagraph"/>
        <w:numPr>
          <w:ilvl w:val="0"/>
          <w:numId w:val="40"/>
        </w:numPr>
        <w:rPr>
          <w:sz w:val="20"/>
          <w:szCs w:val="20"/>
        </w:rPr>
      </w:pPr>
      <w:r w:rsidRPr="009A5046">
        <w:rPr>
          <w:sz w:val="20"/>
          <w:szCs w:val="20"/>
        </w:rPr>
        <w:t xml:space="preserve">Step 6 - </w:t>
      </w:r>
      <w:r w:rsidR="00EE223C">
        <w:rPr>
          <w:sz w:val="20"/>
          <w:szCs w:val="20"/>
        </w:rPr>
        <w:t>Unc</w:t>
      </w:r>
      <w:r w:rsidRPr="009A5046">
        <w:rPr>
          <w:sz w:val="20"/>
          <w:szCs w:val="20"/>
        </w:rPr>
        <w:t>heck “Create Users” option</w:t>
      </w:r>
      <w:r w:rsidR="00EE223C">
        <w:rPr>
          <w:sz w:val="20"/>
          <w:szCs w:val="20"/>
        </w:rPr>
        <w:t xml:space="preserve">.  </w:t>
      </w:r>
    </w:p>
    <w:p w14:paraId="1C094BA5" w14:textId="6DBB8BB4" w:rsidR="009A5046" w:rsidRPr="009A5046" w:rsidRDefault="009A5046" w:rsidP="00AC6AF3">
      <w:pPr>
        <w:pStyle w:val="ListParagraph"/>
        <w:numPr>
          <w:ilvl w:val="0"/>
          <w:numId w:val="43"/>
        </w:numPr>
        <w:rPr>
          <w:sz w:val="20"/>
          <w:szCs w:val="20"/>
        </w:rPr>
      </w:pPr>
      <w:r w:rsidRPr="009A5046">
        <w:rPr>
          <w:sz w:val="20"/>
          <w:szCs w:val="20"/>
        </w:rPr>
        <w:t>Import column should be set as “</w:t>
      </w:r>
      <w:r w:rsidR="00EE223C">
        <w:rPr>
          <w:sz w:val="20"/>
          <w:szCs w:val="20"/>
        </w:rPr>
        <w:t>No</w:t>
      </w:r>
      <w:r w:rsidRPr="009A5046">
        <w:rPr>
          <w:sz w:val="20"/>
          <w:szCs w:val="20"/>
        </w:rPr>
        <w:t>”.</w:t>
      </w:r>
    </w:p>
    <w:p w14:paraId="3387F34B" w14:textId="77777777" w:rsidR="00EE223C" w:rsidRDefault="00EE223C" w:rsidP="00EE223C"/>
    <w:p w14:paraId="0E78CC44" w14:textId="605C2E7B" w:rsidR="00EE223C" w:rsidRPr="00EE223C" w:rsidRDefault="00EE223C" w:rsidP="00EE223C">
      <w:pPr>
        <w:ind w:left="567"/>
      </w:pPr>
      <w:r w:rsidRPr="00E619D5">
        <w:rPr>
          <w:b/>
        </w:rPr>
        <w:lastRenderedPageBreak/>
        <w:t>Note</w:t>
      </w:r>
      <w:r w:rsidRPr="00EE223C">
        <w:t>: Th</w:t>
      </w:r>
      <w:r>
        <w:t xml:space="preserve">e Create User </w:t>
      </w:r>
      <w:r w:rsidRPr="00EE223C">
        <w:t>option may be turned on in case user login accounts should be migrated, but in general, it should not be used.</w:t>
      </w:r>
      <w:r w:rsidR="00E619D5">
        <w:t xml:space="preserve">  In the future deployment package, the test user entry may be excluded so that you may skip the Step 6.</w:t>
      </w:r>
    </w:p>
    <w:p w14:paraId="410596D9" w14:textId="77777777" w:rsidR="00EE223C" w:rsidRDefault="00EE223C" w:rsidP="00E619D5"/>
    <w:p w14:paraId="2BA7B290" w14:textId="375ED348" w:rsidR="009A5046" w:rsidRDefault="00E619D5" w:rsidP="00E619D5">
      <w:pPr>
        <w:ind w:firstLine="567"/>
      </w:pPr>
      <w:r>
        <w:rPr>
          <w:noProof/>
        </w:rPr>
        <w:drawing>
          <wp:inline distT="0" distB="0" distL="0" distR="0" wp14:anchorId="5F53D735" wp14:editId="6EC42E38">
            <wp:extent cx="4445000" cy="3830892"/>
            <wp:effectExtent l="0" t="0" r="0" b="5080"/>
            <wp:docPr id="7" name="Picture 7" descr="Macintosh HD:private:var:folders:9d:ryd91ph94rzdgtcp85bwg1w00000gp:T:com.skitch.skitch:DMDB0DD913D-C8D0-4108-AD8D-A248888D080D:Pasted_Image_3_22_17__8_51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9d:ryd91ph94rzdgtcp85bwg1w00000gp:T:com.skitch.skitch:DMDB0DD913D-C8D0-4108-AD8D-A248888D080D:Pasted_Image_3_22_17__8_51_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5407" cy="3831243"/>
                    </a:xfrm>
                    <a:prstGeom prst="rect">
                      <a:avLst/>
                    </a:prstGeom>
                    <a:noFill/>
                    <a:ln>
                      <a:noFill/>
                    </a:ln>
                  </pic:spPr>
                </pic:pic>
              </a:graphicData>
            </a:graphic>
          </wp:inline>
        </w:drawing>
      </w:r>
    </w:p>
    <w:p w14:paraId="4B70032B" w14:textId="77777777" w:rsidR="00E619D5" w:rsidRDefault="00E619D5" w:rsidP="00E619D5"/>
    <w:p w14:paraId="5B7A0BF0" w14:textId="77777777" w:rsidR="009A5046" w:rsidRDefault="009A5046" w:rsidP="00F77C1B">
      <w:pPr>
        <w:pStyle w:val="ListParagraph"/>
        <w:numPr>
          <w:ilvl w:val="0"/>
          <w:numId w:val="0"/>
        </w:numPr>
        <w:ind w:left="720"/>
      </w:pPr>
    </w:p>
    <w:p w14:paraId="7428D6EB" w14:textId="78B3F74E" w:rsidR="009A5046" w:rsidRPr="00F77C1B" w:rsidRDefault="009A5046" w:rsidP="00AC6AF3">
      <w:pPr>
        <w:pStyle w:val="ListParagraph"/>
        <w:numPr>
          <w:ilvl w:val="0"/>
          <w:numId w:val="40"/>
        </w:numPr>
        <w:rPr>
          <w:sz w:val="20"/>
          <w:szCs w:val="20"/>
        </w:rPr>
      </w:pPr>
      <w:r w:rsidRPr="00F77C1B">
        <w:rPr>
          <w:sz w:val="20"/>
          <w:szCs w:val="20"/>
        </w:rPr>
        <w:t xml:space="preserve">Step 7 - </w:t>
      </w:r>
      <w:r w:rsidR="00E619D5">
        <w:rPr>
          <w:sz w:val="20"/>
          <w:szCs w:val="20"/>
        </w:rPr>
        <w:t>Unc</w:t>
      </w:r>
      <w:r w:rsidRPr="00F77C1B">
        <w:rPr>
          <w:sz w:val="20"/>
          <w:szCs w:val="20"/>
        </w:rPr>
        <w:t>heck “Link Users” option in “/Operational Environment/User Configuration/User Group”.</w:t>
      </w:r>
    </w:p>
    <w:p w14:paraId="5DC9E251" w14:textId="2B2350CA" w:rsidR="009A5046" w:rsidRDefault="009A5046" w:rsidP="00F77C1B">
      <w:pPr>
        <w:pStyle w:val="ListParagraph"/>
        <w:numPr>
          <w:ilvl w:val="0"/>
          <w:numId w:val="0"/>
        </w:numPr>
        <w:ind w:left="720"/>
      </w:pPr>
    </w:p>
    <w:p w14:paraId="04DF2D21" w14:textId="4B3A8028" w:rsidR="00E619D5" w:rsidRDefault="00E619D5" w:rsidP="00E619D5">
      <w:pPr>
        <w:ind w:firstLine="720"/>
      </w:pPr>
      <w:r>
        <w:rPr>
          <w:noProof/>
        </w:rPr>
        <w:lastRenderedPageBreak/>
        <w:drawing>
          <wp:inline distT="0" distB="0" distL="0" distR="0" wp14:anchorId="070FEA0A" wp14:editId="629D04ED">
            <wp:extent cx="3733800" cy="3190738"/>
            <wp:effectExtent l="0" t="0" r="0" b="10160"/>
            <wp:docPr id="9" name="Picture 9" descr="Macintosh HD:private:var:folders:9d:ryd91ph94rzdgtcp85bwg1w00000gp:T:com.skitch.skitch:DMDCAFEBE51-DCEC-4834-A5BC-D1BA06640371:Pasted_Image_3_22_17__8_56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9d:ryd91ph94rzdgtcp85bwg1w00000gp:T:com.skitch.skitch:DMDCAFEBE51-DCEC-4834-A5BC-D1BA06640371:Pasted_Image_3_22_17__8_56_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4892" cy="3191671"/>
                    </a:xfrm>
                    <a:prstGeom prst="rect">
                      <a:avLst/>
                    </a:prstGeom>
                    <a:noFill/>
                    <a:ln>
                      <a:noFill/>
                    </a:ln>
                  </pic:spPr>
                </pic:pic>
              </a:graphicData>
            </a:graphic>
          </wp:inline>
        </w:drawing>
      </w:r>
    </w:p>
    <w:p w14:paraId="00D2F301" w14:textId="77777777" w:rsidR="00E619D5" w:rsidRDefault="00E619D5" w:rsidP="00F77C1B">
      <w:pPr>
        <w:pStyle w:val="ListParagraph"/>
        <w:numPr>
          <w:ilvl w:val="0"/>
          <w:numId w:val="0"/>
        </w:numPr>
        <w:ind w:left="720"/>
      </w:pPr>
    </w:p>
    <w:p w14:paraId="24FC1B76" w14:textId="77777777" w:rsidR="009A5046" w:rsidRDefault="009A5046" w:rsidP="00F77C1B">
      <w:pPr>
        <w:pStyle w:val="ListParagraph"/>
        <w:numPr>
          <w:ilvl w:val="0"/>
          <w:numId w:val="0"/>
        </w:numPr>
        <w:ind w:left="720"/>
      </w:pPr>
    </w:p>
    <w:p w14:paraId="17045B5C" w14:textId="77777777" w:rsidR="009A5046" w:rsidRDefault="009A5046" w:rsidP="00F77C1B">
      <w:pPr>
        <w:pStyle w:val="ListParagraph"/>
        <w:numPr>
          <w:ilvl w:val="0"/>
          <w:numId w:val="0"/>
        </w:numPr>
        <w:ind w:left="720"/>
      </w:pPr>
    </w:p>
    <w:p w14:paraId="1D31A5C0" w14:textId="77777777" w:rsidR="009A5046" w:rsidRPr="00F77C1B" w:rsidRDefault="009A5046" w:rsidP="00AC6AF3">
      <w:pPr>
        <w:pStyle w:val="ListParagraph"/>
        <w:numPr>
          <w:ilvl w:val="0"/>
          <w:numId w:val="40"/>
        </w:numPr>
        <w:rPr>
          <w:sz w:val="20"/>
          <w:szCs w:val="20"/>
        </w:rPr>
      </w:pPr>
      <w:r w:rsidRPr="00F77C1B">
        <w:rPr>
          <w:sz w:val="20"/>
          <w:szCs w:val="20"/>
        </w:rPr>
        <w:t>Step 8 - All user group under “/Operational Environment/User Configuration/User Group/CMS” should have “Yes” in “Import” column.</w:t>
      </w:r>
    </w:p>
    <w:p w14:paraId="14B07B9D" w14:textId="77777777" w:rsidR="009A5046" w:rsidRDefault="009A5046" w:rsidP="00F77C1B">
      <w:pPr>
        <w:pStyle w:val="ListParagraph"/>
        <w:numPr>
          <w:ilvl w:val="0"/>
          <w:numId w:val="0"/>
        </w:numPr>
        <w:ind w:left="720"/>
      </w:pPr>
      <w:r>
        <w:rPr>
          <w:noProof/>
        </w:rPr>
        <w:drawing>
          <wp:inline distT="0" distB="0" distL="0" distR="0" wp14:anchorId="7A59B916" wp14:editId="5F1E8204">
            <wp:extent cx="3744724" cy="3200400"/>
            <wp:effectExtent l="0" t="0" r="0" b="0"/>
            <wp:docPr id="20" name="Picture 20" descr="Macintosh HD:private:var:folders:4d:6hn1x10x7lq99qfy_28cgmd80000gn:T:com.skitch.skitch:DMDD63B6AA7-8A4C-4B1D-8271-9D4C8729E42E:Cursor_and_Windows_7_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private:var:folders:4d:6hn1x10x7lq99qfy_28cgmd80000gn:T:com.skitch.skitch:DMDD63B6AA7-8A4C-4B1D-8271-9D4C8729E42E:Cursor_and_Windows_7_x6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4724" cy="3200400"/>
                    </a:xfrm>
                    <a:prstGeom prst="rect">
                      <a:avLst/>
                    </a:prstGeom>
                    <a:noFill/>
                    <a:ln>
                      <a:noFill/>
                    </a:ln>
                  </pic:spPr>
                </pic:pic>
              </a:graphicData>
            </a:graphic>
          </wp:inline>
        </w:drawing>
      </w:r>
    </w:p>
    <w:p w14:paraId="4DAC8E6D" w14:textId="77777777" w:rsidR="00360CE2" w:rsidRDefault="00360CE2" w:rsidP="00F77C1B">
      <w:pPr>
        <w:pStyle w:val="ListParagraph"/>
        <w:numPr>
          <w:ilvl w:val="0"/>
          <w:numId w:val="0"/>
        </w:numPr>
        <w:ind w:left="720"/>
      </w:pPr>
    </w:p>
    <w:p w14:paraId="5182E6BD" w14:textId="77777777" w:rsidR="009A5046" w:rsidRDefault="009A5046" w:rsidP="00F77C1B">
      <w:pPr>
        <w:pStyle w:val="ListParagraph"/>
        <w:numPr>
          <w:ilvl w:val="0"/>
          <w:numId w:val="0"/>
        </w:numPr>
        <w:ind w:left="720"/>
      </w:pPr>
    </w:p>
    <w:p w14:paraId="25DABD0C" w14:textId="77777777" w:rsidR="009A5046" w:rsidRPr="00F77C1B" w:rsidRDefault="009A5046" w:rsidP="00AC6AF3">
      <w:pPr>
        <w:pStyle w:val="ListParagraph"/>
        <w:numPr>
          <w:ilvl w:val="0"/>
          <w:numId w:val="40"/>
        </w:numPr>
        <w:rPr>
          <w:sz w:val="20"/>
          <w:szCs w:val="20"/>
        </w:rPr>
      </w:pPr>
      <w:r w:rsidRPr="00F77C1B">
        <w:rPr>
          <w:sz w:val="20"/>
          <w:szCs w:val="20"/>
        </w:rPr>
        <w:t>Step 9 - All Process Definitions under “/Operational Environment/Process Execution/Process Definition/Process Definitions/CMS” should have “Yes” in “Import” column.</w:t>
      </w:r>
    </w:p>
    <w:p w14:paraId="53934DC6" w14:textId="77777777" w:rsidR="009A5046" w:rsidRDefault="009A5046" w:rsidP="00F77C1B">
      <w:pPr>
        <w:pStyle w:val="ListParagraph"/>
        <w:numPr>
          <w:ilvl w:val="0"/>
          <w:numId w:val="0"/>
        </w:numPr>
        <w:ind w:left="720"/>
      </w:pPr>
      <w:r>
        <w:rPr>
          <w:noProof/>
        </w:rPr>
        <w:lastRenderedPageBreak/>
        <w:drawing>
          <wp:inline distT="0" distB="0" distL="0" distR="0" wp14:anchorId="306ECB90" wp14:editId="258433AC">
            <wp:extent cx="3777521" cy="3200400"/>
            <wp:effectExtent l="0" t="0" r="7620" b="0"/>
            <wp:docPr id="21" name="Picture 21" descr="Macintosh HD:private:var:folders:4d:6hn1x10x7lq99qfy_28cgmd80000gn:T:com.skitch.skitch:DMDDD387BF8-EB86-400F-BB1C-655267D3EEC6:Cursor_and_Windows_7_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private:var:folders:4d:6hn1x10x7lq99qfy_28cgmd80000gn:T:com.skitch.skitch:DMDDD387BF8-EB86-400F-BB1C-655267D3EEC6:Cursor_and_Windows_7_x6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7521" cy="3200400"/>
                    </a:xfrm>
                    <a:prstGeom prst="rect">
                      <a:avLst/>
                    </a:prstGeom>
                    <a:noFill/>
                    <a:ln>
                      <a:noFill/>
                    </a:ln>
                  </pic:spPr>
                </pic:pic>
              </a:graphicData>
            </a:graphic>
          </wp:inline>
        </w:drawing>
      </w:r>
    </w:p>
    <w:p w14:paraId="551B8BA8" w14:textId="77777777" w:rsidR="009A5046" w:rsidRDefault="009A5046" w:rsidP="00F77C1B">
      <w:pPr>
        <w:pStyle w:val="ListParagraph"/>
        <w:numPr>
          <w:ilvl w:val="0"/>
          <w:numId w:val="0"/>
        </w:numPr>
        <w:ind w:left="720"/>
      </w:pPr>
    </w:p>
    <w:p w14:paraId="6A658052" w14:textId="77777777" w:rsidR="009A5046" w:rsidRDefault="009A5046" w:rsidP="00F77C1B">
      <w:pPr>
        <w:pStyle w:val="ListParagraph"/>
        <w:numPr>
          <w:ilvl w:val="0"/>
          <w:numId w:val="0"/>
        </w:numPr>
        <w:ind w:left="720"/>
      </w:pPr>
    </w:p>
    <w:p w14:paraId="52F8C3FF" w14:textId="77777777" w:rsidR="009A5046" w:rsidRPr="00F77C1B" w:rsidRDefault="009A5046" w:rsidP="00AC6AF3">
      <w:pPr>
        <w:pStyle w:val="ListParagraph"/>
        <w:numPr>
          <w:ilvl w:val="0"/>
          <w:numId w:val="40"/>
        </w:numPr>
        <w:rPr>
          <w:sz w:val="20"/>
          <w:szCs w:val="20"/>
        </w:rPr>
      </w:pPr>
      <w:r w:rsidRPr="00F77C1B">
        <w:rPr>
          <w:sz w:val="20"/>
          <w:szCs w:val="20"/>
        </w:rPr>
        <w:t>Step 10 - Application</w:t>
      </w:r>
    </w:p>
    <w:p w14:paraId="2C83F14B" w14:textId="77777777" w:rsidR="009A5046" w:rsidRPr="00F77C1B" w:rsidRDefault="009A5046" w:rsidP="00AC6AF3">
      <w:pPr>
        <w:pStyle w:val="ListParagraph"/>
        <w:numPr>
          <w:ilvl w:val="0"/>
          <w:numId w:val="45"/>
        </w:numPr>
        <w:rPr>
          <w:sz w:val="20"/>
          <w:szCs w:val="20"/>
        </w:rPr>
      </w:pPr>
      <w:r w:rsidRPr="00F77C1B">
        <w:rPr>
          <w:sz w:val="20"/>
          <w:szCs w:val="20"/>
        </w:rPr>
        <w:t>All Applications under “/Operational Environment/Application/Application/CMS” should have “Yes” in “Import” column.</w:t>
      </w:r>
    </w:p>
    <w:p w14:paraId="5CCC940D" w14:textId="77777777" w:rsidR="009A5046" w:rsidRPr="00F77C1B" w:rsidRDefault="009A5046" w:rsidP="00AC6AF3">
      <w:pPr>
        <w:pStyle w:val="ListParagraph"/>
        <w:numPr>
          <w:ilvl w:val="0"/>
          <w:numId w:val="45"/>
        </w:numPr>
        <w:rPr>
          <w:sz w:val="20"/>
          <w:szCs w:val="20"/>
        </w:rPr>
      </w:pPr>
      <w:r w:rsidRPr="00F77C1B">
        <w:rPr>
          <w:sz w:val="20"/>
          <w:szCs w:val="20"/>
        </w:rPr>
        <w:t>All Application under “/Operational Environment/Application/Application/_SystemApps” should have “No” in “Import” column.</w:t>
      </w:r>
    </w:p>
    <w:p w14:paraId="2F588D57" w14:textId="77777777" w:rsidR="009A5046" w:rsidRDefault="009A5046" w:rsidP="00F77C1B">
      <w:pPr>
        <w:pStyle w:val="ListParagraph"/>
        <w:numPr>
          <w:ilvl w:val="0"/>
          <w:numId w:val="0"/>
        </w:numPr>
        <w:ind w:left="720"/>
      </w:pPr>
      <w:r>
        <w:rPr>
          <w:noProof/>
        </w:rPr>
        <w:lastRenderedPageBreak/>
        <w:drawing>
          <wp:inline distT="0" distB="0" distL="0" distR="0" wp14:anchorId="5BBF1796" wp14:editId="4CF8C7FB">
            <wp:extent cx="5478145" cy="4690745"/>
            <wp:effectExtent l="0" t="0" r="8255" b="8255"/>
            <wp:docPr id="22" name="Picture 22" descr="Macintosh HD:private:var:folders:4d:6hn1x10x7lq99qfy_28cgmd80000gn:T:com.skitch.skitch:DMD74967E77-F636-437E-B1D2-EE09F602AEFC:Cursor_and_Windows_7_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private:var:folders:4d:6hn1x10x7lq99qfy_28cgmd80000gn:T:com.skitch.skitch:DMD74967E77-F636-437E-B1D2-EE09F602AEFC:Cursor_and_Windows_7_x6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145" cy="4690745"/>
                    </a:xfrm>
                    <a:prstGeom prst="rect">
                      <a:avLst/>
                    </a:prstGeom>
                    <a:noFill/>
                    <a:ln>
                      <a:noFill/>
                    </a:ln>
                  </pic:spPr>
                </pic:pic>
              </a:graphicData>
            </a:graphic>
          </wp:inline>
        </w:drawing>
      </w:r>
    </w:p>
    <w:p w14:paraId="73331B8B" w14:textId="77777777" w:rsidR="009A5046" w:rsidRDefault="009A5046" w:rsidP="009A5046">
      <w:r>
        <w:br w:type="page"/>
      </w:r>
    </w:p>
    <w:p w14:paraId="0AB494A4" w14:textId="77777777" w:rsidR="009A5046" w:rsidRDefault="009A5046" w:rsidP="00F77C1B">
      <w:pPr>
        <w:pStyle w:val="ListParagraph"/>
        <w:numPr>
          <w:ilvl w:val="0"/>
          <w:numId w:val="0"/>
        </w:numPr>
        <w:ind w:left="720"/>
      </w:pPr>
    </w:p>
    <w:p w14:paraId="4CB715D8" w14:textId="1F091FE0" w:rsidR="009A5046" w:rsidRDefault="009A5046" w:rsidP="00AC6AF3">
      <w:pPr>
        <w:pStyle w:val="ListParagraph"/>
        <w:numPr>
          <w:ilvl w:val="0"/>
          <w:numId w:val="40"/>
        </w:numPr>
        <w:rPr>
          <w:sz w:val="20"/>
          <w:szCs w:val="20"/>
        </w:rPr>
      </w:pPr>
      <w:r w:rsidRPr="00F77C1B">
        <w:rPr>
          <w:sz w:val="20"/>
          <w:szCs w:val="20"/>
        </w:rPr>
        <w:t xml:space="preserve">Step 11 </w:t>
      </w:r>
      <w:r w:rsidR="00360CE2">
        <w:rPr>
          <w:sz w:val="20"/>
          <w:szCs w:val="20"/>
        </w:rPr>
        <w:t>–</w:t>
      </w:r>
      <w:r w:rsidRPr="00F77C1B">
        <w:rPr>
          <w:sz w:val="20"/>
          <w:szCs w:val="20"/>
        </w:rPr>
        <w:t xml:space="preserve"> </w:t>
      </w:r>
      <w:r w:rsidR="00360CE2">
        <w:rPr>
          <w:sz w:val="20"/>
          <w:szCs w:val="20"/>
        </w:rPr>
        <w:t>Set the</w:t>
      </w:r>
      <w:r w:rsidRPr="00F77C1B">
        <w:rPr>
          <w:sz w:val="20"/>
          <w:szCs w:val="20"/>
        </w:rPr>
        <w:t xml:space="preserve"> value in “Import” column to “</w:t>
      </w:r>
      <w:r w:rsidR="00360CE2">
        <w:rPr>
          <w:sz w:val="20"/>
          <w:szCs w:val="20"/>
        </w:rPr>
        <w:t>Yes</w:t>
      </w:r>
      <w:r w:rsidRPr="00F77C1B">
        <w:rPr>
          <w:sz w:val="20"/>
          <w:szCs w:val="20"/>
        </w:rPr>
        <w:t>” under “/Operational Environment/Component Library/Custom Attribute Template/Base Template”.</w:t>
      </w:r>
    </w:p>
    <w:p w14:paraId="31262C0B" w14:textId="77777777" w:rsidR="00360CE2" w:rsidRPr="00F77C1B" w:rsidRDefault="00360CE2" w:rsidP="00360CE2">
      <w:pPr>
        <w:pStyle w:val="ListParagraph"/>
        <w:numPr>
          <w:ilvl w:val="0"/>
          <w:numId w:val="0"/>
        </w:numPr>
        <w:ind w:left="720"/>
        <w:rPr>
          <w:sz w:val="20"/>
          <w:szCs w:val="20"/>
        </w:rPr>
      </w:pPr>
    </w:p>
    <w:p w14:paraId="26CDD723" w14:textId="2DD6AA24" w:rsidR="009A5046" w:rsidRDefault="00360CE2" w:rsidP="00F77C1B">
      <w:pPr>
        <w:pStyle w:val="ListParagraph"/>
        <w:numPr>
          <w:ilvl w:val="0"/>
          <w:numId w:val="0"/>
        </w:numPr>
        <w:ind w:left="720"/>
      </w:pPr>
      <w:r>
        <w:rPr>
          <w:noProof/>
        </w:rPr>
        <w:drawing>
          <wp:inline distT="0" distB="0" distL="0" distR="0" wp14:anchorId="5BEDDD51" wp14:editId="70CADA50">
            <wp:extent cx="4368800" cy="3739397"/>
            <wp:effectExtent l="0" t="0" r="0" b="0"/>
            <wp:docPr id="30" name="Picture 30" descr="Macintosh HD:private:var:folders:9d:ryd91ph94rzdgtcp85bwg1w00000gp:T:com.skitch.skitch:DMD7D45E56A-4DF2-45ED-84B4-A104C7E544B5:Pasted_Image_3_22_17__9_09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private:var:folders:9d:ryd91ph94rzdgtcp85bwg1w00000gp:T:com.skitch.skitch:DMD7D45E56A-4DF2-45ED-84B4-A104C7E544B5:Pasted_Image_3_22_17__9_09_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8800" cy="3739397"/>
                    </a:xfrm>
                    <a:prstGeom prst="rect">
                      <a:avLst/>
                    </a:prstGeom>
                    <a:noFill/>
                    <a:ln>
                      <a:noFill/>
                    </a:ln>
                  </pic:spPr>
                </pic:pic>
              </a:graphicData>
            </a:graphic>
          </wp:inline>
        </w:drawing>
      </w:r>
    </w:p>
    <w:p w14:paraId="4752C717" w14:textId="77777777" w:rsidR="00360CE2" w:rsidRDefault="00360CE2" w:rsidP="00F77C1B">
      <w:pPr>
        <w:pStyle w:val="ListParagraph"/>
        <w:numPr>
          <w:ilvl w:val="0"/>
          <w:numId w:val="0"/>
        </w:numPr>
        <w:ind w:left="720"/>
      </w:pPr>
    </w:p>
    <w:p w14:paraId="41C3211F" w14:textId="77777777" w:rsidR="009A5046" w:rsidRDefault="009A5046" w:rsidP="00F77C1B">
      <w:pPr>
        <w:pStyle w:val="ListParagraph"/>
        <w:numPr>
          <w:ilvl w:val="0"/>
          <w:numId w:val="0"/>
        </w:numPr>
        <w:ind w:left="720"/>
      </w:pPr>
    </w:p>
    <w:p w14:paraId="75DA8012" w14:textId="77777777" w:rsidR="009A5046" w:rsidRPr="00F77C1B" w:rsidRDefault="009A5046" w:rsidP="00AC6AF3">
      <w:pPr>
        <w:pStyle w:val="ListParagraph"/>
        <w:numPr>
          <w:ilvl w:val="0"/>
          <w:numId w:val="40"/>
        </w:numPr>
        <w:rPr>
          <w:sz w:val="20"/>
          <w:szCs w:val="20"/>
        </w:rPr>
      </w:pPr>
      <w:r>
        <w:t xml:space="preserve"> </w:t>
      </w:r>
      <w:r w:rsidRPr="00F77C1B">
        <w:rPr>
          <w:sz w:val="20"/>
          <w:szCs w:val="20"/>
        </w:rPr>
        <w:t>Step 12 - BizCove</w:t>
      </w:r>
    </w:p>
    <w:p w14:paraId="5A701C43" w14:textId="08ACB906" w:rsidR="009A5046" w:rsidRPr="00F77C1B" w:rsidRDefault="009A5046" w:rsidP="00AC6AF3">
      <w:pPr>
        <w:pStyle w:val="ListParagraph"/>
        <w:numPr>
          <w:ilvl w:val="0"/>
          <w:numId w:val="41"/>
        </w:numPr>
        <w:rPr>
          <w:sz w:val="20"/>
          <w:szCs w:val="20"/>
        </w:rPr>
      </w:pPr>
      <w:r w:rsidRPr="00F77C1B">
        <w:rPr>
          <w:sz w:val="20"/>
          <w:szCs w:val="20"/>
        </w:rPr>
        <w:t xml:space="preserve">All BizCoves except “External Report” under “/Operational Environment/BizCove” should </w:t>
      </w:r>
      <w:r w:rsidR="00360CE2">
        <w:rPr>
          <w:sz w:val="20"/>
          <w:szCs w:val="20"/>
        </w:rPr>
        <w:t>be set to</w:t>
      </w:r>
      <w:r w:rsidRPr="00F77C1B">
        <w:rPr>
          <w:sz w:val="20"/>
          <w:szCs w:val="20"/>
        </w:rPr>
        <w:t xml:space="preserve"> “Yes” in Import column.</w:t>
      </w:r>
    </w:p>
    <w:p w14:paraId="19F91B92" w14:textId="3DADEDB4" w:rsidR="009A5046" w:rsidRPr="00F77C1B" w:rsidRDefault="009A5046" w:rsidP="00AC6AF3">
      <w:pPr>
        <w:pStyle w:val="ListParagraph"/>
        <w:numPr>
          <w:ilvl w:val="0"/>
          <w:numId w:val="41"/>
        </w:numPr>
        <w:rPr>
          <w:sz w:val="20"/>
          <w:szCs w:val="20"/>
        </w:rPr>
      </w:pPr>
      <w:r w:rsidRPr="00F77C1B">
        <w:rPr>
          <w:sz w:val="20"/>
          <w:szCs w:val="20"/>
        </w:rPr>
        <w:t>A BizCove under “/Operational Environment/BizCove/External</w:t>
      </w:r>
      <w:r w:rsidR="00360CE2">
        <w:rPr>
          <w:sz w:val="20"/>
          <w:szCs w:val="20"/>
        </w:rPr>
        <w:t xml:space="preserve"> Report” should be set to “Yes</w:t>
      </w:r>
      <w:r w:rsidRPr="00F77C1B">
        <w:rPr>
          <w:sz w:val="20"/>
          <w:szCs w:val="20"/>
        </w:rPr>
        <w:t>” in Import column.</w:t>
      </w:r>
    </w:p>
    <w:p w14:paraId="04A372BB" w14:textId="2B323E05" w:rsidR="009A5046" w:rsidRDefault="00360CE2" w:rsidP="009A5046">
      <w:pPr>
        <w:ind w:left="720"/>
      </w:pPr>
      <w:r>
        <w:rPr>
          <w:noProof/>
        </w:rPr>
        <w:lastRenderedPageBreak/>
        <w:drawing>
          <wp:inline distT="0" distB="0" distL="0" distR="0" wp14:anchorId="4C03590A" wp14:editId="0739AD6A">
            <wp:extent cx="4051300" cy="3450472"/>
            <wp:effectExtent l="0" t="0" r="0" b="4445"/>
            <wp:docPr id="10" name="Picture 10" descr="Macintosh HD:private:var:folders:9d:ryd91ph94rzdgtcp85bwg1w00000gp:T:com.skitch.skitch:DMD6326437C-D339-46D7-B708-B79E00DDECB6:Pasted_Image_3_22_17__9_04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folders:9d:ryd91ph94rzdgtcp85bwg1w00000gp:T:com.skitch.skitch:DMD6326437C-D339-46D7-B708-B79E00DDECB6:Pasted_Image_3_22_17__9_04_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2133" cy="3451181"/>
                    </a:xfrm>
                    <a:prstGeom prst="rect">
                      <a:avLst/>
                    </a:prstGeom>
                    <a:noFill/>
                    <a:ln>
                      <a:noFill/>
                    </a:ln>
                  </pic:spPr>
                </pic:pic>
              </a:graphicData>
            </a:graphic>
          </wp:inline>
        </w:drawing>
      </w:r>
    </w:p>
    <w:p w14:paraId="4182176A" w14:textId="77777777" w:rsidR="00360CE2" w:rsidRDefault="00360CE2" w:rsidP="009A5046">
      <w:pPr>
        <w:ind w:left="720"/>
      </w:pPr>
    </w:p>
    <w:p w14:paraId="36C90FEE" w14:textId="77777777" w:rsidR="00360CE2" w:rsidRDefault="00360CE2" w:rsidP="009A5046">
      <w:pPr>
        <w:ind w:left="720"/>
      </w:pPr>
    </w:p>
    <w:p w14:paraId="0D751660" w14:textId="2283D8DC" w:rsidR="009A5046" w:rsidRPr="00F77C1B" w:rsidRDefault="009A5046" w:rsidP="00AC6AF3">
      <w:pPr>
        <w:pStyle w:val="ListParagraph"/>
        <w:numPr>
          <w:ilvl w:val="0"/>
          <w:numId w:val="40"/>
        </w:numPr>
        <w:rPr>
          <w:sz w:val="20"/>
          <w:szCs w:val="20"/>
        </w:rPr>
      </w:pPr>
      <w:r w:rsidRPr="00F77C1B">
        <w:rPr>
          <w:sz w:val="20"/>
          <w:szCs w:val="20"/>
        </w:rPr>
        <w:t>Step 13 - All BizCove View under “/Operational Environment/BizCove View” should have “Yes” in Import column.</w:t>
      </w:r>
    </w:p>
    <w:p w14:paraId="5FE81B51" w14:textId="4C964231" w:rsidR="009A5046" w:rsidRDefault="00360CE2" w:rsidP="00F77C1B">
      <w:pPr>
        <w:pStyle w:val="ListParagraph"/>
        <w:numPr>
          <w:ilvl w:val="0"/>
          <w:numId w:val="0"/>
        </w:numPr>
        <w:ind w:left="720"/>
      </w:pPr>
      <w:r>
        <w:rPr>
          <w:noProof/>
        </w:rPr>
        <w:drawing>
          <wp:inline distT="0" distB="0" distL="0" distR="0" wp14:anchorId="0E040BCF" wp14:editId="4BB1378C">
            <wp:extent cx="3987800" cy="3379492"/>
            <wp:effectExtent l="0" t="0" r="0" b="0"/>
            <wp:docPr id="29" name="Picture 29" descr="Macintosh HD:private:var:folders:9d:ryd91ph94rzdgtcp85bwg1w00000gp:T:com.skitch.skitch:DMD23EF0571-7F58-4701-8AC0-1211CA7959E7:Pasted_Image_3_22_17__9_06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private:var:folders:9d:ryd91ph94rzdgtcp85bwg1w00000gp:T:com.skitch.skitch:DMD23EF0571-7F58-4701-8AC0-1211CA7959E7:Pasted_Image_3_22_17__9_06_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8427" cy="3380023"/>
                    </a:xfrm>
                    <a:prstGeom prst="rect">
                      <a:avLst/>
                    </a:prstGeom>
                    <a:noFill/>
                    <a:ln>
                      <a:noFill/>
                    </a:ln>
                  </pic:spPr>
                </pic:pic>
              </a:graphicData>
            </a:graphic>
          </wp:inline>
        </w:drawing>
      </w:r>
    </w:p>
    <w:p w14:paraId="68ACC6C8" w14:textId="77777777" w:rsidR="00360CE2" w:rsidRDefault="00360CE2" w:rsidP="00F77C1B">
      <w:pPr>
        <w:pStyle w:val="ListParagraph"/>
        <w:numPr>
          <w:ilvl w:val="0"/>
          <w:numId w:val="0"/>
        </w:numPr>
        <w:ind w:left="720"/>
      </w:pPr>
    </w:p>
    <w:p w14:paraId="666CE656" w14:textId="77777777" w:rsidR="009A5046" w:rsidRDefault="009A5046" w:rsidP="00F77C1B">
      <w:pPr>
        <w:pStyle w:val="ListParagraph"/>
        <w:numPr>
          <w:ilvl w:val="0"/>
          <w:numId w:val="0"/>
        </w:numPr>
        <w:ind w:left="720"/>
      </w:pPr>
    </w:p>
    <w:p w14:paraId="7ACD715E" w14:textId="372331DC" w:rsidR="009A5046" w:rsidRPr="00F77C1B" w:rsidRDefault="009A5046" w:rsidP="00AC6AF3">
      <w:pPr>
        <w:pStyle w:val="ListParagraph"/>
        <w:numPr>
          <w:ilvl w:val="0"/>
          <w:numId w:val="40"/>
        </w:numPr>
        <w:rPr>
          <w:sz w:val="20"/>
          <w:szCs w:val="20"/>
        </w:rPr>
      </w:pPr>
      <w:r w:rsidRPr="00F77C1B">
        <w:rPr>
          <w:sz w:val="20"/>
          <w:szCs w:val="20"/>
        </w:rPr>
        <w:lastRenderedPageBreak/>
        <w:t>Step 14 - All Menu under “/Operational Environment/Menu” should have “Yes” in Import column.</w:t>
      </w:r>
    </w:p>
    <w:p w14:paraId="357D176A" w14:textId="107FA99B" w:rsidR="0068112E" w:rsidRDefault="009A5046" w:rsidP="0068112E">
      <w:pPr>
        <w:pStyle w:val="ListParagraph"/>
        <w:numPr>
          <w:ilvl w:val="0"/>
          <w:numId w:val="0"/>
        </w:numPr>
        <w:ind w:left="720"/>
      </w:pPr>
      <w:r>
        <w:rPr>
          <w:noProof/>
        </w:rPr>
        <w:drawing>
          <wp:inline distT="0" distB="0" distL="0" distR="0" wp14:anchorId="3458B4D2" wp14:editId="4A1D9A2E">
            <wp:extent cx="3751338" cy="3200400"/>
            <wp:effectExtent l="0" t="0" r="8255" b="0"/>
            <wp:docPr id="26" name="Picture 26" descr="Macintosh HD:private:var:folders:4d:6hn1x10x7lq99qfy_28cgmd80000gn:T:com.skitch.skitch:DMD28A8F7FA-C8A4-4773-B457-ADBAA3880B80:Cursor_and_Windows_7_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private:var:folders:4d:6hn1x10x7lq99qfy_28cgmd80000gn:T:com.skitch.skitch:DMD28A8F7FA-C8A4-4773-B457-ADBAA3880B80:Cursor_and_Windows_7_x6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1338" cy="3200400"/>
                    </a:xfrm>
                    <a:prstGeom prst="rect">
                      <a:avLst/>
                    </a:prstGeom>
                    <a:noFill/>
                    <a:ln>
                      <a:noFill/>
                    </a:ln>
                  </pic:spPr>
                </pic:pic>
              </a:graphicData>
            </a:graphic>
          </wp:inline>
        </w:drawing>
      </w:r>
    </w:p>
    <w:p w14:paraId="3AF84D03" w14:textId="77777777" w:rsidR="0068112E" w:rsidRDefault="0068112E" w:rsidP="00F77C1B">
      <w:pPr>
        <w:pStyle w:val="ListParagraph"/>
        <w:numPr>
          <w:ilvl w:val="0"/>
          <w:numId w:val="0"/>
        </w:numPr>
        <w:ind w:left="720"/>
      </w:pPr>
    </w:p>
    <w:p w14:paraId="09985D4B" w14:textId="0C9A6AB1" w:rsidR="009A5046" w:rsidRDefault="009A5046" w:rsidP="009A5046"/>
    <w:p w14:paraId="353FC0D7" w14:textId="5C3C98C4" w:rsidR="009A5046" w:rsidRPr="00F77C1B" w:rsidRDefault="009A5046" w:rsidP="00AC6AF3">
      <w:pPr>
        <w:pStyle w:val="ListParagraph"/>
        <w:numPr>
          <w:ilvl w:val="0"/>
          <w:numId w:val="40"/>
        </w:numPr>
        <w:rPr>
          <w:sz w:val="20"/>
          <w:szCs w:val="20"/>
        </w:rPr>
      </w:pPr>
      <w:r w:rsidRPr="00F77C1B">
        <w:rPr>
          <w:sz w:val="20"/>
          <w:szCs w:val="20"/>
        </w:rPr>
        <w:t>Step 15 - Base Calendar under “/Operational Environment/Base Calendar” should have “Yes” in Import column and then click “Finish” button.</w:t>
      </w:r>
    </w:p>
    <w:p w14:paraId="69D5D397" w14:textId="77777777" w:rsidR="009A5046" w:rsidRDefault="009A5046" w:rsidP="00F77C1B">
      <w:pPr>
        <w:pStyle w:val="ListParagraph"/>
        <w:numPr>
          <w:ilvl w:val="0"/>
          <w:numId w:val="0"/>
        </w:numPr>
        <w:ind w:left="720"/>
      </w:pPr>
      <w:r>
        <w:rPr>
          <w:noProof/>
        </w:rPr>
        <w:drawing>
          <wp:inline distT="0" distB="0" distL="0" distR="0" wp14:anchorId="6CB0B1E5" wp14:editId="51A5A091">
            <wp:extent cx="3724518" cy="3200400"/>
            <wp:effectExtent l="0" t="0" r="9525" b="0"/>
            <wp:docPr id="27" name="Picture 27" descr="Macintosh HD:private:var:folders:4d:6hn1x10x7lq99qfy_28cgmd80000gn:T:com.skitch.skitch:DMD74B446D1-CC82-4180-BAFB-7002E68E6CC4:Cursor_and_Windows_7_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private:var:folders:4d:6hn1x10x7lq99qfy_28cgmd80000gn:T:com.skitch.skitch:DMD74B446D1-CC82-4180-BAFB-7002E68E6CC4:Cursor_and_Windows_7_x6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4518" cy="3200400"/>
                    </a:xfrm>
                    <a:prstGeom prst="rect">
                      <a:avLst/>
                    </a:prstGeom>
                    <a:noFill/>
                    <a:ln>
                      <a:noFill/>
                    </a:ln>
                  </pic:spPr>
                </pic:pic>
              </a:graphicData>
            </a:graphic>
          </wp:inline>
        </w:drawing>
      </w:r>
    </w:p>
    <w:p w14:paraId="4B233FBE" w14:textId="77777777" w:rsidR="009A5046" w:rsidRDefault="009A5046" w:rsidP="00F77C1B">
      <w:pPr>
        <w:pStyle w:val="ListParagraph"/>
        <w:numPr>
          <w:ilvl w:val="0"/>
          <w:numId w:val="0"/>
        </w:numPr>
        <w:ind w:left="720"/>
      </w:pPr>
    </w:p>
    <w:p w14:paraId="2251277A" w14:textId="1BBD7ADC" w:rsidR="009A5046" w:rsidRPr="00F77C1B" w:rsidRDefault="009A5046" w:rsidP="00AC6AF3">
      <w:pPr>
        <w:pStyle w:val="ListParagraph"/>
        <w:numPr>
          <w:ilvl w:val="0"/>
          <w:numId w:val="40"/>
        </w:numPr>
        <w:rPr>
          <w:sz w:val="20"/>
          <w:szCs w:val="20"/>
        </w:rPr>
      </w:pPr>
      <w:r w:rsidRPr="00F77C1B">
        <w:rPr>
          <w:sz w:val="20"/>
          <w:szCs w:val="20"/>
        </w:rPr>
        <w:t>Step 16 - Click “OK” button and check log files.</w:t>
      </w:r>
    </w:p>
    <w:p w14:paraId="1E6449CA" w14:textId="77777777" w:rsidR="009A5046" w:rsidRDefault="009A5046" w:rsidP="00F77C1B">
      <w:pPr>
        <w:pStyle w:val="ListParagraph"/>
        <w:numPr>
          <w:ilvl w:val="0"/>
          <w:numId w:val="0"/>
        </w:numPr>
        <w:ind w:left="720"/>
      </w:pPr>
      <w:r>
        <w:rPr>
          <w:noProof/>
        </w:rPr>
        <w:lastRenderedPageBreak/>
        <w:drawing>
          <wp:inline distT="0" distB="0" distL="0" distR="0" wp14:anchorId="5A0DB69D" wp14:editId="5B237A01">
            <wp:extent cx="3756991" cy="3200400"/>
            <wp:effectExtent l="0" t="0" r="2540" b="0"/>
            <wp:docPr id="28" name="Picture 28" descr="Macintosh HD:private:var:folders:4d:6hn1x10x7lq99qfy_28cgmd80000gn:T:com.skitch.skitch:DMD665ED1F6-A567-460E-801B-E8B71609BC5D:Cursor_and_Windows_7_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private:var:folders:4d:6hn1x10x7lq99qfy_28cgmd80000gn:T:com.skitch.skitch:DMD665ED1F6-A567-460E-801B-E8B71609BC5D:Cursor_and_Windows_7_x6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56991" cy="3200400"/>
                    </a:xfrm>
                    <a:prstGeom prst="rect">
                      <a:avLst/>
                    </a:prstGeom>
                    <a:noFill/>
                    <a:ln>
                      <a:noFill/>
                    </a:ln>
                  </pic:spPr>
                </pic:pic>
              </a:graphicData>
            </a:graphic>
          </wp:inline>
        </w:drawing>
      </w:r>
    </w:p>
    <w:p w14:paraId="4F1F13BA" w14:textId="77777777" w:rsidR="00F77C1B" w:rsidRDefault="00F77C1B" w:rsidP="00F77C1B">
      <w:pPr>
        <w:pStyle w:val="ListParagraph"/>
        <w:numPr>
          <w:ilvl w:val="0"/>
          <w:numId w:val="0"/>
        </w:numPr>
        <w:ind w:left="720"/>
      </w:pPr>
    </w:p>
    <w:p w14:paraId="3ACBAC47" w14:textId="3D340B40" w:rsidR="009A5046" w:rsidRPr="00F77C1B" w:rsidRDefault="009A5046" w:rsidP="00AC6AF3">
      <w:pPr>
        <w:pStyle w:val="ListParagraph"/>
        <w:numPr>
          <w:ilvl w:val="0"/>
          <w:numId w:val="40"/>
        </w:numPr>
        <w:rPr>
          <w:sz w:val="20"/>
          <w:szCs w:val="20"/>
        </w:rPr>
      </w:pPr>
      <w:r w:rsidRPr="00F77C1B">
        <w:rPr>
          <w:sz w:val="20"/>
          <w:szCs w:val="20"/>
        </w:rPr>
        <w:t xml:space="preserve">Repeat Step 1 through Step 16 per each environments. </w:t>
      </w:r>
    </w:p>
    <w:p w14:paraId="7079DE03" w14:textId="77777777" w:rsidR="009A5046" w:rsidRDefault="009A5046" w:rsidP="00C03530">
      <w:pPr>
        <w:rPr>
          <w:rFonts w:cs="Arial"/>
          <w:sz w:val="22"/>
        </w:rPr>
      </w:pPr>
    </w:p>
    <w:p w14:paraId="730E5816" w14:textId="77777777" w:rsidR="009A5046" w:rsidRDefault="009A5046" w:rsidP="00C03530">
      <w:pPr>
        <w:rPr>
          <w:rFonts w:cs="Arial"/>
          <w:sz w:val="22"/>
        </w:rPr>
      </w:pPr>
    </w:p>
    <w:p w14:paraId="4E9BC9B0" w14:textId="3B4537B8" w:rsidR="006F6F15" w:rsidRPr="00F77C1B" w:rsidRDefault="006F6F15" w:rsidP="006F6F15">
      <w:pPr>
        <w:pStyle w:val="Heading2"/>
      </w:pPr>
      <w:bookmarkStart w:id="143" w:name="_Toc387058532"/>
      <w:r>
        <w:t>Report</w:t>
      </w:r>
      <w:r w:rsidRPr="00F77C1B">
        <w:t xml:space="preserve"> </w:t>
      </w:r>
      <w:r>
        <w:t>D</w:t>
      </w:r>
      <w:r w:rsidRPr="00F77C1B">
        <w:t>eployment</w:t>
      </w:r>
      <w:bookmarkEnd w:id="143"/>
    </w:p>
    <w:p w14:paraId="416D43D3" w14:textId="40A0938A" w:rsidR="00911728" w:rsidRDefault="006F6F15" w:rsidP="006F6F15">
      <w:pPr>
        <w:rPr>
          <w:rFonts w:cs="Arial"/>
          <w:sz w:val="22"/>
        </w:rPr>
      </w:pPr>
      <w:r>
        <w:rPr>
          <w:rFonts w:cs="Arial"/>
          <w:sz w:val="22"/>
        </w:rPr>
        <w:t>It is assumed that BizFlow Advanced Reporting</w:t>
      </w:r>
      <w:r w:rsidR="00911728">
        <w:rPr>
          <w:rFonts w:cs="Arial"/>
          <w:sz w:val="22"/>
        </w:rPr>
        <w:t xml:space="preserve"> (BAR)</w:t>
      </w:r>
      <w:r>
        <w:rPr>
          <w:rFonts w:cs="Arial"/>
          <w:sz w:val="22"/>
        </w:rPr>
        <w:t xml:space="preserve"> is installed</w:t>
      </w:r>
      <w:r w:rsidR="001F29BD">
        <w:rPr>
          <w:rFonts w:cs="Arial"/>
          <w:sz w:val="22"/>
        </w:rPr>
        <w:t xml:space="preserve"> on the </w:t>
      </w:r>
      <w:r w:rsidR="00911728">
        <w:rPr>
          <w:rFonts w:cs="Arial"/>
          <w:sz w:val="22"/>
        </w:rPr>
        <w:t>server</w:t>
      </w:r>
      <w:r>
        <w:rPr>
          <w:rFonts w:cs="Arial"/>
          <w:sz w:val="22"/>
        </w:rPr>
        <w:t>.</w:t>
      </w:r>
      <w:r w:rsidR="00911728">
        <w:rPr>
          <w:rFonts w:cs="Arial"/>
          <w:sz w:val="22"/>
        </w:rPr>
        <w:t xml:space="preserve">  In order to deploy report files to the reporting server, we need to install BAR </w:t>
      </w:r>
      <w:r w:rsidR="00A83657">
        <w:rPr>
          <w:rFonts w:cs="Arial"/>
          <w:sz w:val="22"/>
        </w:rPr>
        <w:t>Deployment Tool</w:t>
      </w:r>
      <w:r w:rsidR="00911728">
        <w:rPr>
          <w:rFonts w:cs="Arial"/>
          <w:sz w:val="22"/>
        </w:rPr>
        <w:t>.</w:t>
      </w:r>
      <w:r w:rsidR="0015502B">
        <w:rPr>
          <w:rFonts w:cs="Arial"/>
          <w:sz w:val="22"/>
        </w:rPr>
        <w:t xml:space="preserve">  Normally, BAR </w:t>
      </w:r>
      <w:r w:rsidR="00A83657">
        <w:rPr>
          <w:rFonts w:cs="Arial"/>
          <w:sz w:val="22"/>
        </w:rPr>
        <w:t>Deployment Tool is</w:t>
      </w:r>
      <w:r w:rsidR="0015502B">
        <w:rPr>
          <w:rFonts w:cs="Arial"/>
          <w:sz w:val="22"/>
        </w:rPr>
        <w:t xml:space="preserve"> installed as part of the BAR server component on the server machine, especially Windows based server environments.  However, the BAR for Linux</w:t>
      </w:r>
      <w:r w:rsidR="00A83657">
        <w:rPr>
          <w:rFonts w:cs="Arial"/>
          <w:sz w:val="22"/>
        </w:rPr>
        <w:t xml:space="preserve"> has known issues at the moment.  As a workaround, BAR Deployment Tool needs to be installed on a Windows machine that has network connection to the BAR server machine, and the user will execute the deployment tool in the Windows machine’s command line.</w:t>
      </w:r>
      <w:r w:rsidR="0015502B">
        <w:rPr>
          <w:rFonts w:cs="Arial"/>
          <w:sz w:val="22"/>
        </w:rPr>
        <w:t xml:space="preserve"> </w:t>
      </w:r>
      <w:r w:rsidR="00911728">
        <w:rPr>
          <w:rFonts w:cs="Arial"/>
          <w:sz w:val="22"/>
        </w:rPr>
        <w:t xml:space="preserve">  </w:t>
      </w:r>
    </w:p>
    <w:p w14:paraId="00C9651C" w14:textId="77777777" w:rsidR="006F6F15" w:rsidRPr="00F77C1B" w:rsidRDefault="006F6F15" w:rsidP="006F6F15">
      <w:pPr>
        <w:rPr>
          <w:rFonts w:cs="Arial"/>
          <w:sz w:val="22"/>
        </w:rPr>
      </w:pPr>
    </w:p>
    <w:p w14:paraId="0C4563C9" w14:textId="1A213EC9" w:rsidR="00CC12CE" w:rsidRDefault="000D355B" w:rsidP="006F6F15">
      <w:pPr>
        <w:pStyle w:val="ListParagraph"/>
        <w:numPr>
          <w:ilvl w:val="0"/>
          <w:numId w:val="46"/>
        </w:numPr>
        <w:rPr>
          <w:rFonts w:cs="Arial"/>
          <w:sz w:val="22"/>
        </w:rPr>
      </w:pPr>
      <w:r>
        <w:rPr>
          <w:rFonts w:cs="Arial"/>
          <w:sz w:val="22"/>
        </w:rPr>
        <w:t xml:space="preserve">On the </w:t>
      </w:r>
      <w:r w:rsidR="00C93F39">
        <w:rPr>
          <w:rFonts w:cs="Arial"/>
          <w:sz w:val="22"/>
        </w:rPr>
        <w:t xml:space="preserve">designated </w:t>
      </w:r>
      <w:r>
        <w:rPr>
          <w:rFonts w:cs="Arial"/>
          <w:sz w:val="22"/>
        </w:rPr>
        <w:t>Windows machine, copy the BAR installation file (</w:t>
      </w:r>
      <w:r w:rsidRPr="000D355B">
        <w:rPr>
          <w:rFonts w:cs="Arial"/>
          <w:sz w:val="22"/>
        </w:rPr>
        <w:t>BizFlow_Advanced_Reporting_12.4.zip</w:t>
      </w:r>
      <w:r>
        <w:rPr>
          <w:rFonts w:cs="Arial"/>
          <w:sz w:val="22"/>
        </w:rPr>
        <w:t>) and extract it</w:t>
      </w:r>
      <w:r w:rsidR="00CC12CE">
        <w:rPr>
          <w:rFonts w:cs="Arial"/>
          <w:sz w:val="22"/>
        </w:rPr>
        <w:t xml:space="preserve"> in a temporary directory.</w:t>
      </w:r>
      <w:r w:rsidR="001F7023">
        <w:rPr>
          <w:rFonts w:cs="Arial"/>
          <w:sz w:val="22"/>
        </w:rPr>
        <w:t xml:space="preserve"> </w:t>
      </w:r>
    </w:p>
    <w:p w14:paraId="31D8C40C" w14:textId="77777777" w:rsidR="001972E9" w:rsidRDefault="001972E9" w:rsidP="00BA667B">
      <w:pPr>
        <w:pStyle w:val="ListParagraph"/>
        <w:numPr>
          <w:ilvl w:val="0"/>
          <w:numId w:val="0"/>
        </w:numPr>
        <w:ind w:left="720"/>
        <w:rPr>
          <w:rFonts w:cs="Arial"/>
          <w:sz w:val="22"/>
        </w:rPr>
      </w:pPr>
    </w:p>
    <w:p w14:paraId="4938A4F5" w14:textId="016CC52C" w:rsidR="006F6F15" w:rsidRDefault="00CC12CE" w:rsidP="006F6F15">
      <w:pPr>
        <w:pStyle w:val="ListParagraph"/>
        <w:numPr>
          <w:ilvl w:val="0"/>
          <w:numId w:val="46"/>
        </w:numPr>
        <w:rPr>
          <w:rFonts w:cs="Arial"/>
          <w:sz w:val="22"/>
        </w:rPr>
      </w:pPr>
      <w:r>
        <w:rPr>
          <w:rFonts w:cs="Arial"/>
          <w:sz w:val="22"/>
        </w:rPr>
        <w:t xml:space="preserve">From the extracted directory, copy </w:t>
      </w:r>
      <w:r w:rsidRPr="00BA667B">
        <w:rPr>
          <w:rFonts w:ascii="Courier New" w:hAnsi="Courier New" w:cs="Courier New"/>
          <w:b/>
          <w:sz w:val="22"/>
        </w:rPr>
        <w:t>BizFlowReporting</w:t>
      </w:r>
      <w:r w:rsidR="001F7023">
        <w:rPr>
          <w:rFonts w:cs="Arial"/>
          <w:sz w:val="22"/>
        </w:rPr>
        <w:t xml:space="preserve"> directory</w:t>
      </w:r>
      <w:r>
        <w:rPr>
          <w:rFonts w:cs="Arial"/>
          <w:sz w:val="22"/>
        </w:rPr>
        <w:t xml:space="preserve"> and its contents to a designated directory</w:t>
      </w:r>
      <w:r w:rsidR="001F7023">
        <w:rPr>
          <w:rFonts w:cs="Arial"/>
          <w:sz w:val="22"/>
        </w:rPr>
        <w:t xml:space="preserve"> which the user has </w:t>
      </w:r>
      <w:r w:rsidR="001972E9">
        <w:rPr>
          <w:rFonts w:cs="Arial"/>
          <w:sz w:val="22"/>
        </w:rPr>
        <w:t>full</w:t>
      </w:r>
      <w:r w:rsidR="001F7023">
        <w:rPr>
          <w:rFonts w:cs="Arial"/>
          <w:sz w:val="22"/>
        </w:rPr>
        <w:t xml:space="preserve"> access to</w:t>
      </w:r>
      <w:r w:rsidR="006F6F15" w:rsidRPr="00F77C1B">
        <w:rPr>
          <w:rFonts w:cs="Arial"/>
          <w:sz w:val="22"/>
        </w:rPr>
        <w:t>.</w:t>
      </w:r>
    </w:p>
    <w:p w14:paraId="1DC76F0E" w14:textId="77777777" w:rsidR="00CC12CE" w:rsidRPr="00CC12CE" w:rsidRDefault="00CC12CE" w:rsidP="00BA667B">
      <w:pPr>
        <w:pStyle w:val="ListParagraph"/>
        <w:numPr>
          <w:ilvl w:val="0"/>
          <w:numId w:val="0"/>
        </w:numPr>
        <w:ind w:left="720"/>
        <w:rPr>
          <w:rFonts w:cs="Arial"/>
          <w:sz w:val="22"/>
        </w:rPr>
      </w:pPr>
    </w:p>
    <w:p w14:paraId="06FC3ED0" w14:textId="79BF578C" w:rsidR="00CC12CE" w:rsidRPr="00CC12CE" w:rsidRDefault="00CC12CE"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1602530F" w14:textId="366E0526" w:rsidR="00CC12CE" w:rsidRPr="00CC12CE" w:rsidRDefault="00CC12CE" w:rsidP="00BA667B">
      <w:pPr>
        <w:pStyle w:val="ListParagraph"/>
        <w:numPr>
          <w:ilvl w:val="0"/>
          <w:numId w:val="0"/>
        </w:numPr>
        <w:ind w:left="1440"/>
        <w:rPr>
          <w:rFonts w:ascii="Courier New" w:hAnsi="Courier New" w:cs="Courier New"/>
          <w:szCs w:val="18"/>
        </w:rPr>
      </w:pPr>
      <w:r>
        <w:rPr>
          <w:rFonts w:ascii="Courier New" w:hAnsi="Courier New" w:cs="Courier New"/>
          <w:szCs w:val="18"/>
        </w:rPr>
        <w:t>C:\Users\john.doe</w:t>
      </w:r>
      <w:r w:rsidRPr="00CC12CE">
        <w:rPr>
          <w:rFonts w:ascii="Courier New" w:hAnsi="Courier New" w:cs="Courier New"/>
          <w:szCs w:val="18"/>
        </w:rPr>
        <w:t>\</w:t>
      </w:r>
      <w:r>
        <w:rPr>
          <w:rFonts w:ascii="Courier New" w:hAnsi="Courier New" w:cs="Courier New"/>
          <w:szCs w:val="18"/>
        </w:rPr>
        <w:t>BAR</w:t>
      </w:r>
      <w:r w:rsidRPr="00CC12CE">
        <w:rPr>
          <w:rFonts w:ascii="Courier New" w:hAnsi="Courier New" w:cs="Courier New"/>
          <w:szCs w:val="18"/>
        </w:rPr>
        <w:t>\</w:t>
      </w:r>
      <w:r>
        <w:rPr>
          <w:rFonts w:ascii="Courier New" w:hAnsi="Courier New" w:cs="Courier New"/>
          <w:szCs w:val="18"/>
        </w:rPr>
        <w:t>BizFlowReporting</w:t>
      </w:r>
      <w:r w:rsidRPr="00CC12CE">
        <w:rPr>
          <w:rFonts w:ascii="Courier New" w:hAnsi="Courier New" w:cs="Courier New"/>
          <w:szCs w:val="18"/>
        </w:rPr>
        <w:t>\</w:t>
      </w:r>
    </w:p>
    <w:p w14:paraId="231EFED4" w14:textId="77777777" w:rsidR="00CC12CE" w:rsidRDefault="00CC12CE" w:rsidP="00BA667B">
      <w:pPr>
        <w:rPr>
          <w:rFonts w:cs="Arial"/>
          <w:sz w:val="22"/>
        </w:rPr>
      </w:pPr>
    </w:p>
    <w:p w14:paraId="0C73CCCD" w14:textId="77777777" w:rsidR="00CC12CE" w:rsidRPr="00BA667B" w:rsidRDefault="00CC12CE" w:rsidP="00BA667B">
      <w:pPr>
        <w:rPr>
          <w:rFonts w:cs="Arial"/>
          <w:sz w:val="22"/>
        </w:rPr>
      </w:pPr>
    </w:p>
    <w:p w14:paraId="1D1D3747" w14:textId="578984F6" w:rsidR="006F6F15" w:rsidRDefault="000E6C9B" w:rsidP="006F6F15">
      <w:pPr>
        <w:pStyle w:val="ListParagraph"/>
        <w:numPr>
          <w:ilvl w:val="0"/>
          <w:numId w:val="46"/>
        </w:numPr>
        <w:rPr>
          <w:rFonts w:cs="Arial"/>
          <w:sz w:val="22"/>
        </w:rPr>
      </w:pPr>
      <w:r>
        <w:rPr>
          <w:rFonts w:cs="Arial"/>
          <w:sz w:val="22"/>
        </w:rPr>
        <w:t xml:space="preserve">Open </w:t>
      </w:r>
      <w:r w:rsidRPr="00BA667B">
        <w:rPr>
          <w:rFonts w:ascii="Courier New" w:hAnsi="Courier New" w:cs="Courier New"/>
          <w:color w:val="000000" w:themeColor="text1"/>
          <w:sz w:val="22"/>
        </w:rPr>
        <w:t>js.jdbc.properties</w:t>
      </w:r>
      <w:r>
        <w:rPr>
          <w:rFonts w:cs="Arial"/>
          <w:sz w:val="22"/>
        </w:rPr>
        <w:t xml:space="preserve"> file in a text editor, and update the following database connection information entries to point to the target environment’s BAR database.</w:t>
      </w:r>
    </w:p>
    <w:p w14:paraId="119ECF27" w14:textId="77777777" w:rsidR="000E6C9B" w:rsidRPr="00CC12CE" w:rsidRDefault="000E6C9B" w:rsidP="000E6C9B">
      <w:pPr>
        <w:pStyle w:val="ListParagraph"/>
        <w:numPr>
          <w:ilvl w:val="0"/>
          <w:numId w:val="0"/>
        </w:numPr>
        <w:ind w:left="720"/>
        <w:rPr>
          <w:rFonts w:cs="Arial"/>
          <w:sz w:val="22"/>
        </w:rPr>
      </w:pPr>
    </w:p>
    <w:p w14:paraId="147DB49B" w14:textId="77777777" w:rsidR="000E6C9B" w:rsidRPr="00CC12CE" w:rsidRDefault="000E6C9B" w:rsidP="000E6C9B">
      <w:pPr>
        <w:pStyle w:val="ListParagraph"/>
        <w:numPr>
          <w:ilvl w:val="0"/>
          <w:numId w:val="0"/>
        </w:numPr>
        <w:ind w:left="720"/>
        <w:rPr>
          <w:rFonts w:cs="Arial"/>
          <w:sz w:val="22"/>
        </w:rPr>
      </w:pPr>
      <w:r>
        <w:rPr>
          <w:rFonts w:cs="Arial"/>
          <w:sz w:val="22"/>
        </w:rPr>
        <w:t>For example</w:t>
      </w:r>
      <w:r w:rsidRPr="00CC12CE">
        <w:rPr>
          <w:rFonts w:cs="Arial"/>
          <w:sz w:val="22"/>
        </w:rPr>
        <w:t>:</w:t>
      </w:r>
    </w:p>
    <w:p w14:paraId="358662F2" w14:textId="5CF11664" w:rsidR="000E6C9B" w:rsidRDefault="000E6C9B" w:rsidP="00BA667B">
      <w:pPr>
        <w:pStyle w:val="ListParagraph"/>
        <w:numPr>
          <w:ilvl w:val="0"/>
          <w:numId w:val="0"/>
        </w:numPr>
        <w:ind w:left="1440"/>
        <w:rPr>
          <w:rFonts w:ascii="Courier New" w:hAnsi="Courier New" w:cs="Courier New"/>
          <w:szCs w:val="18"/>
        </w:rPr>
      </w:pPr>
      <w:r>
        <w:rPr>
          <w:rFonts w:ascii="Courier New" w:hAnsi="Courier New" w:cs="Courier New"/>
          <w:szCs w:val="18"/>
        </w:rPr>
        <w:lastRenderedPageBreak/>
        <w:t>C:\Users\john.doe</w:t>
      </w:r>
      <w:r w:rsidRPr="00CC12CE">
        <w:rPr>
          <w:rFonts w:ascii="Courier New" w:hAnsi="Courier New" w:cs="Courier New"/>
          <w:szCs w:val="18"/>
        </w:rPr>
        <w:t>\</w:t>
      </w:r>
      <w:r>
        <w:rPr>
          <w:rFonts w:ascii="Courier New" w:hAnsi="Courier New" w:cs="Courier New"/>
          <w:szCs w:val="18"/>
        </w:rPr>
        <w:t>BAR</w:t>
      </w:r>
      <w:r w:rsidRPr="00CC12CE">
        <w:rPr>
          <w:rFonts w:ascii="Courier New" w:hAnsi="Courier New" w:cs="Courier New"/>
          <w:szCs w:val="18"/>
        </w:rPr>
        <w:t>\</w:t>
      </w:r>
      <w:r>
        <w:rPr>
          <w:rFonts w:ascii="Courier New" w:hAnsi="Courier New" w:cs="Courier New"/>
          <w:szCs w:val="18"/>
        </w:rPr>
        <w:t>BizFlowReporting</w:t>
      </w:r>
      <w:r w:rsidRPr="00CC12CE">
        <w:rPr>
          <w:rFonts w:ascii="Courier New" w:hAnsi="Courier New" w:cs="Courier New"/>
          <w:szCs w:val="18"/>
        </w:rPr>
        <w:t>\</w:t>
      </w:r>
      <w:r w:rsidRPr="000E6C9B">
        <w:rPr>
          <w:rFonts w:ascii="Courier New" w:hAnsi="Courier New" w:cs="Courier New"/>
          <w:szCs w:val="18"/>
        </w:rPr>
        <w:t>buildomatic\build_conf\default\js.jdbc.properties</w:t>
      </w:r>
    </w:p>
    <w:p w14:paraId="6F0CD9B2" w14:textId="77777777" w:rsidR="00C76214" w:rsidRDefault="00C76214" w:rsidP="000E6C9B">
      <w:pPr>
        <w:pStyle w:val="ListParagraph"/>
        <w:numPr>
          <w:ilvl w:val="0"/>
          <w:numId w:val="0"/>
        </w:numPr>
        <w:ind w:left="720"/>
        <w:rPr>
          <w:rFonts w:ascii="Courier New" w:hAnsi="Courier New" w:cs="Courier New"/>
          <w:szCs w:val="18"/>
        </w:rPr>
      </w:pPr>
    </w:p>
    <w:p w14:paraId="5B0878E0" w14:textId="77777777" w:rsidR="00C76214" w:rsidRDefault="00C76214" w:rsidP="000E6C9B">
      <w:pPr>
        <w:pStyle w:val="ListParagraph"/>
        <w:numPr>
          <w:ilvl w:val="0"/>
          <w:numId w:val="0"/>
        </w:numPr>
        <w:ind w:left="720"/>
        <w:rPr>
          <w:rFonts w:ascii="Courier New" w:hAnsi="Courier New" w:cs="Courier New"/>
          <w:szCs w:val="18"/>
        </w:rPr>
      </w:pPr>
    </w:p>
    <w:p w14:paraId="647B2A27" w14:textId="77777777" w:rsidR="00011BBD" w:rsidRDefault="00AB5D20" w:rsidP="000E6C9B">
      <w:pPr>
        <w:pStyle w:val="ListParagraph"/>
        <w:numPr>
          <w:ilvl w:val="0"/>
          <w:numId w:val="0"/>
        </w:numPr>
        <w:ind w:left="720"/>
        <w:rPr>
          <w:rFonts w:asciiTheme="minorHAnsi" w:hAnsiTheme="minorHAnsi" w:cs="Courier New"/>
          <w:sz w:val="22"/>
        </w:rPr>
      </w:pPr>
      <w:r w:rsidRPr="00BA667B">
        <w:rPr>
          <w:rFonts w:asciiTheme="minorHAnsi" w:hAnsiTheme="minorHAnsi" w:cs="Courier New"/>
          <w:sz w:val="22"/>
        </w:rPr>
        <w:t>Make sure the properties are set as the following, with the appropriate values for the highlighted portion per each target environment.</w:t>
      </w:r>
      <w:r w:rsidR="00836717">
        <w:rPr>
          <w:rFonts w:asciiTheme="minorHAnsi" w:hAnsiTheme="minorHAnsi" w:cs="Courier New"/>
          <w:sz w:val="22"/>
        </w:rPr>
        <w:t xml:space="preserve">  </w:t>
      </w:r>
    </w:p>
    <w:p w14:paraId="60A35AC4" w14:textId="77777777" w:rsidR="00011BBD" w:rsidRDefault="00011BBD" w:rsidP="000E6C9B">
      <w:pPr>
        <w:pStyle w:val="ListParagraph"/>
        <w:numPr>
          <w:ilvl w:val="0"/>
          <w:numId w:val="0"/>
        </w:numPr>
        <w:ind w:left="720"/>
        <w:rPr>
          <w:rFonts w:asciiTheme="minorHAnsi" w:hAnsiTheme="minorHAnsi" w:cs="Courier New"/>
          <w:sz w:val="22"/>
        </w:rPr>
      </w:pPr>
    </w:p>
    <w:p w14:paraId="42F1AB24" w14:textId="26B05F7B" w:rsidR="00AB5D20" w:rsidRPr="00BA667B" w:rsidRDefault="00011BBD" w:rsidP="000E6C9B">
      <w:pPr>
        <w:pStyle w:val="ListParagraph"/>
        <w:numPr>
          <w:ilvl w:val="0"/>
          <w:numId w:val="0"/>
        </w:numPr>
        <w:ind w:left="720"/>
        <w:rPr>
          <w:rFonts w:asciiTheme="minorHAnsi" w:hAnsiTheme="minorHAnsi" w:cs="Courier New"/>
          <w:sz w:val="22"/>
        </w:rPr>
      </w:pPr>
      <w:r w:rsidRPr="00BA667B">
        <w:rPr>
          <w:rFonts w:asciiTheme="minorHAnsi" w:hAnsiTheme="minorHAnsi" w:cs="Courier New"/>
          <w:b/>
          <w:color w:val="FF0000"/>
          <w:sz w:val="22"/>
        </w:rPr>
        <w:t>WARNING</w:t>
      </w:r>
      <w:r>
        <w:rPr>
          <w:rFonts w:asciiTheme="minorHAnsi" w:hAnsiTheme="minorHAnsi" w:cs="Courier New"/>
          <w:sz w:val="22"/>
        </w:rPr>
        <w:t xml:space="preserve">: </w:t>
      </w:r>
      <w:r w:rsidR="00836717">
        <w:rPr>
          <w:rFonts w:asciiTheme="minorHAnsi" w:hAnsiTheme="minorHAnsi" w:cs="Courier New"/>
          <w:sz w:val="22"/>
        </w:rPr>
        <w:t>Before running any import or export command, make sure the connection information in the file is correct for the target environment.</w:t>
      </w:r>
      <w:r w:rsidR="004B3D65">
        <w:rPr>
          <w:rFonts w:asciiTheme="minorHAnsi" w:hAnsiTheme="minorHAnsi" w:cs="Courier New"/>
          <w:sz w:val="22"/>
        </w:rPr>
        <w:t xml:space="preserve">  Failing to verifying the correct database connection information may result in overwriting report definition and dependent report constructe.  Such failure may cause error or put the report structure in inconsistent state.</w:t>
      </w:r>
    </w:p>
    <w:p w14:paraId="0FD03E46" w14:textId="77777777" w:rsidR="00AB5D20" w:rsidRDefault="00AB5D20" w:rsidP="000E6C9B">
      <w:pPr>
        <w:pStyle w:val="ListParagraph"/>
        <w:numPr>
          <w:ilvl w:val="0"/>
          <w:numId w:val="0"/>
        </w:numPr>
        <w:ind w:left="720"/>
        <w:rPr>
          <w:rFonts w:ascii="Courier New" w:hAnsi="Courier New" w:cs="Courier New"/>
          <w:szCs w:val="18"/>
        </w:rPr>
      </w:pPr>
    </w:p>
    <w:p w14:paraId="7C1F45BD" w14:textId="089DE52D" w:rsidR="00C76214" w:rsidRPr="00BA667B" w:rsidRDefault="00C76214" w:rsidP="00BA667B">
      <w:pPr>
        <w:ind w:left="1440"/>
        <w:jc w:val="both"/>
        <w:rPr>
          <w:rFonts w:ascii="Courier New" w:hAnsi="Courier New" w:cs="Courier New"/>
          <w:szCs w:val="18"/>
        </w:rPr>
      </w:pPr>
      <w:r w:rsidRPr="00BA667B">
        <w:rPr>
          <w:rFonts w:ascii="Courier New" w:hAnsi="Courier New" w:cs="Courier New"/>
          <w:b/>
          <w:color w:val="000000" w:themeColor="text1"/>
          <w:szCs w:val="18"/>
        </w:rPr>
        <w:t>metadata.hibernate.dialect</w:t>
      </w:r>
      <w:r w:rsidRPr="00BA667B">
        <w:rPr>
          <w:rFonts w:ascii="Courier New" w:hAnsi="Courier New" w:cs="Courier New"/>
          <w:szCs w:val="18"/>
        </w:rPr>
        <w:t>=com.jaspersoft.ji.hibernate.dialect.OracleJICustomDialect</w:t>
      </w:r>
    </w:p>
    <w:p w14:paraId="1F5C984F" w14:textId="2C6DA17A" w:rsidR="00C76214" w:rsidRPr="00BA667B" w:rsidRDefault="00C76214" w:rsidP="00BA667B">
      <w:pPr>
        <w:ind w:left="1440"/>
        <w:jc w:val="both"/>
        <w:rPr>
          <w:rFonts w:ascii="Courier New" w:hAnsi="Courier New" w:cs="Courier New"/>
          <w:szCs w:val="18"/>
        </w:rPr>
      </w:pPr>
      <w:r w:rsidRPr="00BA667B">
        <w:rPr>
          <w:rFonts w:ascii="Courier New" w:hAnsi="Courier New" w:cs="Courier New"/>
          <w:b/>
          <w:color w:val="000000" w:themeColor="text1"/>
          <w:szCs w:val="18"/>
        </w:rPr>
        <w:t>metadata.jdbc.driverClassName</w:t>
      </w:r>
      <w:r w:rsidRPr="00BA667B">
        <w:rPr>
          <w:rFonts w:ascii="Courier New" w:hAnsi="Courier New" w:cs="Courier New"/>
          <w:szCs w:val="18"/>
        </w:rPr>
        <w:t>=oracle.jdbc.driver.OracleDriver</w:t>
      </w:r>
    </w:p>
    <w:p w14:paraId="7F10FFBA" w14:textId="04D88CA8"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metadata.jdbc.url</w:t>
      </w:r>
      <w:r w:rsidRPr="00BA667B">
        <w:rPr>
          <w:rFonts w:ascii="Courier New" w:hAnsi="Courier New" w:cs="Courier New"/>
          <w:szCs w:val="18"/>
        </w:rPr>
        <w:t>=</w:t>
      </w:r>
      <w:r w:rsidRPr="00BA667B">
        <w:rPr>
          <w:rFonts w:ascii="Courier New" w:hAnsi="Courier New" w:cs="Courier New"/>
          <w:szCs w:val="18"/>
          <w:highlight w:val="yellow"/>
        </w:rPr>
        <w:t>jdbc:oracle:thin:@</w:t>
      </w:r>
      <w:r w:rsidR="00AB5D20" w:rsidRPr="00BA667B">
        <w:rPr>
          <w:rFonts w:ascii="Courier New" w:hAnsi="Courier New" w:cs="Courier New"/>
          <w:color w:val="FF0000"/>
          <w:szCs w:val="18"/>
          <w:highlight w:val="yellow"/>
        </w:rPr>
        <w:t>dbhost</w:t>
      </w:r>
      <w:r w:rsidRPr="00BA667B">
        <w:rPr>
          <w:rFonts w:ascii="Courier New" w:hAnsi="Courier New" w:cs="Courier New"/>
          <w:color w:val="FF0000"/>
          <w:szCs w:val="18"/>
          <w:highlight w:val="yellow"/>
        </w:rPr>
        <w:t>:1521:</w:t>
      </w:r>
      <w:r w:rsidR="00AB5D20" w:rsidRPr="00BA667B">
        <w:rPr>
          <w:rFonts w:ascii="Courier New" w:hAnsi="Courier New" w:cs="Courier New"/>
          <w:color w:val="FF0000"/>
          <w:szCs w:val="18"/>
          <w:highlight w:val="yellow"/>
        </w:rPr>
        <w:t>sid</w:t>
      </w:r>
    </w:p>
    <w:p w14:paraId="1AECA0C9" w14:textId="0298B984"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metadata.jdbc.username</w:t>
      </w:r>
      <w:r w:rsidRPr="00BA667B">
        <w:rPr>
          <w:rFonts w:ascii="Courier New" w:hAnsi="Courier New" w:cs="Courier New"/>
          <w:szCs w:val="18"/>
        </w:rPr>
        <w:t>=bizflowreport</w:t>
      </w:r>
    </w:p>
    <w:p w14:paraId="0E4D3B13" w14:textId="66E47DC2"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metadata.jdbc.password</w:t>
      </w:r>
      <w:r w:rsidRPr="00BA667B">
        <w:rPr>
          <w:rFonts w:ascii="Courier New" w:hAnsi="Courier New" w:cs="Courier New"/>
          <w:szCs w:val="18"/>
        </w:rPr>
        <w:t>=</w:t>
      </w:r>
      <w:r w:rsidRPr="00BA667B">
        <w:rPr>
          <w:rFonts w:ascii="Courier New" w:hAnsi="Courier New" w:cs="Courier New"/>
          <w:i/>
          <w:color w:val="FF0000"/>
          <w:szCs w:val="18"/>
          <w:highlight w:val="yellow"/>
        </w:rPr>
        <w:t>password_of_bizflowreport_</w:t>
      </w:r>
      <w:r w:rsidR="00EC150E">
        <w:rPr>
          <w:rFonts w:ascii="Courier New" w:hAnsi="Courier New" w:cs="Courier New"/>
          <w:i/>
          <w:color w:val="FF0000"/>
          <w:szCs w:val="18"/>
          <w:highlight w:val="yellow"/>
        </w:rPr>
        <w:t>db_</w:t>
      </w:r>
      <w:r w:rsidRPr="00BA667B">
        <w:rPr>
          <w:rFonts w:ascii="Courier New" w:hAnsi="Courier New" w:cs="Courier New"/>
          <w:i/>
          <w:color w:val="FF0000"/>
          <w:szCs w:val="18"/>
          <w:highlight w:val="yellow"/>
        </w:rPr>
        <w:t>login</w:t>
      </w:r>
    </w:p>
    <w:p w14:paraId="0398F6F6" w14:textId="16E9FD53"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propsToEncrypt</w:t>
      </w:r>
      <w:r w:rsidRPr="00BA667B">
        <w:rPr>
          <w:rFonts w:ascii="Courier New" w:hAnsi="Courier New" w:cs="Courier New"/>
          <w:szCs w:val="18"/>
        </w:rPr>
        <w:t>=metadata.jdbc.password</w:t>
      </w:r>
    </w:p>
    <w:p w14:paraId="6F1202E9" w14:textId="1E46DAEA"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encrypt</w:t>
      </w:r>
      <w:r w:rsidRPr="00BA667B">
        <w:rPr>
          <w:rFonts w:ascii="Courier New" w:hAnsi="Courier New" w:cs="Courier New"/>
          <w:szCs w:val="18"/>
        </w:rPr>
        <w:t>=false</w:t>
      </w:r>
    </w:p>
    <w:p w14:paraId="370848B3" w14:textId="77777777" w:rsidR="000E6C9B" w:rsidRDefault="000E6C9B" w:rsidP="00BA667B">
      <w:pPr>
        <w:rPr>
          <w:rFonts w:cs="Arial"/>
          <w:sz w:val="22"/>
        </w:rPr>
      </w:pPr>
    </w:p>
    <w:p w14:paraId="2A61C4FA" w14:textId="3C7396BC" w:rsidR="00366846" w:rsidRDefault="00366846" w:rsidP="00366846">
      <w:pPr>
        <w:ind w:left="567"/>
        <w:rPr>
          <w:rFonts w:cs="Arial"/>
          <w:sz w:val="22"/>
        </w:rPr>
      </w:pPr>
      <w:r>
        <w:rPr>
          <w:rFonts w:cs="Arial"/>
          <w:sz w:val="22"/>
        </w:rPr>
        <w:t>T</w:t>
      </w:r>
      <w:r w:rsidR="00C83BED">
        <w:rPr>
          <w:rFonts w:cs="Arial"/>
          <w:sz w:val="22"/>
        </w:rPr>
        <w:t>he</w:t>
      </w:r>
      <w:r>
        <w:rPr>
          <w:rFonts w:cs="Arial"/>
          <w:sz w:val="22"/>
        </w:rPr>
        <w:t xml:space="preserve"> database connection information (DB server name, port number, and SID/Service Name, password) </w:t>
      </w:r>
      <w:r w:rsidR="00977E9C">
        <w:rPr>
          <w:rFonts w:cs="Arial"/>
          <w:sz w:val="22"/>
        </w:rPr>
        <w:t>of</w:t>
      </w:r>
      <w:r>
        <w:rPr>
          <w:rFonts w:cs="Arial"/>
          <w:sz w:val="22"/>
        </w:rPr>
        <w:t xml:space="preserve"> </w:t>
      </w:r>
      <w:r w:rsidR="00977E9C">
        <w:rPr>
          <w:rFonts w:cs="Arial"/>
          <w:sz w:val="22"/>
        </w:rPr>
        <w:t xml:space="preserve">BIZFLOWREPORT schema for </w:t>
      </w:r>
      <w:r>
        <w:rPr>
          <w:rFonts w:cs="Arial"/>
          <w:sz w:val="22"/>
        </w:rPr>
        <w:t>each environment should be acquired from DBA team.</w:t>
      </w:r>
    </w:p>
    <w:p w14:paraId="7CCE166C" w14:textId="1A7064EA" w:rsidR="000446B6" w:rsidRPr="00BA667B" w:rsidRDefault="000446B6" w:rsidP="00D7564A">
      <w:pPr>
        <w:ind w:left="720"/>
        <w:rPr>
          <w:rFonts w:ascii="Courier New" w:hAnsi="Courier New" w:cs="Courier New"/>
          <w:sz w:val="18"/>
          <w:szCs w:val="18"/>
        </w:rPr>
      </w:pPr>
    </w:p>
    <w:p w14:paraId="78F94805" w14:textId="77777777" w:rsidR="000E6C9B" w:rsidRDefault="000E6C9B" w:rsidP="00BA667B">
      <w:pPr>
        <w:rPr>
          <w:rFonts w:cs="Arial"/>
          <w:sz w:val="22"/>
        </w:rPr>
      </w:pPr>
    </w:p>
    <w:p w14:paraId="0E4CE15A" w14:textId="77777777" w:rsidR="000E6C9B" w:rsidRPr="00BA667B" w:rsidRDefault="000E6C9B" w:rsidP="00BA667B">
      <w:pPr>
        <w:rPr>
          <w:rFonts w:cs="Arial"/>
          <w:sz w:val="22"/>
        </w:rPr>
      </w:pPr>
    </w:p>
    <w:p w14:paraId="218DCF6A" w14:textId="77632C7C" w:rsidR="00050797" w:rsidRDefault="00EC150E" w:rsidP="006F6F15">
      <w:pPr>
        <w:pStyle w:val="ListParagraph"/>
        <w:numPr>
          <w:ilvl w:val="0"/>
          <w:numId w:val="46"/>
        </w:numPr>
        <w:rPr>
          <w:rFonts w:cs="Arial"/>
          <w:sz w:val="22"/>
        </w:rPr>
      </w:pPr>
      <w:r>
        <w:rPr>
          <w:rFonts w:cs="Arial"/>
          <w:sz w:val="22"/>
        </w:rPr>
        <w:t>Open a command line</w:t>
      </w:r>
      <w:r w:rsidR="00050797">
        <w:rPr>
          <w:rFonts w:cs="Arial"/>
          <w:sz w:val="22"/>
        </w:rPr>
        <w:t>, and change directory to the BAR build directory</w:t>
      </w:r>
      <w:r w:rsidR="00D400EA">
        <w:rPr>
          <w:rFonts w:cs="Arial"/>
          <w:sz w:val="22"/>
        </w:rPr>
        <w:t xml:space="preserve"> (</w:t>
      </w:r>
      <w:r w:rsidR="00D400EA" w:rsidRPr="000E6C9B">
        <w:rPr>
          <w:rFonts w:ascii="Courier New" w:hAnsi="Courier New" w:cs="Courier New"/>
          <w:szCs w:val="18"/>
        </w:rPr>
        <w:t>buildomatic</w:t>
      </w:r>
      <w:r w:rsidR="00D400EA">
        <w:rPr>
          <w:rFonts w:cs="Arial"/>
          <w:sz w:val="22"/>
        </w:rPr>
        <w:t>)</w:t>
      </w:r>
      <w:r w:rsidR="00050797">
        <w:rPr>
          <w:rFonts w:cs="Arial"/>
          <w:sz w:val="22"/>
        </w:rPr>
        <w:t>.</w:t>
      </w:r>
    </w:p>
    <w:p w14:paraId="0EED2966" w14:textId="77777777" w:rsidR="00D400EA" w:rsidRDefault="00D400EA" w:rsidP="00BA667B">
      <w:pPr>
        <w:pStyle w:val="ListParagraph"/>
        <w:numPr>
          <w:ilvl w:val="0"/>
          <w:numId w:val="0"/>
        </w:numPr>
        <w:ind w:left="720"/>
        <w:rPr>
          <w:rFonts w:cs="Arial"/>
          <w:sz w:val="22"/>
        </w:rPr>
      </w:pPr>
    </w:p>
    <w:p w14:paraId="6E481243" w14:textId="5DF17F09" w:rsidR="00D400EA" w:rsidRPr="00CC12CE" w:rsidRDefault="00D400EA"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4CE6E4E1" w14:textId="6FC241C1" w:rsidR="00D400EA" w:rsidRPr="00D400EA" w:rsidRDefault="00EC150E" w:rsidP="00BA667B">
      <w:pPr>
        <w:pStyle w:val="ListParagraph"/>
        <w:numPr>
          <w:ilvl w:val="0"/>
          <w:numId w:val="0"/>
        </w:numPr>
        <w:ind w:left="1440"/>
        <w:rPr>
          <w:rFonts w:cs="Arial"/>
          <w:sz w:val="22"/>
        </w:rPr>
      </w:pPr>
      <w:r>
        <w:rPr>
          <w:rFonts w:ascii="Courier New" w:hAnsi="Courier New" w:cs="Courier New"/>
          <w:szCs w:val="18"/>
        </w:rPr>
        <w:t>cd C</w:t>
      </w:r>
      <w:r w:rsidR="00D400EA" w:rsidRPr="00D400EA">
        <w:rPr>
          <w:rFonts w:ascii="Courier New" w:hAnsi="Courier New" w:cs="Courier New"/>
          <w:szCs w:val="18"/>
        </w:rPr>
        <w:t>:\Users\john.doe\BAR\BizFlowReporting\buildomatic</w:t>
      </w:r>
    </w:p>
    <w:p w14:paraId="077B7A0C" w14:textId="77777777" w:rsidR="00D400EA" w:rsidRDefault="00D400EA" w:rsidP="00BA667B">
      <w:pPr>
        <w:rPr>
          <w:rFonts w:cs="Arial"/>
          <w:sz w:val="22"/>
        </w:rPr>
      </w:pPr>
    </w:p>
    <w:p w14:paraId="1197CC0B" w14:textId="77777777" w:rsidR="00D400EA" w:rsidRPr="00BA667B" w:rsidRDefault="00D400EA" w:rsidP="00BA667B">
      <w:pPr>
        <w:rPr>
          <w:rFonts w:cs="Arial"/>
          <w:sz w:val="22"/>
        </w:rPr>
      </w:pPr>
    </w:p>
    <w:p w14:paraId="2EF9D06B" w14:textId="4D685ED4" w:rsidR="00050797" w:rsidRDefault="00050797" w:rsidP="006F6F15">
      <w:pPr>
        <w:pStyle w:val="ListParagraph"/>
        <w:numPr>
          <w:ilvl w:val="0"/>
          <w:numId w:val="46"/>
        </w:numPr>
        <w:rPr>
          <w:rFonts w:cs="Arial"/>
          <w:sz w:val="22"/>
        </w:rPr>
      </w:pPr>
      <w:r>
        <w:rPr>
          <w:rFonts w:cs="Arial"/>
          <w:sz w:val="22"/>
        </w:rPr>
        <w:t xml:space="preserve">For the first time report import, export the current report data source information as a backup.  You will need to use this each time report is imported.  </w:t>
      </w:r>
      <w:r w:rsidR="00683B1E">
        <w:rPr>
          <w:rFonts w:cs="Arial"/>
          <w:sz w:val="22"/>
        </w:rPr>
        <w:t>Create</w:t>
      </w:r>
      <w:r>
        <w:rPr>
          <w:rFonts w:cs="Arial"/>
          <w:sz w:val="22"/>
        </w:rPr>
        <w:t xml:space="preserve"> the data source export for</w:t>
      </w:r>
      <w:r w:rsidR="00683B1E">
        <w:rPr>
          <w:rFonts w:cs="Arial"/>
          <w:sz w:val="22"/>
        </w:rPr>
        <w:t xml:space="preserve"> each of the target environment</w:t>
      </w:r>
      <w:r>
        <w:rPr>
          <w:rFonts w:cs="Arial"/>
          <w:sz w:val="22"/>
        </w:rPr>
        <w:t>.</w:t>
      </w:r>
    </w:p>
    <w:p w14:paraId="0A617863" w14:textId="77777777" w:rsidR="00EC150E" w:rsidRDefault="00EC150E" w:rsidP="00BA667B">
      <w:pPr>
        <w:rPr>
          <w:rFonts w:cs="Arial"/>
          <w:sz w:val="22"/>
        </w:rPr>
      </w:pPr>
    </w:p>
    <w:p w14:paraId="492FEE19" w14:textId="16986791" w:rsidR="00EC150E" w:rsidRDefault="00EC150E" w:rsidP="00BA667B">
      <w:pPr>
        <w:ind w:left="720"/>
        <w:rPr>
          <w:rFonts w:cs="Arial"/>
          <w:sz w:val="22"/>
        </w:rPr>
      </w:pPr>
      <w:r>
        <w:rPr>
          <w:rFonts w:cs="Arial"/>
          <w:sz w:val="22"/>
        </w:rPr>
        <w:t xml:space="preserve">For each environment, make JDBC connection info for the target database in the </w:t>
      </w:r>
      <w:r w:rsidRPr="00BA667B">
        <w:rPr>
          <w:rFonts w:ascii="Courier New" w:hAnsi="Courier New" w:cs="Courier New"/>
          <w:sz w:val="22"/>
        </w:rPr>
        <w:t>js.jdbc.properties</w:t>
      </w:r>
      <w:r>
        <w:rPr>
          <w:rFonts w:cs="Arial"/>
          <w:sz w:val="22"/>
        </w:rPr>
        <w:t xml:space="preserve"> file, and </w:t>
      </w:r>
      <w:r w:rsidR="00683B1E">
        <w:rPr>
          <w:rFonts w:cs="Arial"/>
          <w:sz w:val="22"/>
        </w:rPr>
        <w:t>run the export command.  Repeat the setting JDBC information and export command for each target environment.</w:t>
      </w:r>
    </w:p>
    <w:p w14:paraId="4ECE070E" w14:textId="77777777" w:rsidR="00EC150E" w:rsidRDefault="00EC150E" w:rsidP="00EC150E">
      <w:pPr>
        <w:rPr>
          <w:rFonts w:cs="Arial"/>
          <w:sz w:val="22"/>
        </w:rPr>
      </w:pPr>
    </w:p>
    <w:p w14:paraId="5F1D5F06" w14:textId="0DBA4E7F" w:rsidR="00EC150E" w:rsidRDefault="00EC150E" w:rsidP="00BA667B">
      <w:pPr>
        <w:ind w:left="1440"/>
        <w:rPr>
          <w:rFonts w:ascii="Courier New" w:hAnsi="Courier New" w:cs="Courier New"/>
          <w:sz w:val="18"/>
          <w:szCs w:val="18"/>
        </w:rPr>
      </w:pPr>
      <w:r w:rsidRPr="00BA667B">
        <w:rPr>
          <w:rFonts w:ascii="Courier New" w:hAnsi="Courier New" w:cs="Courier New"/>
          <w:sz w:val="18"/>
          <w:szCs w:val="18"/>
        </w:rPr>
        <w:t xml:space="preserve">js-export.bat --output-zip </w:t>
      </w:r>
      <w:r w:rsidRPr="00BA667B">
        <w:rPr>
          <w:rFonts w:ascii="Courier New" w:hAnsi="Courier New" w:cs="Courier New"/>
          <w:sz w:val="18"/>
          <w:szCs w:val="18"/>
          <w:highlight w:val="yellow"/>
        </w:rPr>
        <w:t>hhscmsreport_datasource_dev.zip</w:t>
      </w:r>
      <w:r w:rsidRPr="00BA667B">
        <w:rPr>
          <w:rFonts w:ascii="Courier New" w:hAnsi="Courier New" w:cs="Courier New"/>
          <w:sz w:val="18"/>
          <w:szCs w:val="18"/>
        </w:rPr>
        <w:t xml:space="preserve"> --uris /organizations/organization_1/datasources/BizFlow_Data_Source</w:t>
      </w:r>
    </w:p>
    <w:p w14:paraId="2D94DFFE" w14:textId="77777777" w:rsidR="00EC150E" w:rsidRDefault="00EC150E" w:rsidP="00EC150E">
      <w:pPr>
        <w:ind w:left="1440"/>
        <w:rPr>
          <w:rFonts w:ascii="Courier New" w:hAnsi="Courier New" w:cs="Courier New"/>
          <w:sz w:val="18"/>
          <w:szCs w:val="18"/>
        </w:rPr>
      </w:pPr>
    </w:p>
    <w:p w14:paraId="1F2B6D14" w14:textId="1EA72526" w:rsidR="00EC150E" w:rsidRPr="000B6CE5" w:rsidRDefault="00EC150E" w:rsidP="00EC150E">
      <w:pPr>
        <w:ind w:left="1440"/>
        <w:rPr>
          <w:rFonts w:ascii="Courier New" w:hAnsi="Courier New" w:cs="Courier New"/>
          <w:sz w:val="18"/>
          <w:szCs w:val="18"/>
        </w:rPr>
      </w:pPr>
      <w:r w:rsidRPr="000B6CE5">
        <w:rPr>
          <w:rFonts w:ascii="Courier New" w:hAnsi="Courier New" w:cs="Courier New"/>
          <w:sz w:val="18"/>
          <w:szCs w:val="18"/>
        </w:rPr>
        <w:t xml:space="preserve">js-export.bat --output-zip </w:t>
      </w:r>
      <w:r w:rsidRPr="000B6CE5">
        <w:rPr>
          <w:rFonts w:ascii="Courier New" w:hAnsi="Courier New" w:cs="Courier New"/>
          <w:sz w:val="18"/>
          <w:szCs w:val="18"/>
          <w:highlight w:val="yellow"/>
        </w:rPr>
        <w:t>hhscmsreport_datasource_</w:t>
      </w:r>
      <w:r>
        <w:rPr>
          <w:rFonts w:ascii="Courier New" w:hAnsi="Courier New" w:cs="Courier New"/>
          <w:sz w:val="18"/>
          <w:szCs w:val="18"/>
          <w:highlight w:val="yellow"/>
        </w:rPr>
        <w:t>qa</w:t>
      </w:r>
      <w:r w:rsidRPr="000B6CE5">
        <w:rPr>
          <w:rFonts w:ascii="Courier New" w:hAnsi="Courier New" w:cs="Courier New"/>
          <w:sz w:val="18"/>
          <w:szCs w:val="18"/>
          <w:highlight w:val="yellow"/>
        </w:rPr>
        <w:t>.zip</w:t>
      </w:r>
      <w:r w:rsidRPr="000B6CE5">
        <w:rPr>
          <w:rFonts w:ascii="Courier New" w:hAnsi="Courier New" w:cs="Courier New"/>
          <w:sz w:val="18"/>
          <w:szCs w:val="18"/>
        </w:rPr>
        <w:t xml:space="preserve"> --uris /organizations/organization_1/datasources/BizFlow_Data_Source</w:t>
      </w:r>
    </w:p>
    <w:p w14:paraId="038BA451" w14:textId="77777777" w:rsidR="00EC150E" w:rsidRDefault="00EC150E" w:rsidP="00BA667B">
      <w:pPr>
        <w:ind w:left="1440"/>
        <w:rPr>
          <w:rFonts w:ascii="Courier New" w:hAnsi="Courier New" w:cs="Courier New"/>
          <w:sz w:val="18"/>
          <w:szCs w:val="18"/>
        </w:rPr>
      </w:pPr>
    </w:p>
    <w:p w14:paraId="202B0614" w14:textId="71DDD941" w:rsidR="00EC150E" w:rsidRPr="000B6CE5" w:rsidRDefault="00EC150E" w:rsidP="00EC150E">
      <w:pPr>
        <w:ind w:left="1440"/>
        <w:rPr>
          <w:rFonts w:ascii="Courier New" w:hAnsi="Courier New" w:cs="Courier New"/>
          <w:sz w:val="18"/>
          <w:szCs w:val="18"/>
        </w:rPr>
      </w:pPr>
      <w:r w:rsidRPr="000B6CE5">
        <w:rPr>
          <w:rFonts w:ascii="Courier New" w:hAnsi="Courier New" w:cs="Courier New"/>
          <w:sz w:val="18"/>
          <w:szCs w:val="18"/>
        </w:rPr>
        <w:t xml:space="preserve">js-export.bat --output-zip </w:t>
      </w:r>
      <w:r w:rsidRPr="000B6CE5">
        <w:rPr>
          <w:rFonts w:ascii="Courier New" w:hAnsi="Courier New" w:cs="Courier New"/>
          <w:sz w:val="18"/>
          <w:szCs w:val="18"/>
          <w:highlight w:val="yellow"/>
        </w:rPr>
        <w:t>hhscmsreport_datasource_</w:t>
      </w:r>
      <w:r>
        <w:rPr>
          <w:rFonts w:ascii="Courier New" w:hAnsi="Courier New" w:cs="Courier New"/>
          <w:sz w:val="18"/>
          <w:szCs w:val="18"/>
          <w:highlight w:val="yellow"/>
        </w:rPr>
        <w:t>prd</w:t>
      </w:r>
      <w:r w:rsidRPr="000B6CE5">
        <w:rPr>
          <w:rFonts w:ascii="Courier New" w:hAnsi="Courier New" w:cs="Courier New"/>
          <w:sz w:val="18"/>
          <w:szCs w:val="18"/>
          <w:highlight w:val="yellow"/>
        </w:rPr>
        <w:t>.zip</w:t>
      </w:r>
      <w:r w:rsidRPr="000B6CE5">
        <w:rPr>
          <w:rFonts w:ascii="Courier New" w:hAnsi="Courier New" w:cs="Courier New"/>
          <w:sz w:val="18"/>
          <w:szCs w:val="18"/>
        </w:rPr>
        <w:t xml:space="preserve"> --uris /organizations/organization_1/datasources/BizFlow_Data_Source</w:t>
      </w:r>
    </w:p>
    <w:p w14:paraId="60044DD6" w14:textId="77777777" w:rsidR="00EC150E" w:rsidRPr="00BA667B" w:rsidRDefault="00EC150E" w:rsidP="00BA667B">
      <w:pPr>
        <w:ind w:left="1440"/>
        <w:rPr>
          <w:rFonts w:ascii="Courier New" w:hAnsi="Courier New" w:cs="Courier New"/>
          <w:sz w:val="18"/>
          <w:szCs w:val="18"/>
        </w:rPr>
      </w:pPr>
    </w:p>
    <w:p w14:paraId="04D35B26" w14:textId="77777777" w:rsidR="00EC150E" w:rsidRDefault="00EC150E" w:rsidP="00EC150E">
      <w:pPr>
        <w:rPr>
          <w:rFonts w:cs="Arial"/>
          <w:sz w:val="22"/>
        </w:rPr>
      </w:pPr>
    </w:p>
    <w:p w14:paraId="50F172FC" w14:textId="77777777" w:rsidR="00EC150E" w:rsidRPr="00EC150E" w:rsidRDefault="00EC150E" w:rsidP="00EC150E">
      <w:pPr>
        <w:rPr>
          <w:rFonts w:cs="Arial"/>
          <w:sz w:val="22"/>
        </w:rPr>
      </w:pPr>
    </w:p>
    <w:p w14:paraId="26116775" w14:textId="75CE6540" w:rsidR="00EC150E" w:rsidRDefault="00EC150E" w:rsidP="00BA667B">
      <w:pPr>
        <w:ind w:left="720"/>
        <w:rPr>
          <w:rFonts w:cs="Arial"/>
          <w:sz w:val="22"/>
        </w:rPr>
      </w:pPr>
      <w:r>
        <w:rPr>
          <w:rFonts w:cs="Arial"/>
          <w:sz w:val="22"/>
        </w:rPr>
        <w:t>Once the data source back up is created, we can re-use this in the future and do not need to back up data source each time unless there is data source connection information change</w:t>
      </w:r>
    </w:p>
    <w:p w14:paraId="59D511A6" w14:textId="77777777" w:rsidR="00EC150E" w:rsidRDefault="00EC150E" w:rsidP="00BA667B">
      <w:pPr>
        <w:rPr>
          <w:rFonts w:cs="Arial"/>
          <w:sz w:val="22"/>
        </w:rPr>
      </w:pPr>
    </w:p>
    <w:p w14:paraId="5E1300EB" w14:textId="77777777" w:rsidR="00EC150E" w:rsidRPr="00BA667B" w:rsidRDefault="00EC150E" w:rsidP="00BA667B">
      <w:pPr>
        <w:rPr>
          <w:rFonts w:cs="Arial"/>
          <w:sz w:val="22"/>
        </w:rPr>
      </w:pPr>
    </w:p>
    <w:p w14:paraId="4B7EA4DB" w14:textId="77777777" w:rsidR="00274268" w:rsidRDefault="00050797" w:rsidP="006F6F15">
      <w:pPr>
        <w:pStyle w:val="ListParagraph"/>
        <w:numPr>
          <w:ilvl w:val="0"/>
          <w:numId w:val="46"/>
        </w:numPr>
        <w:rPr>
          <w:rFonts w:cs="Arial"/>
          <w:sz w:val="22"/>
        </w:rPr>
      </w:pPr>
      <w:r>
        <w:rPr>
          <w:rFonts w:cs="Arial"/>
          <w:sz w:val="22"/>
        </w:rPr>
        <w:t xml:space="preserve">Copy report export file in the </w:t>
      </w:r>
      <w:r w:rsidRPr="00BA667B">
        <w:rPr>
          <w:rFonts w:ascii="Courier New" w:hAnsi="Courier New" w:cs="Courier New"/>
          <w:sz w:val="22"/>
        </w:rPr>
        <w:t>buildomatic</w:t>
      </w:r>
      <w:r w:rsidR="00274268">
        <w:rPr>
          <w:rFonts w:cs="Arial"/>
          <w:sz w:val="22"/>
        </w:rPr>
        <w:t xml:space="preserve"> directory.</w:t>
      </w:r>
    </w:p>
    <w:p w14:paraId="6ADE74CB" w14:textId="77777777" w:rsidR="00683B1E" w:rsidRDefault="00683B1E" w:rsidP="00683B1E">
      <w:pPr>
        <w:pStyle w:val="ListParagraph"/>
        <w:numPr>
          <w:ilvl w:val="0"/>
          <w:numId w:val="0"/>
        </w:numPr>
        <w:ind w:left="720"/>
        <w:rPr>
          <w:rFonts w:cs="Arial"/>
          <w:sz w:val="22"/>
        </w:rPr>
      </w:pPr>
    </w:p>
    <w:p w14:paraId="73336EE7" w14:textId="77777777" w:rsidR="00683B1E" w:rsidRPr="00CC12CE" w:rsidRDefault="00683B1E" w:rsidP="00683B1E">
      <w:pPr>
        <w:pStyle w:val="ListParagraph"/>
        <w:numPr>
          <w:ilvl w:val="0"/>
          <w:numId w:val="0"/>
        </w:numPr>
        <w:ind w:left="720"/>
        <w:rPr>
          <w:rFonts w:cs="Arial"/>
          <w:sz w:val="22"/>
        </w:rPr>
      </w:pPr>
      <w:r>
        <w:rPr>
          <w:rFonts w:cs="Arial"/>
          <w:sz w:val="22"/>
        </w:rPr>
        <w:t>For example</w:t>
      </w:r>
      <w:r w:rsidRPr="00CC12CE">
        <w:rPr>
          <w:rFonts w:cs="Arial"/>
          <w:sz w:val="22"/>
        </w:rPr>
        <w:t>:</w:t>
      </w:r>
    </w:p>
    <w:p w14:paraId="17328822" w14:textId="79D0B654" w:rsidR="00683B1E" w:rsidRPr="00D400EA" w:rsidRDefault="00683B1E" w:rsidP="00BA667B">
      <w:pPr>
        <w:pStyle w:val="ListParagraph"/>
        <w:numPr>
          <w:ilvl w:val="0"/>
          <w:numId w:val="0"/>
        </w:numPr>
        <w:ind w:left="1440"/>
        <w:rPr>
          <w:rFonts w:cs="Arial"/>
          <w:sz w:val="22"/>
        </w:rPr>
      </w:pPr>
      <w:r>
        <w:rPr>
          <w:rFonts w:ascii="Courier New" w:hAnsi="Courier New" w:cs="Courier New"/>
          <w:szCs w:val="18"/>
        </w:rPr>
        <w:t>c</w:t>
      </w:r>
      <w:r w:rsidR="00E9163D">
        <w:rPr>
          <w:rFonts w:ascii="Courier New" w:hAnsi="Courier New" w:cs="Courier New"/>
          <w:szCs w:val="18"/>
        </w:rPr>
        <w:t xml:space="preserve">opy </w:t>
      </w:r>
      <w:r w:rsidR="00E9163D" w:rsidRPr="00BA667B">
        <w:rPr>
          <w:rFonts w:ascii="Courier New" w:hAnsi="Courier New" w:cs="Courier New"/>
          <w:i/>
          <w:szCs w:val="18"/>
          <w:highlight w:val="yellow"/>
        </w:rPr>
        <w:t>hhscmsreport.zip</w:t>
      </w:r>
      <w:r>
        <w:rPr>
          <w:rFonts w:ascii="Courier New" w:hAnsi="Courier New" w:cs="Courier New"/>
          <w:szCs w:val="18"/>
        </w:rPr>
        <w:t xml:space="preserve"> C</w:t>
      </w:r>
      <w:r w:rsidRPr="00D400EA">
        <w:rPr>
          <w:rFonts w:ascii="Courier New" w:hAnsi="Courier New" w:cs="Courier New"/>
          <w:szCs w:val="18"/>
        </w:rPr>
        <w:t>:\Users\john.doe\BAR\BizFlowReporting\buildomatic</w:t>
      </w:r>
      <w:r>
        <w:rPr>
          <w:rFonts w:ascii="Courier New" w:hAnsi="Courier New" w:cs="Courier New"/>
          <w:szCs w:val="18"/>
        </w:rPr>
        <w:t>\</w:t>
      </w:r>
    </w:p>
    <w:p w14:paraId="089D4FB4" w14:textId="77777777" w:rsidR="00683B1E" w:rsidRDefault="00683B1E" w:rsidP="00683B1E">
      <w:pPr>
        <w:rPr>
          <w:rFonts w:cs="Arial"/>
          <w:sz w:val="22"/>
        </w:rPr>
      </w:pPr>
    </w:p>
    <w:p w14:paraId="5C4F578C" w14:textId="77777777" w:rsidR="00683B1E" w:rsidRDefault="00683B1E" w:rsidP="00BA667B">
      <w:pPr>
        <w:pStyle w:val="ListParagraph"/>
        <w:numPr>
          <w:ilvl w:val="0"/>
          <w:numId w:val="0"/>
        </w:numPr>
        <w:ind w:left="720"/>
        <w:rPr>
          <w:rFonts w:cs="Arial"/>
          <w:sz w:val="22"/>
        </w:rPr>
      </w:pPr>
    </w:p>
    <w:p w14:paraId="66BCD983" w14:textId="38F56833" w:rsidR="00274268" w:rsidRDefault="00683B1E" w:rsidP="006F6F15">
      <w:pPr>
        <w:pStyle w:val="ListParagraph"/>
        <w:numPr>
          <w:ilvl w:val="0"/>
          <w:numId w:val="46"/>
        </w:numPr>
        <w:rPr>
          <w:rFonts w:cs="Arial"/>
          <w:sz w:val="22"/>
        </w:rPr>
      </w:pPr>
      <w:r>
        <w:rPr>
          <w:rFonts w:cs="Arial"/>
          <w:sz w:val="22"/>
        </w:rPr>
        <w:t xml:space="preserve">In the </w:t>
      </w:r>
      <w:r w:rsidRPr="000B6CE5">
        <w:rPr>
          <w:rFonts w:ascii="Courier New" w:hAnsi="Courier New" w:cs="Courier New"/>
          <w:sz w:val="22"/>
        </w:rPr>
        <w:t>buildomatic</w:t>
      </w:r>
      <w:r>
        <w:rPr>
          <w:rFonts w:cs="Arial"/>
          <w:sz w:val="22"/>
        </w:rPr>
        <w:t xml:space="preserve"> directory, e</w:t>
      </w:r>
      <w:r w:rsidR="00050797">
        <w:rPr>
          <w:rFonts w:cs="Arial"/>
          <w:sz w:val="22"/>
        </w:rPr>
        <w:t>xecute import command</w:t>
      </w:r>
      <w:r w:rsidR="00274268">
        <w:rPr>
          <w:rFonts w:cs="Arial"/>
          <w:sz w:val="22"/>
        </w:rPr>
        <w:t xml:space="preserve"> to import the report</w:t>
      </w:r>
      <w:r>
        <w:rPr>
          <w:rFonts w:cs="Arial"/>
          <w:sz w:val="22"/>
        </w:rPr>
        <w:t xml:space="preserve"> to BAR server for the target environment</w:t>
      </w:r>
      <w:r w:rsidR="00274268">
        <w:rPr>
          <w:rFonts w:cs="Arial"/>
          <w:sz w:val="22"/>
        </w:rPr>
        <w:t>.</w:t>
      </w:r>
    </w:p>
    <w:p w14:paraId="708EEEBE" w14:textId="77777777" w:rsidR="00683B1E" w:rsidRDefault="00683B1E" w:rsidP="00BA667B">
      <w:pPr>
        <w:rPr>
          <w:rFonts w:cs="Arial"/>
          <w:sz w:val="22"/>
        </w:rPr>
      </w:pPr>
    </w:p>
    <w:p w14:paraId="0A261BC7" w14:textId="06C4EBCC" w:rsidR="00E84A23" w:rsidRPr="00BA667B" w:rsidRDefault="00E84A23"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5B589668" w14:textId="54706DB9" w:rsidR="00683B1E" w:rsidRPr="00BA667B" w:rsidRDefault="00683B1E" w:rsidP="00BA667B">
      <w:pPr>
        <w:ind w:left="1440"/>
        <w:rPr>
          <w:rFonts w:ascii="Courier New" w:hAnsi="Courier New" w:cs="Courier New"/>
          <w:sz w:val="18"/>
          <w:szCs w:val="18"/>
        </w:rPr>
      </w:pPr>
      <w:r w:rsidRPr="00BA667B">
        <w:rPr>
          <w:rFonts w:ascii="Courier New" w:hAnsi="Courier New" w:cs="Courier New"/>
          <w:sz w:val="18"/>
          <w:szCs w:val="18"/>
        </w:rPr>
        <w:t xml:space="preserve">js-import --update --skip-user-update --input-zip </w:t>
      </w:r>
      <w:r w:rsidRPr="00BA667B">
        <w:rPr>
          <w:rFonts w:ascii="Courier New" w:hAnsi="Courier New" w:cs="Courier New"/>
          <w:i/>
          <w:sz w:val="18"/>
          <w:szCs w:val="18"/>
          <w:highlight w:val="yellow"/>
        </w:rPr>
        <w:t>hhscmsreport.zip</w:t>
      </w:r>
    </w:p>
    <w:p w14:paraId="2B4C4448" w14:textId="77777777" w:rsidR="00683B1E" w:rsidRDefault="00683B1E" w:rsidP="00BA667B">
      <w:pPr>
        <w:rPr>
          <w:rFonts w:cs="Arial"/>
          <w:sz w:val="22"/>
        </w:rPr>
      </w:pPr>
    </w:p>
    <w:p w14:paraId="5AF15412" w14:textId="782E0FCE" w:rsidR="00C93F39" w:rsidRDefault="00C93F39" w:rsidP="00C93F39">
      <w:pPr>
        <w:ind w:left="720"/>
        <w:rPr>
          <w:rFonts w:cs="Arial"/>
          <w:sz w:val="22"/>
        </w:rPr>
      </w:pPr>
      <w:r w:rsidRPr="00BA667B">
        <w:rPr>
          <w:rFonts w:cs="Arial"/>
          <w:b/>
          <w:sz w:val="22"/>
        </w:rPr>
        <w:t>Note</w:t>
      </w:r>
      <w:r>
        <w:rPr>
          <w:rFonts w:cs="Arial"/>
          <w:sz w:val="22"/>
        </w:rPr>
        <w:t>: The report export zip file contains the data source information of the database for the report development environment from which the export file is generated.  By importing the export zip file, the database connection information of the target BAR server is overwritten.  Therefore, we will need to restore the data source information of the target environment using the backup file in the next step.</w:t>
      </w:r>
    </w:p>
    <w:p w14:paraId="782E291F" w14:textId="77777777" w:rsidR="00683B1E" w:rsidRDefault="00683B1E" w:rsidP="00BA667B">
      <w:pPr>
        <w:rPr>
          <w:rFonts w:cs="Arial"/>
          <w:sz w:val="22"/>
        </w:rPr>
      </w:pPr>
    </w:p>
    <w:p w14:paraId="77330BF4" w14:textId="77777777" w:rsidR="00C93F39" w:rsidRPr="00BA667B" w:rsidRDefault="00C93F39" w:rsidP="00BA667B">
      <w:pPr>
        <w:rPr>
          <w:rFonts w:cs="Arial"/>
          <w:sz w:val="22"/>
        </w:rPr>
      </w:pPr>
    </w:p>
    <w:p w14:paraId="04DE6FCB" w14:textId="6504B2FE" w:rsidR="006F6F15" w:rsidRPr="00F77C1B" w:rsidRDefault="00683B1E" w:rsidP="006F6F15">
      <w:pPr>
        <w:pStyle w:val="ListParagraph"/>
        <w:numPr>
          <w:ilvl w:val="0"/>
          <w:numId w:val="46"/>
        </w:numPr>
        <w:rPr>
          <w:rFonts w:cs="Arial"/>
          <w:sz w:val="22"/>
        </w:rPr>
      </w:pPr>
      <w:r>
        <w:rPr>
          <w:rFonts w:cs="Arial"/>
          <w:sz w:val="22"/>
        </w:rPr>
        <w:t xml:space="preserve">In the </w:t>
      </w:r>
      <w:r w:rsidRPr="000B6CE5">
        <w:rPr>
          <w:rFonts w:ascii="Courier New" w:hAnsi="Courier New" w:cs="Courier New"/>
          <w:sz w:val="22"/>
        </w:rPr>
        <w:t>buildomatic</w:t>
      </w:r>
      <w:r>
        <w:rPr>
          <w:rFonts w:cs="Arial"/>
          <w:sz w:val="22"/>
        </w:rPr>
        <w:t xml:space="preserve"> directory, execute </w:t>
      </w:r>
      <w:r w:rsidR="00274268">
        <w:rPr>
          <w:rFonts w:cs="Arial"/>
          <w:sz w:val="22"/>
        </w:rPr>
        <w:t>import command to import the data source backup file so that the correct data source connection information is restored for the target environment.</w:t>
      </w:r>
    </w:p>
    <w:p w14:paraId="01586467" w14:textId="77777777" w:rsidR="00683B1E" w:rsidRDefault="006F6F15" w:rsidP="00683B1E">
      <w:pPr>
        <w:rPr>
          <w:rFonts w:cs="Arial"/>
          <w:sz w:val="22"/>
        </w:rPr>
      </w:pPr>
      <w:r w:rsidRPr="00F77C1B">
        <w:rPr>
          <w:rFonts w:cs="Arial"/>
          <w:sz w:val="22"/>
        </w:rPr>
        <w:t xml:space="preserve"> </w:t>
      </w:r>
    </w:p>
    <w:p w14:paraId="4B969AB2" w14:textId="4439EB14" w:rsidR="00E84A23" w:rsidRPr="000B6CE5" w:rsidRDefault="00E84A23"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37106416" w14:textId="5FE88883" w:rsidR="00683B1E" w:rsidRPr="000B6CE5" w:rsidRDefault="00683B1E" w:rsidP="00BA667B">
      <w:pPr>
        <w:ind w:left="1440"/>
        <w:rPr>
          <w:rFonts w:ascii="Courier New" w:hAnsi="Courier New" w:cs="Courier New"/>
          <w:sz w:val="18"/>
          <w:szCs w:val="18"/>
        </w:rPr>
      </w:pPr>
      <w:r w:rsidRPr="000B6CE5">
        <w:rPr>
          <w:rFonts w:ascii="Courier New" w:hAnsi="Courier New" w:cs="Courier New"/>
          <w:sz w:val="18"/>
          <w:szCs w:val="18"/>
        </w:rPr>
        <w:t xml:space="preserve">js-import --update --skip-user-update --input-zip </w:t>
      </w:r>
      <w:r w:rsidRPr="00BA667B">
        <w:rPr>
          <w:rFonts w:ascii="Courier New" w:hAnsi="Courier New" w:cs="Courier New"/>
          <w:i/>
          <w:sz w:val="18"/>
          <w:szCs w:val="18"/>
          <w:highlight w:val="yellow"/>
        </w:rPr>
        <w:t>hhscmsreport_datasource_dev.zip</w:t>
      </w:r>
    </w:p>
    <w:p w14:paraId="64737FC8" w14:textId="77777777" w:rsidR="006F6F15" w:rsidRPr="00F77C1B" w:rsidRDefault="006F6F15" w:rsidP="006F6F15">
      <w:pPr>
        <w:rPr>
          <w:rFonts w:cs="Arial"/>
          <w:sz w:val="22"/>
        </w:rPr>
      </w:pPr>
    </w:p>
    <w:p w14:paraId="11305BC6" w14:textId="77777777" w:rsidR="006F6F15" w:rsidRDefault="006F6F15" w:rsidP="006F6F15">
      <w:pPr>
        <w:rPr>
          <w:rFonts w:cs="Arial"/>
          <w:sz w:val="22"/>
        </w:rPr>
      </w:pPr>
    </w:p>
    <w:p w14:paraId="03BF846D" w14:textId="77777777" w:rsidR="00683B1E" w:rsidRDefault="00683B1E" w:rsidP="006F6F15">
      <w:pPr>
        <w:rPr>
          <w:rFonts w:cs="Arial"/>
          <w:sz w:val="22"/>
        </w:rPr>
      </w:pPr>
    </w:p>
    <w:p w14:paraId="31713593" w14:textId="405208C0" w:rsidR="006D1D0B" w:rsidRPr="00F77C1B" w:rsidRDefault="006D1D0B" w:rsidP="006D1D0B">
      <w:pPr>
        <w:pStyle w:val="Heading2"/>
      </w:pPr>
      <w:bookmarkStart w:id="144" w:name="_Toc387058533"/>
      <w:r>
        <w:t>Java Module Build</w:t>
      </w:r>
      <w:bookmarkEnd w:id="144"/>
    </w:p>
    <w:p w14:paraId="2EB55AE7" w14:textId="56626E88" w:rsidR="006D1D0B" w:rsidRDefault="006D1D0B" w:rsidP="00377B17">
      <w:pPr>
        <w:pStyle w:val="Heading3"/>
      </w:pPr>
      <w:bookmarkStart w:id="145" w:name="_Toc387058534"/>
      <w:r>
        <w:t>CMS PDF Module</w:t>
      </w:r>
      <w:bookmarkEnd w:id="145"/>
      <w:r>
        <w:t xml:space="preserve"> </w:t>
      </w:r>
    </w:p>
    <w:p w14:paraId="5F21259D" w14:textId="53347029" w:rsidR="006D1D0B" w:rsidRPr="00F77C1B" w:rsidRDefault="006D1D0B" w:rsidP="006D1D0B">
      <w:pPr>
        <w:rPr>
          <w:rFonts w:cs="Arial"/>
          <w:sz w:val="22"/>
        </w:rPr>
      </w:pPr>
      <w:r>
        <w:rPr>
          <w:rFonts w:cs="Arial"/>
          <w:sz w:val="22"/>
        </w:rPr>
        <w:t xml:space="preserve">CMS PDF module is used to generate PDF document attachment in BizFlow work item handler.  It </w:t>
      </w:r>
      <w:r w:rsidR="00661B8B">
        <w:rPr>
          <w:rFonts w:cs="Arial"/>
          <w:sz w:val="22"/>
        </w:rPr>
        <w:t>is</w:t>
      </w:r>
      <w:r>
        <w:rPr>
          <w:rFonts w:cs="Arial"/>
          <w:sz w:val="22"/>
        </w:rPr>
        <w:t xml:space="preserve"> built using Java.  Apache ANT build script is used to generate the JAR file.  The module requires dependent library files and configuration files.  It will be deployed to WebMaker server directory.</w:t>
      </w:r>
    </w:p>
    <w:p w14:paraId="15ACD061" w14:textId="77777777" w:rsidR="006D1D0B" w:rsidRDefault="006D1D0B" w:rsidP="006D1D0B">
      <w:pPr>
        <w:rPr>
          <w:rFonts w:cs="Arial"/>
          <w:sz w:val="22"/>
        </w:rPr>
      </w:pPr>
    </w:p>
    <w:p w14:paraId="4E5BD8BF" w14:textId="77777777" w:rsidR="006D1D0B" w:rsidRPr="006D1D0B" w:rsidRDefault="006D1D0B" w:rsidP="00377B17">
      <w:pPr>
        <w:pStyle w:val="Heading4"/>
      </w:pPr>
      <w:bookmarkStart w:id="146" w:name="_Toc387058535"/>
      <w:r w:rsidRPr="006D1D0B">
        <w:t>Pre-requisite:</w:t>
      </w:r>
      <w:bookmarkEnd w:id="146"/>
    </w:p>
    <w:p w14:paraId="3496EB62" w14:textId="2E5764D3" w:rsidR="006D1D0B" w:rsidRPr="00377B17" w:rsidRDefault="006D1D0B" w:rsidP="00377B17">
      <w:pPr>
        <w:pStyle w:val="ListParagraph"/>
        <w:numPr>
          <w:ilvl w:val="0"/>
          <w:numId w:val="66"/>
        </w:numPr>
        <w:rPr>
          <w:rFonts w:cs="Arial"/>
          <w:sz w:val="22"/>
        </w:rPr>
      </w:pPr>
      <w:r w:rsidRPr="00377B17">
        <w:rPr>
          <w:rFonts w:cs="Arial"/>
          <w:sz w:val="22"/>
        </w:rPr>
        <w:t>JDK 1.7</w:t>
      </w:r>
    </w:p>
    <w:p w14:paraId="1CD0D9D5" w14:textId="139ABCB6" w:rsidR="006D1D0B" w:rsidRPr="00377B17" w:rsidRDefault="006D1D0B" w:rsidP="00377B17">
      <w:pPr>
        <w:pStyle w:val="ListParagraph"/>
        <w:numPr>
          <w:ilvl w:val="0"/>
          <w:numId w:val="66"/>
        </w:numPr>
        <w:rPr>
          <w:rFonts w:cs="Arial"/>
          <w:sz w:val="22"/>
        </w:rPr>
      </w:pPr>
      <w:r w:rsidRPr="00377B17">
        <w:rPr>
          <w:rFonts w:cs="Arial"/>
          <w:sz w:val="22"/>
        </w:rPr>
        <w:t>Apache Ant 1.9.x or later</w:t>
      </w:r>
    </w:p>
    <w:p w14:paraId="134181F2" w14:textId="77777777" w:rsidR="006D1D0B" w:rsidRPr="006D1D0B" w:rsidRDefault="006D1D0B" w:rsidP="006D1D0B">
      <w:pPr>
        <w:rPr>
          <w:rFonts w:cs="Arial"/>
          <w:sz w:val="22"/>
        </w:rPr>
      </w:pPr>
    </w:p>
    <w:p w14:paraId="5322D1EB" w14:textId="043635AA" w:rsidR="006D1D0B" w:rsidRPr="006D1D0B" w:rsidRDefault="006D1D0B" w:rsidP="00377B17">
      <w:pPr>
        <w:pStyle w:val="Heading4"/>
      </w:pPr>
      <w:bookmarkStart w:id="147" w:name="_Toc387058536"/>
      <w:r w:rsidRPr="006D1D0B">
        <w:t>Build Steps</w:t>
      </w:r>
      <w:bookmarkEnd w:id="147"/>
    </w:p>
    <w:p w14:paraId="79DBF644" w14:textId="1C99E75C" w:rsidR="006D1D0B" w:rsidRDefault="006D1D0B" w:rsidP="00377B17">
      <w:pPr>
        <w:pStyle w:val="ListParagraph"/>
        <w:numPr>
          <w:ilvl w:val="0"/>
          <w:numId w:val="67"/>
        </w:numPr>
        <w:ind w:left="709" w:hanging="425"/>
        <w:rPr>
          <w:rFonts w:cs="Arial"/>
          <w:sz w:val="22"/>
        </w:rPr>
      </w:pPr>
      <w:r w:rsidRPr="00377B17">
        <w:rPr>
          <w:rFonts w:cs="Arial"/>
          <w:sz w:val="22"/>
        </w:rPr>
        <w:t>Open command line interface, and change directory to the cmspdf module directory.</w:t>
      </w:r>
    </w:p>
    <w:p w14:paraId="16644F7D" w14:textId="77777777" w:rsidR="00A946AA" w:rsidRDefault="00A946AA" w:rsidP="009C1920">
      <w:pPr>
        <w:ind w:left="709" w:hanging="425"/>
        <w:rPr>
          <w:rFonts w:cs="Arial"/>
          <w:sz w:val="22"/>
        </w:rPr>
      </w:pPr>
    </w:p>
    <w:p w14:paraId="5090D63A" w14:textId="77777777" w:rsidR="00A946AA" w:rsidRPr="00377B17" w:rsidRDefault="00A946AA" w:rsidP="00377B17">
      <w:pPr>
        <w:ind w:left="1134" w:hanging="425"/>
        <w:rPr>
          <w:rFonts w:ascii="Courier New" w:hAnsi="Courier New" w:cs="Courier New"/>
          <w:sz w:val="18"/>
          <w:szCs w:val="18"/>
        </w:rPr>
      </w:pPr>
      <w:r w:rsidRPr="00377B17">
        <w:rPr>
          <w:rFonts w:ascii="Courier New" w:hAnsi="Courier New" w:cs="Courier New"/>
          <w:sz w:val="18"/>
          <w:szCs w:val="18"/>
        </w:rPr>
        <w:t>cd java/cmspdf</w:t>
      </w:r>
    </w:p>
    <w:p w14:paraId="55DA21CA" w14:textId="77777777" w:rsidR="00A946AA" w:rsidRPr="00377B17" w:rsidRDefault="00A946AA" w:rsidP="009C1920">
      <w:pPr>
        <w:ind w:left="709" w:hanging="425"/>
        <w:rPr>
          <w:rFonts w:cs="Arial"/>
          <w:sz w:val="22"/>
        </w:rPr>
      </w:pPr>
    </w:p>
    <w:p w14:paraId="5DDA591F" w14:textId="0DDF9F52" w:rsidR="00A946AA" w:rsidRDefault="00A946AA" w:rsidP="00377B17">
      <w:pPr>
        <w:pStyle w:val="ListParagraph"/>
        <w:numPr>
          <w:ilvl w:val="0"/>
          <w:numId w:val="67"/>
        </w:numPr>
        <w:ind w:left="709" w:hanging="425"/>
        <w:rPr>
          <w:rFonts w:cs="Arial"/>
          <w:sz w:val="22"/>
        </w:rPr>
      </w:pPr>
      <w:r w:rsidRPr="006D1D0B">
        <w:rPr>
          <w:rFonts w:cs="Arial"/>
          <w:sz w:val="22"/>
        </w:rPr>
        <w:t xml:space="preserve">Using a text editor, modify </w:t>
      </w:r>
      <w:r w:rsidRPr="00377B17">
        <w:rPr>
          <w:rFonts w:ascii="Courier New" w:hAnsi="Courier New" w:cs="Courier New"/>
          <w:sz w:val="22"/>
        </w:rPr>
        <w:t>cmspdf.properties</w:t>
      </w:r>
      <w:r w:rsidRPr="006D1D0B">
        <w:rPr>
          <w:rFonts w:cs="Arial"/>
          <w:sz w:val="22"/>
        </w:rPr>
        <w:t xml:space="preserve"> file in the cmspdf directory for the JDK location in the build machine.</w:t>
      </w:r>
    </w:p>
    <w:p w14:paraId="7D8D0141" w14:textId="77777777" w:rsidR="00A946AA" w:rsidRDefault="00A946AA" w:rsidP="009C1920">
      <w:pPr>
        <w:ind w:left="709" w:hanging="425"/>
        <w:rPr>
          <w:rFonts w:cs="Arial"/>
          <w:sz w:val="22"/>
        </w:rPr>
      </w:pPr>
    </w:p>
    <w:p w14:paraId="5EA538CF" w14:textId="10CCF96D" w:rsidR="00A946AA" w:rsidRPr="00377B17" w:rsidRDefault="00A946AA" w:rsidP="00377B17">
      <w:pPr>
        <w:ind w:left="1134" w:hanging="425"/>
        <w:rPr>
          <w:rFonts w:ascii="Courier New" w:hAnsi="Courier New" w:cs="Courier New"/>
          <w:sz w:val="18"/>
          <w:szCs w:val="18"/>
        </w:rPr>
      </w:pPr>
      <w:r w:rsidRPr="00377B17">
        <w:rPr>
          <w:rFonts w:ascii="Courier New" w:hAnsi="Courier New" w:cs="Courier New"/>
          <w:b/>
          <w:sz w:val="18"/>
          <w:szCs w:val="18"/>
        </w:rPr>
        <w:t>jdk.home.1.7</w:t>
      </w:r>
      <w:r w:rsidRPr="00377B17">
        <w:rPr>
          <w:rFonts w:ascii="Courier New" w:hAnsi="Courier New" w:cs="Courier New"/>
          <w:sz w:val="18"/>
          <w:szCs w:val="18"/>
        </w:rPr>
        <w:t>=</w:t>
      </w:r>
      <w:r w:rsidRPr="00377B17">
        <w:rPr>
          <w:rFonts w:ascii="Courier New" w:hAnsi="Courier New" w:cs="Courier New"/>
          <w:i/>
          <w:sz w:val="18"/>
          <w:szCs w:val="18"/>
        </w:rPr>
        <w:t>&lt;full_path_to_jdk_1.7_home&gt;</w:t>
      </w:r>
    </w:p>
    <w:p w14:paraId="038141FB" w14:textId="77777777" w:rsidR="00A946AA" w:rsidRPr="00377B17" w:rsidRDefault="00A946AA" w:rsidP="009C1920">
      <w:pPr>
        <w:ind w:left="709" w:hanging="425"/>
        <w:rPr>
          <w:rFonts w:cs="Arial"/>
          <w:sz w:val="22"/>
        </w:rPr>
      </w:pPr>
    </w:p>
    <w:p w14:paraId="580D6EE6" w14:textId="3D85699A" w:rsidR="00A946AA" w:rsidRDefault="00A946AA" w:rsidP="00377B17">
      <w:pPr>
        <w:pStyle w:val="ListParagraph"/>
        <w:numPr>
          <w:ilvl w:val="0"/>
          <w:numId w:val="67"/>
        </w:numPr>
        <w:ind w:left="709" w:hanging="425"/>
        <w:rPr>
          <w:rFonts w:cs="Arial"/>
          <w:sz w:val="22"/>
        </w:rPr>
      </w:pPr>
      <w:r w:rsidRPr="006D1D0B">
        <w:rPr>
          <w:rFonts w:cs="Arial"/>
          <w:sz w:val="22"/>
        </w:rPr>
        <w:t>Run ANT script.</w:t>
      </w:r>
    </w:p>
    <w:p w14:paraId="545E21F2" w14:textId="77777777" w:rsidR="00A946AA" w:rsidRDefault="00A946AA" w:rsidP="009C1920">
      <w:pPr>
        <w:ind w:left="709" w:hanging="425"/>
        <w:rPr>
          <w:rFonts w:cs="Arial"/>
          <w:sz w:val="22"/>
        </w:rPr>
      </w:pPr>
    </w:p>
    <w:p w14:paraId="35F95DF7" w14:textId="25668877" w:rsidR="00A946AA" w:rsidRPr="00377B17" w:rsidRDefault="00A946AA" w:rsidP="00377B17">
      <w:pPr>
        <w:ind w:left="1134" w:hanging="425"/>
        <w:rPr>
          <w:rFonts w:ascii="Courier New" w:hAnsi="Courier New" w:cs="Courier New"/>
          <w:sz w:val="18"/>
          <w:szCs w:val="18"/>
        </w:rPr>
      </w:pPr>
      <w:r w:rsidRPr="00377B17">
        <w:rPr>
          <w:rFonts w:ascii="Courier New" w:hAnsi="Courier New" w:cs="Courier New"/>
          <w:sz w:val="18"/>
          <w:szCs w:val="18"/>
        </w:rPr>
        <w:t>ant -f cmspdf.xml</w:t>
      </w:r>
    </w:p>
    <w:p w14:paraId="6DA73DD6" w14:textId="77777777" w:rsidR="00A946AA" w:rsidRPr="00377B17" w:rsidRDefault="00A946AA" w:rsidP="009C1920">
      <w:pPr>
        <w:ind w:left="709" w:hanging="425"/>
        <w:rPr>
          <w:rFonts w:cs="Arial"/>
          <w:sz w:val="22"/>
        </w:rPr>
      </w:pPr>
    </w:p>
    <w:p w14:paraId="42311EC6" w14:textId="609296CA" w:rsidR="00A946AA" w:rsidRDefault="00A946AA" w:rsidP="00377B17">
      <w:pPr>
        <w:pStyle w:val="ListParagraph"/>
        <w:numPr>
          <w:ilvl w:val="0"/>
          <w:numId w:val="67"/>
        </w:numPr>
        <w:ind w:left="709" w:hanging="425"/>
        <w:rPr>
          <w:rFonts w:cs="Arial"/>
          <w:sz w:val="22"/>
        </w:rPr>
      </w:pPr>
      <w:r w:rsidRPr="006D1D0B">
        <w:rPr>
          <w:rFonts w:cs="Arial"/>
          <w:sz w:val="22"/>
        </w:rPr>
        <w:t>Capture the generated jar file.</w:t>
      </w:r>
    </w:p>
    <w:p w14:paraId="09C57F16" w14:textId="77777777" w:rsidR="00A946AA" w:rsidRDefault="00A946AA" w:rsidP="009C1920">
      <w:pPr>
        <w:ind w:left="709" w:hanging="425"/>
        <w:rPr>
          <w:rFonts w:cs="Arial"/>
          <w:sz w:val="22"/>
        </w:rPr>
      </w:pPr>
    </w:p>
    <w:p w14:paraId="3A968F0B" w14:textId="6DDFDF65" w:rsidR="00A946AA" w:rsidRPr="00377B17" w:rsidRDefault="00A946AA" w:rsidP="00377B17">
      <w:pPr>
        <w:ind w:left="1134" w:hanging="425"/>
        <w:rPr>
          <w:rFonts w:ascii="Courier New" w:hAnsi="Courier New" w:cs="Courier New"/>
          <w:sz w:val="18"/>
          <w:szCs w:val="18"/>
        </w:rPr>
      </w:pPr>
      <w:r w:rsidRPr="00377B17">
        <w:rPr>
          <w:rFonts w:ascii="Courier New" w:hAnsi="Courier New" w:cs="Courier New"/>
          <w:sz w:val="18"/>
          <w:szCs w:val="18"/>
        </w:rPr>
        <w:t>out/artifacts/lib/cmspdf.jar</w:t>
      </w:r>
    </w:p>
    <w:p w14:paraId="3CFA6952" w14:textId="77777777" w:rsidR="00A946AA" w:rsidRPr="00377B17" w:rsidRDefault="00A946AA" w:rsidP="009C1920">
      <w:pPr>
        <w:ind w:left="709" w:hanging="425"/>
        <w:rPr>
          <w:rFonts w:cs="Arial"/>
          <w:sz w:val="22"/>
        </w:rPr>
      </w:pPr>
    </w:p>
    <w:p w14:paraId="72AFA9F5" w14:textId="651C4D11" w:rsidR="00A946AA" w:rsidRPr="00377B17" w:rsidRDefault="00A946AA" w:rsidP="00377B17">
      <w:pPr>
        <w:pStyle w:val="ListParagraph"/>
        <w:numPr>
          <w:ilvl w:val="0"/>
          <w:numId w:val="67"/>
        </w:numPr>
        <w:ind w:left="709" w:hanging="425"/>
        <w:rPr>
          <w:rFonts w:cs="Arial"/>
          <w:sz w:val="22"/>
        </w:rPr>
      </w:pPr>
      <w:r w:rsidRPr="006D1D0B">
        <w:rPr>
          <w:rFonts w:cs="Arial"/>
          <w:sz w:val="22"/>
        </w:rPr>
        <w:t>Deploy the jar file onto the target tomcat location.</w:t>
      </w:r>
    </w:p>
    <w:p w14:paraId="62E3DFA0" w14:textId="77777777" w:rsidR="00A946AA" w:rsidRDefault="00A946AA" w:rsidP="00377B17">
      <w:pPr>
        <w:ind w:left="709" w:hanging="425"/>
        <w:rPr>
          <w:rFonts w:cs="Arial"/>
          <w:sz w:val="22"/>
        </w:rPr>
      </w:pPr>
    </w:p>
    <w:p w14:paraId="7F63D947" w14:textId="09B08381" w:rsidR="006D1D0B" w:rsidRPr="00377B17" w:rsidRDefault="006D1D0B" w:rsidP="00377B17">
      <w:pPr>
        <w:ind w:left="1134" w:hanging="425"/>
        <w:rPr>
          <w:rFonts w:ascii="Courier New" w:hAnsi="Courier New" w:cs="Courier New"/>
          <w:sz w:val="18"/>
          <w:szCs w:val="18"/>
        </w:rPr>
      </w:pPr>
      <w:r w:rsidRPr="00377B17">
        <w:rPr>
          <w:rFonts w:ascii="Courier New" w:hAnsi="Courier New" w:cs="Courier New"/>
          <w:i/>
          <w:sz w:val="18"/>
          <w:szCs w:val="18"/>
        </w:rPr>
        <w:t>&lt;tomcat_dir&gt;</w:t>
      </w:r>
      <w:r w:rsidRPr="00377B17">
        <w:rPr>
          <w:rFonts w:ascii="Courier New" w:hAnsi="Courier New" w:cs="Courier New"/>
          <w:sz w:val="18"/>
          <w:szCs w:val="18"/>
        </w:rPr>
        <w:t>/webapps/bizflowwebmaker/WEB-INT/lib/</w:t>
      </w:r>
    </w:p>
    <w:p w14:paraId="34938369" w14:textId="77777777" w:rsidR="006D1D0B" w:rsidRPr="006D1D0B" w:rsidRDefault="006D1D0B" w:rsidP="009C1920">
      <w:pPr>
        <w:ind w:left="851" w:hanging="567"/>
        <w:rPr>
          <w:rFonts w:cs="Arial"/>
          <w:sz w:val="22"/>
        </w:rPr>
      </w:pPr>
    </w:p>
    <w:p w14:paraId="5B06EB45" w14:textId="77777777" w:rsidR="00A946AA" w:rsidRDefault="00A946AA" w:rsidP="006D1D0B">
      <w:pPr>
        <w:rPr>
          <w:rFonts w:cs="Arial"/>
          <w:sz w:val="22"/>
        </w:rPr>
      </w:pPr>
    </w:p>
    <w:p w14:paraId="1A252E7C" w14:textId="497EA963" w:rsidR="006D1D0B" w:rsidRPr="006D1D0B" w:rsidRDefault="006D1D0B" w:rsidP="00377B17">
      <w:pPr>
        <w:pStyle w:val="Heading4"/>
      </w:pPr>
      <w:bookmarkStart w:id="148" w:name="_Toc387058537"/>
      <w:r w:rsidRPr="006D1D0B">
        <w:t>Static Files for the Initial Deployment</w:t>
      </w:r>
      <w:bookmarkEnd w:id="148"/>
    </w:p>
    <w:p w14:paraId="1F750EA2" w14:textId="77777777" w:rsidR="006D1D0B" w:rsidRPr="006D1D0B" w:rsidRDefault="006D1D0B" w:rsidP="006D1D0B">
      <w:pPr>
        <w:rPr>
          <w:rFonts w:cs="Arial"/>
          <w:sz w:val="22"/>
        </w:rPr>
      </w:pPr>
      <w:r w:rsidRPr="006D1D0B">
        <w:rPr>
          <w:rFonts w:cs="Arial"/>
          <w:sz w:val="22"/>
        </w:rPr>
        <w:t xml:space="preserve">The following instructions are to deploy the dependent library files and configuration files for the cmspdf module.  They should be copied onto the target tomcat location along with the freshly built </w:t>
      </w:r>
      <w:r w:rsidRPr="00377B17">
        <w:rPr>
          <w:rFonts w:ascii="Courier New" w:hAnsi="Courier New" w:cs="Courier New"/>
          <w:sz w:val="22"/>
        </w:rPr>
        <w:t>cmspdf.jar</w:t>
      </w:r>
      <w:r w:rsidRPr="006D1D0B">
        <w:rPr>
          <w:rFonts w:cs="Arial"/>
          <w:sz w:val="22"/>
        </w:rPr>
        <w:t xml:space="preserve"> file.</w:t>
      </w:r>
    </w:p>
    <w:p w14:paraId="68BF308B" w14:textId="77777777" w:rsidR="006D1D0B" w:rsidRPr="006D1D0B" w:rsidRDefault="006D1D0B" w:rsidP="006D1D0B">
      <w:pPr>
        <w:rPr>
          <w:rFonts w:cs="Arial"/>
          <w:sz w:val="22"/>
        </w:rPr>
      </w:pPr>
    </w:p>
    <w:p w14:paraId="09B64095" w14:textId="77777777" w:rsidR="006D1D0B" w:rsidRPr="006D1D0B" w:rsidRDefault="006D1D0B" w:rsidP="006D1D0B">
      <w:pPr>
        <w:rPr>
          <w:rFonts w:cs="Arial"/>
          <w:sz w:val="22"/>
        </w:rPr>
      </w:pPr>
      <w:r w:rsidRPr="006D1D0B">
        <w:rPr>
          <w:rFonts w:cs="Arial"/>
          <w:sz w:val="22"/>
        </w:rPr>
        <w:t>Normally, the library files and configuration files will only need to be deployed once per environment.  Any subsequent code change to the module will require the rebuild and redeploy of the cmspdf.jar file only under normal circumstances.  If there is library change or configuration change, you need to refresh the changed files using the following steps.</w:t>
      </w:r>
    </w:p>
    <w:p w14:paraId="2FD83FD0" w14:textId="77777777" w:rsidR="006D1D0B" w:rsidRPr="006D1D0B" w:rsidRDefault="006D1D0B" w:rsidP="006D1D0B">
      <w:pPr>
        <w:rPr>
          <w:rFonts w:cs="Arial"/>
          <w:sz w:val="22"/>
        </w:rPr>
      </w:pPr>
    </w:p>
    <w:p w14:paraId="1614E46F" w14:textId="5EC27D63" w:rsidR="006D1D0B" w:rsidRDefault="006D1D0B" w:rsidP="00377B17">
      <w:pPr>
        <w:pStyle w:val="ListParagraph"/>
        <w:numPr>
          <w:ilvl w:val="0"/>
          <w:numId w:val="68"/>
        </w:numPr>
        <w:rPr>
          <w:rFonts w:cs="Arial"/>
          <w:sz w:val="22"/>
        </w:rPr>
      </w:pPr>
      <w:r w:rsidRPr="00377B17">
        <w:rPr>
          <w:rFonts w:cs="Arial"/>
          <w:sz w:val="22"/>
        </w:rPr>
        <w:t>Create PDF_Configuration directory onto the target tomcat location.</w:t>
      </w:r>
    </w:p>
    <w:p w14:paraId="0CCEBBE1" w14:textId="77777777" w:rsidR="00EF4A44" w:rsidRDefault="00EF4A44" w:rsidP="00EF4A44">
      <w:pPr>
        <w:rPr>
          <w:rFonts w:cs="Arial"/>
          <w:sz w:val="22"/>
        </w:rPr>
      </w:pPr>
    </w:p>
    <w:p w14:paraId="1A6FB59C" w14:textId="77777777" w:rsidR="00EF4A44" w:rsidRPr="006D1D0B" w:rsidRDefault="00EF4A44" w:rsidP="00EF4A44">
      <w:pPr>
        <w:rPr>
          <w:rFonts w:cs="Arial"/>
          <w:sz w:val="22"/>
        </w:rPr>
      </w:pPr>
      <w:r w:rsidRPr="006D1D0B">
        <w:rPr>
          <w:rFonts w:cs="Arial"/>
          <w:sz w:val="22"/>
        </w:rPr>
        <w:t>mkdir &lt;tomcat_dir&gt;/webapps/bizflowwebmaker/WEB-INF/PDF_Configuration/</w:t>
      </w:r>
    </w:p>
    <w:p w14:paraId="3679D6DB" w14:textId="77777777" w:rsidR="00EF4A44" w:rsidRPr="00377B17" w:rsidRDefault="00EF4A44" w:rsidP="00EF4A44">
      <w:pPr>
        <w:rPr>
          <w:rFonts w:cs="Arial"/>
          <w:sz w:val="22"/>
        </w:rPr>
      </w:pPr>
    </w:p>
    <w:p w14:paraId="35D59BB0" w14:textId="1CA38E13" w:rsidR="00EF4A44" w:rsidRDefault="00EF4A44" w:rsidP="00377B17">
      <w:pPr>
        <w:pStyle w:val="ListParagraph"/>
        <w:numPr>
          <w:ilvl w:val="0"/>
          <w:numId w:val="68"/>
        </w:numPr>
        <w:rPr>
          <w:rFonts w:cs="Arial"/>
          <w:sz w:val="22"/>
        </w:rPr>
      </w:pPr>
      <w:r w:rsidRPr="006D1D0B">
        <w:rPr>
          <w:rFonts w:cs="Arial"/>
          <w:sz w:val="22"/>
        </w:rPr>
        <w:t>Copy the generated configuration files to the target location.</w:t>
      </w:r>
    </w:p>
    <w:p w14:paraId="71729F3D" w14:textId="77777777" w:rsidR="00EF4A44" w:rsidRDefault="00EF4A44" w:rsidP="00EF4A44">
      <w:pPr>
        <w:rPr>
          <w:rFonts w:cs="Arial"/>
          <w:sz w:val="22"/>
        </w:rPr>
      </w:pPr>
    </w:p>
    <w:p w14:paraId="78E6E39B" w14:textId="3B78583D" w:rsidR="00EF4A44" w:rsidRPr="00377B17" w:rsidRDefault="00EF4A44" w:rsidP="00377B17">
      <w:pPr>
        <w:pStyle w:val="ListParagraph"/>
        <w:numPr>
          <w:ilvl w:val="0"/>
          <w:numId w:val="69"/>
        </w:numPr>
        <w:ind w:left="1080"/>
        <w:rPr>
          <w:rFonts w:cs="Arial"/>
          <w:sz w:val="22"/>
        </w:rPr>
      </w:pPr>
      <w:r w:rsidRPr="00377B17">
        <w:rPr>
          <w:rFonts w:cs="Arial"/>
          <w:sz w:val="22"/>
        </w:rPr>
        <w:t>From (source repository):</w:t>
      </w:r>
    </w:p>
    <w:p w14:paraId="4CB6A0BA" w14:textId="1ADC1DD3" w:rsidR="00EF4A44" w:rsidRPr="00377B17" w:rsidRDefault="00EF4A44" w:rsidP="00377B17">
      <w:pPr>
        <w:ind w:left="1800"/>
        <w:rPr>
          <w:rFonts w:ascii="Courier New" w:hAnsi="Courier New" w:cs="Courier New"/>
          <w:sz w:val="18"/>
          <w:szCs w:val="18"/>
        </w:rPr>
      </w:pPr>
      <w:r w:rsidRPr="00377B17">
        <w:rPr>
          <w:rFonts w:ascii="Courier New" w:hAnsi="Courier New" w:cs="Courier New"/>
          <w:sz w:val="18"/>
          <w:szCs w:val="18"/>
        </w:rPr>
        <w:t>out/artifacts/conf/*</w:t>
      </w:r>
    </w:p>
    <w:p w14:paraId="1540DD4F" w14:textId="4B453916" w:rsidR="00EF4A44" w:rsidRPr="00377B17" w:rsidRDefault="00EF4A44" w:rsidP="00377B17">
      <w:pPr>
        <w:pStyle w:val="ListParagraph"/>
        <w:numPr>
          <w:ilvl w:val="0"/>
          <w:numId w:val="69"/>
        </w:numPr>
        <w:ind w:left="1080"/>
        <w:rPr>
          <w:rFonts w:cs="Arial"/>
          <w:sz w:val="22"/>
        </w:rPr>
      </w:pPr>
      <w:r w:rsidRPr="00377B17">
        <w:rPr>
          <w:rFonts w:cs="Arial"/>
          <w:sz w:val="22"/>
        </w:rPr>
        <w:t>To (target environment):</w:t>
      </w:r>
    </w:p>
    <w:p w14:paraId="7476DC17" w14:textId="5FB48EFE" w:rsidR="00EF4A44" w:rsidRPr="00377B17" w:rsidRDefault="00EF4A44" w:rsidP="00377B17">
      <w:pPr>
        <w:ind w:left="2160" w:hanging="360"/>
        <w:rPr>
          <w:rFonts w:ascii="Courier New" w:hAnsi="Courier New" w:cs="Courier New"/>
          <w:sz w:val="18"/>
          <w:szCs w:val="18"/>
        </w:rPr>
      </w:pPr>
      <w:r w:rsidRPr="00377B17">
        <w:rPr>
          <w:rFonts w:ascii="Courier New" w:hAnsi="Courier New" w:cs="Courier New"/>
          <w:i/>
          <w:sz w:val="18"/>
          <w:szCs w:val="18"/>
        </w:rPr>
        <w:t>&lt;tomcat_dir&gt;</w:t>
      </w:r>
      <w:r w:rsidRPr="00377B17">
        <w:rPr>
          <w:rFonts w:ascii="Courier New" w:hAnsi="Courier New" w:cs="Courier New"/>
          <w:sz w:val="18"/>
          <w:szCs w:val="18"/>
        </w:rPr>
        <w:t>/webapps/bizflowwebmaker/WEB-INF/PDF_Configuration/</w:t>
      </w:r>
    </w:p>
    <w:p w14:paraId="0EE647A2" w14:textId="77777777" w:rsidR="00EF4A44" w:rsidRPr="006D1D0B" w:rsidRDefault="00EF4A44" w:rsidP="00EF4A44">
      <w:pPr>
        <w:rPr>
          <w:rFonts w:cs="Arial"/>
          <w:sz w:val="22"/>
        </w:rPr>
      </w:pPr>
    </w:p>
    <w:p w14:paraId="2B1C1311" w14:textId="77777777" w:rsidR="00EF4A44" w:rsidRDefault="00EF4A44" w:rsidP="00EF4A44">
      <w:pPr>
        <w:rPr>
          <w:rFonts w:cs="Arial"/>
          <w:sz w:val="22"/>
        </w:rPr>
      </w:pPr>
    </w:p>
    <w:p w14:paraId="271E4174" w14:textId="77777777" w:rsidR="00EF4A44" w:rsidRPr="00377B17" w:rsidRDefault="00EF4A44" w:rsidP="00EF4A44">
      <w:pPr>
        <w:rPr>
          <w:rFonts w:cs="Arial"/>
          <w:sz w:val="22"/>
        </w:rPr>
      </w:pPr>
    </w:p>
    <w:p w14:paraId="498E4179" w14:textId="4EBB61C7" w:rsidR="00EF4A44" w:rsidRDefault="00EF4A44" w:rsidP="00377B17">
      <w:pPr>
        <w:pStyle w:val="ListParagraph"/>
        <w:numPr>
          <w:ilvl w:val="0"/>
          <w:numId w:val="68"/>
        </w:numPr>
        <w:rPr>
          <w:rFonts w:cs="Arial"/>
          <w:sz w:val="22"/>
        </w:rPr>
      </w:pPr>
      <w:r w:rsidRPr="006D1D0B">
        <w:rPr>
          <w:rFonts w:cs="Arial"/>
          <w:sz w:val="22"/>
        </w:rPr>
        <w:lastRenderedPageBreak/>
        <w:t>Copy the generated configuration files to the target location.</w:t>
      </w:r>
    </w:p>
    <w:p w14:paraId="730A1AAD" w14:textId="77777777" w:rsidR="00EF4A44" w:rsidRDefault="00EF4A44" w:rsidP="00EF4A44">
      <w:pPr>
        <w:rPr>
          <w:rFonts w:cs="Arial"/>
          <w:sz w:val="22"/>
        </w:rPr>
      </w:pPr>
    </w:p>
    <w:p w14:paraId="117CF629" w14:textId="77777777" w:rsidR="00EF4A44" w:rsidRPr="006D1D0B" w:rsidRDefault="00EF4A44" w:rsidP="00EF4A44">
      <w:pPr>
        <w:rPr>
          <w:rFonts w:cs="Arial"/>
          <w:sz w:val="22"/>
        </w:rPr>
      </w:pPr>
    </w:p>
    <w:p w14:paraId="01FC479C" w14:textId="21DF96CC" w:rsidR="00EF4A44" w:rsidRPr="00377B17" w:rsidRDefault="00EF4A44" w:rsidP="00377B17">
      <w:pPr>
        <w:pStyle w:val="ListParagraph"/>
        <w:numPr>
          <w:ilvl w:val="0"/>
          <w:numId w:val="69"/>
        </w:numPr>
        <w:ind w:left="1080"/>
        <w:rPr>
          <w:rFonts w:cs="Arial"/>
          <w:sz w:val="22"/>
        </w:rPr>
      </w:pPr>
      <w:r w:rsidRPr="00377B17">
        <w:rPr>
          <w:rFonts w:cs="Arial"/>
          <w:sz w:val="22"/>
        </w:rPr>
        <w:t>From (source repository):</w:t>
      </w:r>
    </w:p>
    <w:p w14:paraId="4653CE70" w14:textId="0C17EF24" w:rsidR="00EF4A44" w:rsidRPr="00377B17" w:rsidRDefault="00EF4A44" w:rsidP="00377B17">
      <w:pPr>
        <w:ind w:left="1800"/>
        <w:rPr>
          <w:rFonts w:ascii="Courier New" w:hAnsi="Courier New" w:cs="Courier New"/>
          <w:sz w:val="18"/>
          <w:szCs w:val="18"/>
        </w:rPr>
      </w:pPr>
      <w:r w:rsidRPr="00377B17">
        <w:rPr>
          <w:rFonts w:ascii="Courier New" w:hAnsi="Courier New" w:cs="Courier New"/>
          <w:sz w:val="18"/>
          <w:szCs w:val="18"/>
        </w:rPr>
        <w:t>out/artifacts/conf/HWSessionFactory.properties</w:t>
      </w:r>
    </w:p>
    <w:p w14:paraId="18238352" w14:textId="7927D4F7" w:rsidR="00EF4A44" w:rsidRPr="00377B17" w:rsidRDefault="00EF4A44" w:rsidP="00377B17">
      <w:pPr>
        <w:ind w:left="1800"/>
        <w:rPr>
          <w:rFonts w:ascii="Courier New" w:hAnsi="Courier New" w:cs="Courier New"/>
          <w:sz w:val="18"/>
          <w:szCs w:val="18"/>
        </w:rPr>
      </w:pPr>
      <w:r w:rsidRPr="00377B17">
        <w:rPr>
          <w:rFonts w:ascii="Courier New" w:hAnsi="Courier New" w:cs="Courier New"/>
          <w:sz w:val="18"/>
          <w:szCs w:val="18"/>
        </w:rPr>
        <w:t>out/artifacts/conf/log4j.properties</w:t>
      </w:r>
    </w:p>
    <w:p w14:paraId="2571A919" w14:textId="43C99B29" w:rsidR="00EF4A44" w:rsidRPr="00377B17" w:rsidRDefault="00EF4A44" w:rsidP="00377B17">
      <w:pPr>
        <w:pStyle w:val="ListParagraph"/>
        <w:numPr>
          <w:ilvl w:val="0"/>
          <w:numId w:val="69"/>
        </w:numPr>
        <w:ind w:left="1080"/>
        <w:rPr>
          <w:rFonts w:cs="Arial"/>
          <w:sz w:val="22"/>
        </w:rPr>
      </w:pPr>
      <w:r w:rsidRPr="00377B17">
        <w:rPr>
          <w:rFonts w:cs="Arial"/>
          <w:sz w:val="22"/>
        </w:rPr>
        <w:t>To (target environment):</w:t>
      </w:r>
    </w:p>
    <w:p w14:paraId="1470E26D" w14:textId="2AFB9EB0" w:rsidR="00EF4A44" w:rsidRPr="00377B17" w:rsidRDefault="00EF4A44" w:rsidP="00377B17">
      <w:pPr>
        <w:ind w:left="1800"/>
        <w:rPr>
          <w:rFonts w:ascii="Courier New" w:hAnsi="Courier New" w:cs="Courier New"/>
          <w:sz w:val="18"/>
          <w:szCs w:val="18"/>
        </w:rPr>
      </w:pPr>
      <w:r w:rsidRPr="00377B17">
        <w:rPr>
          <w:rFonts w:ascii="Courier New" w:hAnsi="Courier New" w:cs="Courier New"/>
          <w:sz w:val="18"/>
          <w:szCs w:val="18"/>
        </w:rPr>
        <w:t>&lt;tomcat_dir&gt;/webapps/bizflowwebmaker/WEB-INF/classes/</w:t>
      </w:r>
    </w:p>
    <w:p w14:paraId="168751F3" w14:textId="77777777" w:rsidR="00EF4A44" w:rsidRDefault="00EF4A44" w:rsidP="00EF4A44">
      <w:pPr>
        <w:rPr>
          <w:rFonts w:cs="Arial"/>
          <w:sz w:val="22"/>
        </w:rPr>
      </w:pPr>
    </w:p>
    <w:p w14:paraId="605F8ECC" w14:textId="77777777" w:rsidR="00EF4A44" w:rsidRPr="00377B17" w:rsidRDefault="00EF4A44" w:rsidP="00EF4A44">
      <w:pPr>
        <w:rPr>
          <w:rFonts w:cs="Arial"/>
          <w:sz w:val="22"/>
        </w:rPr>
      </w:pPr>
    </w:p>
    <w:p w14:paraId="05A2F127" w14:textId="4E760B85" w:rsidR="00EF4A44" w:rsidRDefault="00EF4A44" w:rsidP="00377B17">
      <w:pPr>
        <w:pStyle w:val="ListParagraph"/>
        <w:numPr>
          <w:ilvl w:val="0"/>
          <w:numId w:val="68"/>
        </w:numPr>
        <w:rPr>
          <w:rFonts w:cs="Arial"/>
          <w:sz w:val="22"/>
        </w:rPr>
      </w:pPr>
      <w:r w:rsidRPr="006D1D0B">
        <w:rPr>
          <w:rFonts w:cs="Arial"/>
          <w:sz w:val="22"/>
        </w:rPr>
        <w:t>Copy the library files to the target location.</w:t>
      </w:r>
    </w:p>
    <w:p w14:paraId="1719D193" w14:textId="77777777" w:rsidR="00EF4A44" w:rsidRDefault="00EF4A44" w:rsidP="00EF4A44">
      <w:pPr>
        <w:rPr>
          <w:rFonts w:cs="Arial"/>
          <w:sz w:val="22"/>
        </w:rPr>
      </w:pPr>
    </w:p>
    <w:p w14:paraId="6B4D54FE" w14:textId="126AC928" w:rsidR="009C1920" w:rsidRPr="00377B17" w:rsidRDefault="009C1920" w:rsidP="00377B17">
      <w:pPr>
        <w:pStyle w:val="ListParagraph"/>
        <w:numPr>
          <w:ilvl w:val="0"/>
          <w:numId w:val="69"/>
        </w:numPr>
        <w:ind w:left="1080"/>
        <w:rPr>
          <w:rFonts w:cs="Arial"/>
          <w:sz w:val="22"/>
        </w:rPr>
      </w:pPr>
      <w:r w:rsidRPr="00377B17">
        <w:rPr>
          <w:rFonts w:cs="Arial"/>
          <w:sz w:val="22"/>
        </w:rPr>
        <w:t>From (source repository):</w:t>
      </w:r>
    </w:p>
    <w:p w14:paraId="10C279CE" w14:textId="0A5FB7E6" w:rsidR="009C1920" w:rsidRPr="00377B17" w:rsidRDefault="009C1920" w:rsidP="00377B17">
      <w:pPr>
        <w:ind w:left="1800"/>
        <w:rPr>
          <w:rFonts w:ascii="Courier New" w:hAnsi="Courier New" w:cs="Courier New"/>
          <w:sz w:val="18"/>
          <w:szCs w:val="18"/>
        </w:rPr>
      </w:pPr>
      <w:r w:rsidRPr="00377B17">
        <w:rPr>
          <w:rFonts w:ascii="Courier New" w:hAnsi="Courier New" w:cs="Courier New"/>
          <w:sz w:val="18"/>
          <w:szCs w:val="18"/>
        </w:rPr>
        <w:t>lib/activation-1.1.jar</w:t>
      </w:r>
    </w:p>
    <w:p w14:paraId="0FC78C1C" w14:textId="700D2240" w:rsidR="009C1920" w:rsidRPr="00377B17" w:rsidRDefault="009C1920" w:rsidP="00377B17">
      <w:pPr>
        <w:ind w:left="1800"/>
        <w:rPr>
          <w:rFonts w:ascii="Courier New" w:hAnsi="Courier New" w:cs="Courier New"/>
          <w:sz w:val="18"/>
          <w:szCs w:val="18"/>
        </w:rPr>
      </w:pPr>
      <w:r w:rsidRPr="00377B17">
        <w:rPr>
          <w:rFonts w:ascii="Courier New" w:hAnsi="Courier New" w:cs="Courier New"/>
          <w:sz w:val="18"/>
          <w:szCs w:val="18"/>
        </w:rPr>
        <w:t>lib/bcmail-jdk15on-1.54.jar</w:t>
      </w:r>
    </w:p>
    <w:p w14:paraId="7556D174" w14:textId="59F919B0" w:rsidR="009C1920" w:rsidRPr="00377B17" w:rsidRDefault="009C1920" w:rsidP="00377B17">
      <w:pPr>
        <w:ind w:left="1800"/>
        <w:rPr>
          <w:rFonts w:ascii="Courier New" w:hAnsi="Courier New" w:cs="Courier New"/>
          <w:sz w:val="18"/>
          <w:szCs w:val="18"/>
        </w:rPr>
      </w:pPr>
      <w:r w:rsidRPr="00377B17">
        <w:rPr>
          <w:rFonts w:ascii="Courier New" w:hAnsi="Courier New" w:cs="Courier New"/>
          <w:sz w:val="18"/>
          <w:szCs w:val="18"/>
        </w:rPr>
        <w:t>lib/bcpkix-jdk15on-1.54.jar</w:t>
      </w:r>
    </w:p>
    <w:p w14:paraId="1EAE53B1" w14:textId="17DABA5B" w:rsidR="009C1920" w:rsidRPr="00377B17" w:rsidRDefault="009C1920" w:rsidP="00377B17">
      <w:pPr>
        <w:ind w:left="1800"/>
        <w:rPr>
          <w:rFonts w:ascii="Courier New" w:hAnsi="Courier New" w:cs="Courier New"/>
          <w:sz w:val="18"/>
          <w:szCs w:val="18"/>
        </w:rPr>
      </w:pPr>
      <w:r w:rsidRPr="00377B17">
        <w:rPr>
          <w:rFonts w:ascii="Courier New" w:hAnsi="Courier New" w:cs="Courier New"/>
          <w:sz w:val="18"/>
          <w:szCs w:val="18"/>
        </w:rPr>
        <w:t>lib/bcprov-jdk15on-1.54.jar</w:t>
      </w:r>
    </w:p>
    <w:p w14:paraId="20CD6D38" w14:textId="0E8FCF2F" w:rsidR="009C1920" w:rsidRPr="00377B17" w:rsidRDefault="009C1920" w:rsidP="00377B17">
      <w:pPr>
        <w:ind w:left="1800"/>
        <w:rPr>
          <w:rFonts w:ascii="Courier New" w:hAnsi="Courier New" w:cs="Courier New"/>
          <w:sz w:val="18"/>
          <w:szCs w:val="18"/>
        </w:rPr>
      </w:pPr>
      <w:r w:rsidRPr="00377B17">
        <w:rPr>
          <w:rFonts w:ascii="Courier New" w:hAnsi="Courier New" w:cs="Courier New"/>
          <w:sz w:val="18"/>
          <w:szCs w:val="18"/>
        </w:rPr>
        <w:t>lib/commons-collections-3.2.1-LICENSE.txt</w:t>
      </w:r>
    </w:p>
    <w:p w14:paraId="03E3AE80" w14:textId="1E3B0BF7" w:rsidR="009C1920" w:rsidRPr="00377B17" w:rsidRDefault="009C1920" w:rsidP="00377B17">
      <w:pPr>
        <w:ind w:left="1800"/>
        <w:rPr>
          <w:rFonts w:ascii="Courier New" w:hAnsi="Courier New" w:cs="Courier New"/>
          <w:sz w:val="18"/>
          <w:szCs w:val="18"/>
        </w:rPr>
      </w:pPr>
      <w:r w:rsidRPr="00377B17">
        <w:rPr>
          <w:rFonts w:ascii="Courier New" w:hAnsi="Courier New" w:cs="Courier New"/>
          <w:sz w:val="18"/>
          <w:szCs w:val="18"/>
        </w:rPr>
        <w:t>lib/commons-collections-3.2.1.jar</w:t>
      </w:r>
    </w:p>
    <w:p w14:paraId="50AA1DF8" w14:textId="5D2487BD" w:rsidR="009C1920" w:rsidRPr="00377B17" w:rsidRDefault="009C1920" w:rsidP="00377B17">
      <w:pPr>
        <w:ind w:left="1800"/>
        <w:rPr>
          <w:rFonts w:ascii="Courier New" w:hAnsi="Courier New" w:cs="Courier New"/>
          <w:sz w:val="18"/>
          <w:szCs w:val="18"/>
        </w:rPr>
      </w:pPr>
      <w:r w:rsidRPr="00377B17">
        <w:rPr>
          <w:rFonts w:ascii="Courier New" w:hAnsi="Courier New" w:cs="Courier New"/>
          <w:sz w:val="18"/>
          <w:szCs w:val="18"/>
        </w:rPr>
        <w:t>lib/commons-logging-1.2.jar</w:t>
      </w:r>
    </w:p>
    <w:p w14:paraId="294C9926" w14:textId="53AC17AE" w:rsidR="009C1920" w:rsidRPr="00377B17" w:rsidRDefault="009C1920" w:rsidP="00377B17">
      <w:pPr>
        <w:ind w:left="1800"/>
        <w:rPr>
          <w:rFonts w:ascii="Courier New" w:hAnsi="Courier New" w:cs="Courier New"/>
          <w:sz w:val="18"/>
          <w:szCs w:val="18"/>
        </w:rPr>
      </w:pPr>
      <w:r w:rsidRPr="00377B17">
        <w:rPr>
          <w:rFonts w:ascii="Courier New" w:hAnsi="Courier New" w:cs="Courier New"/>
          <w:sz w:val="18"/>
          <w:szCs w:val="18"/>
        </w:rPr>
        <w:t>lib/fontbox-2.0.4.jar</w:t>
      </w:r>
    </w:p>
    <w:p w14:paraId="7A9C096A" w14:textId="1112A913" w:rsidR="009C1920" w:rsidRPr="00377B17" w:rsidRDefault="009C1920" w:rsidP="00377B17">
      <w:pPr>
        <w:ind w:left="1800"/>
        <w:rPr>
          <w:rFonts w:ascii="Courier New" w:hAnsi="Courier New" w:cs="Courier New"/>
          <w:sz w:val="18"/>
          <w:szCs w:val="18"/>
        </w:rPr>
      </w:pPr>
      <w:r w:rsidRPr="00377B17">
        <w:rPr>
          <w:rFonts w:ascii="Courier New" w:hAnsi="Courier New" w:cs="Courier New"/>
          <w:sz w:val="18"/>
          <w:szCs w:val="18"/>
        </w:rPr>
        <w:t>lib/hsfrmwk.jar</w:t>
      </w:r>
    </w:p>
    <w:p w14:paraId="4F2213B4" w14:textId="6712BB52" w:rsidR="009C1920" w:rsidRPr="00377B17" w:rsidRDefault="009C1920" w:rsidP="00377B17">
      <w:pPr>
        <w:ind w:left="1800"/>
        <w:rPr>
          <w:rFonts w:ascii="Courier New" w:hAnsi="Courier New" w:cs="Courier New"/>
          <w:sz w:val="18"/>
          <w:szCs w:val="18"/>
        </w:rPr>
      </w:pPr>
      <w:r w:rsidRPr="00377B17">
        <w:rPr>
          <w:rFonts w:ascii="Courier New" w:hAnsi="Courier New" w:cs="Courier New"/>
          <w:sz w:val="18"/>
          <w:szCs w:val="18"/>
        </w:rPr>
        <w:t>lib/hwjo.jar</w:t>
      </w:r>
    </w:p>
    <w:p w14:paraId="695AC551" w14:textId="2A71F9FB" w:rsidR="009C1920" w:rsidRPr="00377B17" w:rsidRDefault="009C1920" w:rsidP="00377B17">
      <w:pPr>
        <w:ind w:left="1800"/>
        <w:rPr>
          <w:rFonts w:ascii="Courier New" w:hAnsi="Courier New" w:cs="Courier New"/>
          <w:sz w:val="18"/>
          <w:szCs w:val="18"/>
        </w:rPr>
      </w:pPr>
      <w:r w:rsidRPr="00377B17">
        <w:rPr>
          <w:rFonts w:ascii="Courier New" w:hAnsi="Courier New" w:cs="Courier New"/>
          <w:sz w:val="18"/>
          <w:szCs w:val="18"/>
        </w:rPr>
        <w:t>lib/hwjsp.jar</w:t>
      </w:r>
    </w:p>
    <w:p w14:paraId="5A50A7F7" w14:textId="3ED8D693" w:rsidR="009C1920" w:rsidRPr="00377B17" w:rsidRDefault="009C1920" w:rsidP="00377B17">
      <w:pPr>
        <w:ind w:left="1800"/>
        <w:rPr>
          <w:rFonts w:ascii="Courier New" w:hAnsi="Courier New" w:cs="Courier New"/>
          <w:sz w:val="18"/>
          <w:szCs w:val="18"/>
        </w:rPr>
      </w:pPr>
      <w:r w:rsidRPr="00377B17">
        <w:rPr>
          <w:rFonts w:ascii="Courier New" w:hAnsi="Courier New" w:cs="Courier New"/>
          <w:sz w:val="18"/>
          <w:szCs w:val="18"/>
        </w:rPr>
        <w:t>lib/mail-1.4.jar</w:t>
      </w:r>
    </w:p>
    <w:p w14:paraId="63488C04" w14:textId="5EAC4630" w:rsidR="009C1920" w:rsidRPr="00377B17" w:rsidRDefault="009C1920" w:rsidP="00377B17">
      <w:pPr>
        <w:ind w:left="1800"/>
        <w:rPr>
          <w:rFonts w:ascii="Courier New" w:hAnsi="Courier New" w:cs="Courier New"/>
          <w:sz w:val="18"/>
          <w:szCs w:val="18"/>
        </w:rPr>
      </w:pPr>
      <w:r w:rsidRPr="00377B17">
        <w:rPr>
          <w:rFonts w:ascii="Courier New" w:hAnsi="Courier New" w:cs="Courier New"/>
          <w:sz w:val="18"/>
          <w:szCs w:val="18"/>
        </w:rPr>
        <w:t>lib/pdfbox-2.0.4.jar</w:t>
      </w:r>
    </w:p>
    <w:p w14:paraId="713054C2" w14:textId="6CBFF81B" w:rsidR="009C1920" w:rsidRPr="00377B17" w:rsidRDefault="009C1920" w:rsidP="00377B17">
      <w:pPr>
        <w:ind w:left="1800"/>
        <w:rPr>
          <w:rFonts w:ascii="Courier New" w:hAnsi="Courier New" w:cs="Courier New"/>
          <w:sz w:val="18"/>
          <w:szCs w:val="18"/>
        </w:rPr>
      </w:pPr>
      <w:r w:rsidRPr="00377B17">
        <w:rPr>
          <w:rFonts w:ascii="Courier New" w:hAnsi="Courier New" w:cs="Courier New"/>
          <w:sz w:val="18"/>
          <w:szCs w:val="18"/>
        </w:rPr>
        <w:t>lib/pdfbox-app-2.0.4-sources.jar</w:t>
      </w:r>
    </w:p>
    <w:p w14:paraId="6630987A" w14:textId="0DC170AB" w:rsidR="009C1920" w:rsidRPr="00377B17" w:rsidRDefault="009C1920" w:rsidP="00377B17">
      <w:pPr>
        <w:ind w:left="1800"/>
        <w:rPr>
          <w:rFonts w:ascii="Courier New" w:hAnsi="Courier New" w:cs="Courier New"/>
          <w:sz w:val="18"/>
          <w:szCs w:val="18"/>
        </w:rPr>
      </w:pPr>
      <w:r w:rsidRPr="00377B17">
        <w:rPr>
          <w:rFonts w:ascii="Courier New" w:hAnsi="Courier New" w:cs="Courier New"/>
          <w:sz w:val="18"/>
          <w:szCs w:val="18"/>
        </w:rPr>
        <w:t>lib/pdfbox-app-2.0.4.jar</w:t>
      </w:r>
    </w:p>
    <w:p w14:paraId="71565FDA" w14:textId="0F02A76B" w:rsidR="009C1920" w:rsidRPr="00377B17" w:rsidRDefault="009C1920" w:rsidP="00377B17">
      <w:pPr>
        <w:ind w:left="1800"/>
        <w:rPr>
          <w:rFonts w:ascii="Courier New" w:hAnsi="Courier New" w:cs="Courier New"/>
          <w:sz w:val="18"/>
          <w:szCs w:val="18"/>
        </w:rPr>
      </w:pPr>
      <w:r w:rsidRPr="00377B17">
        <w:rPr>
          <w:rFonts w:ascii="Courier New" w:hAnsi="Courier New" w:cs="Courier New"/>
          <w:sz w:val="18"/>
          <w:szCs w:val="18"/>
        </w:rPr>
        <w:t>lib/pdfbox-debugger-2.0.4.jar</w:t>
      </w:r>
    </w:p>
    <w:p w14:paraId="19A81EBE" w14:textId="2618A423" w:rsidR="009C1920" w:rsidRPr="00377B17" w:rsidRDefault="009C1920" w:rsidP="00377B17">
      <w:pPr>
        <w:ind w:left="1800"/>
        <w:rPr>
          <w:rFonts w:ascii="Courier New" w:hAnsi="Courier New" w:cs="Courier New"/>
          <w:sz w:val="18"/>
          <w:szCs w:val="18"/>
        </w:rPr>
      </w:pPr>
      <w:r w:rsidRPr="00377B17">
        <w:rPr>
          <w:rFonts w:ascii="Courier New" w:hAnsi="Courier New" w:cs="Courier New"/>
          <w:sz w:val="18"/>
          <w:szCs w:val="18"/>
        </w:rPr>
        <w:t>lib/pdfbox-tools-2.0.4.jar</w:t>
      </w:r>
    </w:p>
    <w:p w14:paraId="61B00BE7" w14:textId="636D22A1" w:rsidR="009C1920" w:rsidRPr="00377B17" w:rsidRDefault="009C1920" w:rsidP="00377B17">
      <w:pPr>
        <w:ind w:left="1800"/>
        <w:rPr>
          <w:rFonts w:ascii="Courier New" w:hAnsi="Courier New" w:cs="Courier New"/>
          <w:sz w:val="18"/>
          <w:szCs w:val="18"/>
        </w:rPr>
      </w:pPr>
      <w:r w:rsidRPr="00377B17">
        <w:rPr>
          <w:rFonts w:ascii="Courier New" w:hAnsi="Courier New" w:cs="Courier New"/>
          <w:sz w:val="18"/>
          <w:szCs w:val="18"/>
        </w:rPr>
        <w:t>lib/rijndael-api.jar</w:t>
      </w:r>
    </w:p>
    <w:p w14:paraId="39C5958E" w14:textId="77777777" w:rsidR="009C1920" w:rsidRPr="006D1D0B" w:rsidRDefault="009C1920" w:rsidP="00377B17">
      <w:pPr>
        <w:ind w:left="360"/>
        <w:rPr>
          <w:rFonts w:cs="Arial"/>
          <w:sz w:val="22"/>
        </w:rPr>
      </w:pPr>
    </w:p>
    <w:p w14:paraId="6C072CFE" w14:textId="662622D5" w:rsidR="009C1920" w:rsidRPr="00377B17" w:rsidRDefault="009C1920" w:rsidP="00377B17">
      <w:pPr>
        <w:pStyle w:val="ListParagraph"/>
        <w:numPr>
          <w:ilvl w:val="0"/>
          <w:numId w:val="69"/>
        </w:numPr>
        <w:ind w:left="1080"/>
        <w:rPr>
          <w:rFonts w:cs="Arial"/>
          <w:sz w:val="22"/>
        </w:rPr>
      </w:pPr>
      <w:r w:rsidRPr="00377B17">
        <w:rPr>
          <w:rFonts w:cs="Arial"/>
          <w:sz w:val="22"/>
        </w:rPr>
        <w:t>To (target environment):</w:t>
      </w:r>
    </w:p>
    <w:p w14:paraId="6A560641" w14:textId="5B6ED3C0" w:rsidR="009C1920" w:rsidRPr="00377B17" w:rsidRDefault="009C1920" w:rsidP="00377B17">
      <w:pPr>
        <w:ind w:left="1800"/>
        <w:rPr>
          <w:rFonts w:ascii="Courier New" w:hAnsi="Courier New" w:cs="Courier New"/>
          <w:sz w:val="18"/>
          <w:szCs w:val="18"/>
        </w:rPr>
      </w:pPr>
      <w:r w:rsidRPr="00377B17">
        <w:rPr>
          <w:rFonts w:ascii="Courier New" w:hAnsi="Courier New" w:cs="Courier New"/>
          <w:sz w:val="18"/>
          <w:szCs w:val="18"/>
        </w:rPr>
        <w:t>&lt;tomcat_dir&gt;/webapps/bizflowwebmaker/WEB-INF/lib/</w:t>
      </w:r>
    </w:p>
    <w:p w14:paraId="013AE0BB" w14:textId="77777777" w:rsidR="009C1920" w:rsidRPr="00F77C1B" w:rsidRDefault="009C1920" w:rsidP="009C1920">
      <w:pPr>
        <w:rPr>
          <w:rFonts w:cs="Arial"/>
          <w:sz w:val="22"/>
        </w:rPr>
      </w:pPr>
    </w:p>
    <w:p w14:paraId="7A640CD6" w14:textId="77777777" w:rsidR="009C1920" w:rsidRDefault="009C1920" w:rsidP="00EF4A44">
      <w:pPr>
        <w:rPr>
          <w:rFonts w:cs="Arial"/>
          <w:sz w:val="22"/>
        </w:rPr>
      </w:pPr>
    </w:p>
    <w:p w14:paraId="6383AFC6" w14:textId="4B74E680" w:rsidR="00B82A01" w:rsidRDefault="00B82A01" w:rsidP="00B82A01">
      <w:pPr>
        <w:pStyle w:val="Heading2"/>
        <w:rPr>
          <w:rFonts w:cs="Arial"/>
          <w:sz w:val="22"/>
        </w:rPr>
      </w:pPr>
      <w:bookmarkStart w:id="149" w:name="_Toc387058538"/>
      <w:r w:rsidRPr="00B82A01">
        <w:rPr>
          <w:rFonts w:cs="Arial"/>
          <w:sz w:val="22"/>
        </w:rPr>
        <w:t>UI Module Packaging</w:t>
      </w:r>
      <w:bookmarkEnd w:id="149"/>
    </w:p>
    <w:p w14:paraId="59D7533F" w14:textId="77777777" w:rsidR="00B82A01" w:rsidRPr="00B82A01" w:rsidRDefault="00B82A01" w:rsidP="00B82A01">
      <w:pPr>
        <w:rPr>
          <w:rFonts w:cs="Arial"/>
          <w:sz w:val="22"/>
        </w:rPr>
      </w:pPr>
      <w:r w:rsidRPr="00B82A01">
        <w:rPr>
          <w:rFonts w:cs="Arial"/>
          <w:sz w:val="22"/>
        </w:rPr>
        <w:t xml:space="preserve">UI modules are captured from DEV environment's web application directory, using ANT build file.  </w:t>
      </w:r>
    </w:p>
    <w:p w14:paraId="34A17C97" w14:textId="77777777" w:rsidR="00B82A01" w:rsidRPr="00B82A01" w:rsidRDefault="00B82A01" w:rsidP="00B82A01">
      <w:pPr>
        <w:rPr>
          <w:rFonts w:cs="Arial"/>
          <w:sz w:val="22"/>
        </w:rPr>
      </w:pPr>
    </w:p>
    <w:p w14:paraId="329A05A5" w14:textId="32358B7E" w:rsidR="00B82A01" w:rsidRPr="00B82A01" w:rsidRDefault="00B82A01" w:rsidP="00377B17">
      <w:pPr>
        <w:pStyle w:val="Bodycopy"/>
      </w:pPr>
      <w:r w:rsidRPr="00B82A01">
        <w:rPr>
          <w:rFonts w:cs="Arial"/>
          <w:sz w:val="22"/>
        </w:rPr>
        <w:t>The ANT build file will package the UI modules in a zip file.  Especially for WebMaker runtime files, the script will capture configuration files separately per environment, which will be deployed to the target environment appropriately by the deployment script later on.  The script also appends timestamp to the JavaScript and CSS file references in the web application files so that the web browser cache is forced to be refreshed at the first time loading after the new deployment.</w:t>
      </w:r>
    </w:p>
    <w:p w14:paraId="4DFB3996" w14:textId="2EAEBBA3" w:rsidR="00B82A01" w:rsidRDefault="00B82A01" w:rsidP="00B82A01">
      <w:pPr>
        <w:pStyle w:val="Heading3"/>
      </w:pPr>
      <w:bookmarkStart w:id="150" w:name="_Toc387058539"/>
      <w:r w:rsidRPr="00B82A01">
        <w:rPr>
          <w:rFonts w:cs="Arial"/>
          <w:sz w:val="22"/>
        </w:rPr>
        <w:t>Pre-requisite on DEV Server</w:t>
      </w:r>
      <w:bookmarkEnd w:id="150"/>
      <w:r>
        <w:t xml:space="preserve"> </w:t>
      </w:r>
    </w:p>
    <w:p w14:paraId="0A346C07" w14:textId="77777777" w:rsidR="00B82A01" w:rsidRPr="00377B17" w:rsidRDefault="00B82A01" w:rsidP="00377B17">
      <w:pPr>
        <w:pStyle w:val="ListParagraph"/>
        <w:numPr>
          <w:ilvl w:val="0"/>
          <w:numId w:val="69"/>
        </w:numPr>
        <w:rPr>
          <w:rFonts w:cs="Arial"/>
          <w:sz w:val="22"/>
        </w:rPr>
      </w:pPr>
      <w:r w:rsidRPr="00377B17">
        <w:rPr>
          <w:rFonts w:cs="Arial"/>
          <w:sz w:val="22"/>
        </w:rPr>
        <w:t>JDK/JRE 1.7</w:t>
      </w:r>
    </w:p>
    <w:p w14:paraId="1820F641" w14:textId="3E3361BD" w:rsidR="00B82A01" w:rsidRPr="00377B17" w:rsidRDefault="00B82A01" w:rsidP="00377B17">
      <w:pPr>
        <w:pStyle w:val="ListParagraph"/>
        <w:numPr>
          <w:ilvl w:val="0"/>
          <w:numId w:val="69"/>
        </w:numPr>
        <w:rPr>
          <w:rFonts w:cs="Arial"/>
          <w:sz w:val="22"/>
        </w:rPr>
      </w:pPr>
      <w:r w:rsidRPr="00377B17">
        <w:rPr>
          <w:rFonts w:cs="Arial"/>
          <w:sz w:val="22"/>
        </w:rPr>
        <w:t>Apache Ant 1.9.x or later</w:t>
      </w:r>
    </w:p>
    <w:p w14:paraId="4393C772" w14:textId="37B6DA83" w:rsidR="00B82A01" w:rsidRPr="00377B17" w:rsidRDefault="00B82A01" w:rsidP="00377B17">
      <w:pPr>
        <w:pStyle w:val="ListParagraph"/>
        <w:numPr>
          <w:ilvl w:val="0"/>
          <w:numId w:val="69"/>
        </w:numPr>
        <w:rPr>
          <w:rFonts w:cs="Arial"/>
          <w:sz w:val="22"/>
        </w:rPr>
      </w:pPr>
      <w:r w:rsidRPr="00377B17">
        <w:rPr>
          <w:rFonts w:cs="Arial"/>
          <w:sz w:val="22"/>
        </w:rPr>
        <w:t>Administrator (or sudo) access to DEV server machine</w:t>
      </w:r>
    </w:p>
    <w:p w14:paraId="17574439" w14:textId="2A0899A5" w:rsidR="00B82A01" w:rsidRPr="00377B17" w:rsidRDefault="00B82A01" w:rsidP="00377B17">
      <w:pPr>
        <w:pStyle w:val="ListParagraph"/>
        <w:numPr>
          <w:ilvl w:val="0"/>
          <w:numId w:val="69"/>
        </w:numPr>
        <w:rPr>
          <w:rFonts w:cs="Arial"/>
          <w:sz w:val="22"/>
        </w:rPr>
      </w:pPr>
      <w:r w:rsidRPr="00377B17">
        <w:rPr>
          <w:rFonts w:cs="Arial"/>
          <w:sz w:val="22"/>
        </w:rPr>
        <w:lastRenderedPageBreak/>
        <w:t>UI modules are deployed and tested in DEV server, and ready for promotion to higher environments (e.g. QA and PROD)</w:t>
      </w:r>
    </w:p>
    <w:p w14:paraId="09E0F017" w14:textId="748CE626" w:rsidR="00B82A01" w:rsidRPr="00377B17" w:rsidRDefault="00B82A01" w:rsidP="00377B17">
      <w:pPr>
        <w:pStyle w:val="ListParagraph"/>
        <w:numPr>
          <w:ilvl w:val="1"/>
          <w:numId w:val="69"/>
        </w:numPr>
        <w:rPr>
          <w:rFonts w:cs="Arial"/>
          <w:sz w:val="22"/>
        </w:rPr>
      </w:pPr>
      <w:r w:rsidRPr="00377B17">
        <w:rPr>
          <w:rFonts w:cs="Arial"/>
          <w:sz w:val="22"/>
        </w:rPr>
        <w:t>WebMaker form runtime files</w:t>
      </w:r>
    </w:p>
    <w:p w14:paraId="394C8B95" w14:textId="77777777" w:rsidR="006649A5" w:rsidRDefault="00B82A01" w:rsidP="00377B17">
      <w:pPr>
        <w:pStyle w:val="ListParagraph"/>
        <w:numPr>
          <w:ilvl w:val="1"/>
          <w:numId w:val="69"/>
        </w:numPr>
        <w:rPr>
          <w:rFonts w:cs="Arial"/>
          <w:sz w:val="22"/>
        </w:rPr>
      </w:pPr>
      <w:r w:rsidRPr="00377B17">
        <w:rPr>
          <w:rFonts w:cs="Arial"/>
          <w:sz w:val="22"/>
        </w:rPr>
        <w:t>cmspdf files</w:t>
      </w:r>
    </w:p>
    <w:p w14:paraId="369CD1D7" w14:textId="4893B8A8" w:rsidR="00B82A01" w:rsidRPr="006649A5" w:rsidRDefault="00B82A01" w:rsidP="00377B17">
      <w:pPr>
        <w:pStyle w:val="ListParagraph"/>
        <w:numPr>
          <w:ilvl w:val="1"/>
          <w:numId w:val="69"/>
        </w:numPr>
        <w:rPr>
          <w:rFonts w:cs="Arial"/>
          <w:sz w:val="22"/>
        </w:rPr>
      </w:pPr>
      <w:r w:rsidRPr="006649A5">
        <w:rPr>
          <w:rFonts w:cs="Arial"/>
          <w:sz w:val="22"/>
        </w:rPr>
        <w:t>BizFlow solution files</w:t>
      </w:r>
    </w:p>
    <w:p w14:paraId="474B0554" w14:textId="77777777" w:rsidR="00B82A01" w:rsidRPr="00B82A01" w:rsidRDefault="00B82A01" w:rsidP="00B82A01">
      <w:pPr>
        <w:rPr>
          <w:rFonts w:cs="Arial"/>
          <w:sz w:val="22"/>
        </w:rPr>
      </w:pPr>
    </w:p>
    <w:p w14:paraId="241849D3" w14:textId="307F8ABB" w:rsidR="00B82A01" w:rsidRPr="00B82A01" w:rsidRDefault="00B82A01" w:rsidP="00377B17">
      <w:pPr>
        <w:pStyle w:val="Heading3"/>
      </w:pPr>
      <w:bookmarkStart w:id="151" w:name="_Toc387058540"/>
      <w:r w:rsidRPr="00B82A01">
        <w:t>Packaging Steps</w:t>
      </w:r>
      <w:bookmarkEnd w:id="151"/>
    </w:p>
    <w:p w14:paraId="5EFB3193" w14:textId="3A0CCC81" w:rsidR="006649A5" w:rsidRDefault="00B82A01" w:rsidP="00377B17">
      <w:pPr>
        <w:pStyle w:val="ListParagraph"/>
        <w:numPr>
          <w:ilvl w:val="0"/>
          <w:numId w:val="70"/>
        </w:numPr>
        <w:rPr>
          <w:rFonts w:cs="Arial"/>
          <w:sz w:val="22"/>
        </w:rPr>
      </w:pPr>
      <w:r w:rsidRPr="00377B17">
        <w:rPr>
          <w:rFonts w:cs="Arial"/>
          <w:sz w:val="22"/>
        </w:rPr>
        <w:t>Login to DEV server machine with an administrator (or sudo) account.</w:t>
      </w:r>
    </w:p>
    <w:p w14:paraId="32D0B8E8" w14:textId="77777777" w:rsidR="006649A5" w:rsidRPr="00377B17" w:rsidRDefault="006649A5" w:rsidP="006649A5">
      <w:pPr>
        <w:rPr>
          <w:rFonts w:cs="Arial"/>
          <w:sz w:val="22"/>
        </w:rPr>
      </w:pPr>
    </w:p>
    <w:p w14:paraId="5B7A19AF" w14:textId="569F1CF2" w:rsidR="006649A5" w:rsidRDefault="006649A5" w:rsidP="00377B17">
      <w:pPr>
        <w:pStyle w:val="ListParagraph"/>
        <w:numPr>
          <w:ilvl w:val="0"/>
          <w:numId w:val="70"/>
        </w:numPr>
        <w:rPr>
          <w:rFonts w:cs="Arial"/>
          <w:sz w:val="22"/>
        </w:rPr>
      </w:pPr>
      <w:r w:rsidRPr="00B82A01">
        <w:rPr>
          <w:rFonts w:cs="Arial"/>
          <w:sz w:val="22"/>
        </w:rPr>
        <w:t>In the command line prompt, create a work directory where files will be generated, and change directory to it.</w:t>
      </w:r>
    </w:p>
    <w:p w14:paraId="28B6B6F2" w14:textId="77777777" w:rsidR="006649A5" w:rsidRPr="00377B17" w:rsidRDefault="006649A5" w:rsidP="00377B17">
      <w:pPr>
        <w:rPr>
          <w:rFonts w:cs="Arial"/>
          <w:sz w:val="22"/>
        </w:rPr>
      </w:pPr>
    </w:p>
    <w:p w14:paraId="6F476E9C" w14:textId="77777777" w:rsidR="006649A5" w:rsidRPr="00B82A01" w:rsidRDefault="006649A5" w:rsidP="00377B17">
      <w:pPr>
        <w:ind w:left="720"/>
        <w:rPr>
          <w:rFonts w:cs="Arial"/>
          <w:sz w:val="22"/>
        </w:rPr>
      </w:pPr>
      <w:r w:rsidRPr="00B82A01">
        <w:rPr>
          <w:rFonts w:cs="Arial"/>
          <w:sz w:val="22"/>
        </w:rPr>
        <w:t>For example:</w:t>
      </w:r>
    </w:p>
    <w:p w14:paraId="226B38D5" w14:textId="77777777" w:rsidR="006649A5" w:rsidRPr="00B82A01" w:rsidRDefault="006649A5" w:rsidP="00377B17">
      <w:pPr>
        <w:ind w:left="720"/>
        <w:rPr>
          <w:rFonts w:cs="Arial"/>
          <w:sz w:val="22"/>
        </w:rPr>
      </w:pPr>
    </w:p>
    <w:p w14:paraId="066FF50F" w14:textId="2AC82073" w:rsidR="006649A5" w:rsidRPr="00377B17" w:rsidRDefault="006649A5" w:rsidP="00377B17">
      <w:pPr>
        <w:ind w:left="1440"/>
        <w:rPr>
          <w:rFonts w:ascii="Courier New" w:hAnsi="Courier New" w:cs="Courier New"/>
          <w:sz w:val="18"/>
          <w:szCs w:val="18"/>
        </w:rPr>
      </w:pPr>
      <w:r w:rsidRPr="00377B17">
        <w:rPr>
          <w:rFonts w:ascii="Courier New" w:hAnsi="Courier New" w:cs="Courier New"/>
          <w:sz w:val="18"/>
          <w:szCs w:val="18"/>
        </w:rPr>
        <w:t>mkdir -p work/deploy</w:t>
      </w:r>
    </w:p>
    <w:p w14:paraId="10190456" w14:textId="1FDAC3A3" w:rsidR="006649A5" w:rsidRPr="00377B17" w:rsidRDefault="006649A5" w:rsidP="00377B17">
      <w:pPr>
        <w:ind w:left="1440"/>
        <w:rPr>
          <w:rFonts w:ascii="Courier New" w:hAnsi="Courier New" w:cs="Courier New"/>
          <w:sz w:val="18"/>
          <w:szCs w:val="18"/>
        </w:rPr>
      </w:pPr>
      <w:r w:rsidRPr="00377B17">
        <w:rPr>
          <w:rFonts w:ascii="Courier New" w:hAnsi="Courier New" w:cs="Courier New"/>
          <w:sz w:val="18"/>
          <w:szCs w:val="18"/>
        </w:rPr>
        <w:t>cd work/deploy</w:t>
      </w:r>
    </w:p>
    <w:p w14:paraId="3C82458B" w14:textId="77777777" w:rsidR="006649A5" w:rsidRPr="00377B17" w:rsidRDefault="006649A5" w:rsidP="006649A5">
      <w:pPr>
        <w:rPr>
          <w:rFonts w:cs="Arial"/>
          <w:sz w:val="22"/>
        </w:rPr>
      </w:pPr>
    </w:p>
    <w:p w14:paraId="52D4E31E" w14:textId="012B4103" w:rsidR="00B82A01" w:rsidRPr="00377B17" w:rsidRDefault="00B82A01" w:rsidP="00377B17">
      <w:pPr>
        <w:pStyle w:val="ListParagraph"/>
        <w:numPr>
          <w:ilvl w:val="0"/>
          <w:numId w:val="70"/>
        </w:numPr>
        <w:rPr>
          <w:rFonts w:cs="Arial"/>
          <w:sz w:val="22"/>
        </w:rPr>
      </w:pPr>
      <w:r w:rsidRPr="00377B17">
        <w:rPr>
          <w:rFonts w:cs="Arial"/>
          <w:sz w:val="22"/>
        </w:rPr>
        <w:t xml:space="preserve"> </w:t>
      </w:r>
      <w:r w:rsidR="008F7F28" w:rsidRPr="00B82A01">
        <w:rPr>
          <w:rFonts w:cs="Arial"/>
          <w:sz w:val="22"/>
        </w:rPr>
        <w:t>Copy UI packaging script to the deployment directory.</w:t>
      </w:r>
    </w:p>
    <w:p w14:paraId="4C19C9F8" w14:textId="77777777" w:rsidR="00B82A01" w:rsidRPr="00B82A01" w:rsidRDefault="00B82A01" w:rsidP="00B82A01">
      <w:pPr>
        <w:rPr>
          <w:rFonts w:cs="Arial"/>
          <w:sz w:val="22"/>
        </w:rPr>
      </w:pPr>
    </w:p>
    <w:p w14:paraId="4D2F5813" w14:textId="77777777" w:rsidR="008F7F28" w:rsidRPr="00377B17" w:rsidRDefault="008F7F28" w:rsidP="00377B17">
      <w:pPr>
        <w:pStyle w:val="ListParagraph"/>
        <w:numPr>
          <w:ilvl w:val="0"/>
          <w:numId w:val="71"/>
        </w:numPr>
        <w:rPr>
          <w:rFonts w:cs="Arial"/>
          <w:sz w:val="22"/>
        </w:rPr>
      </w:pPr>
      <w:r w:rsidRPr="00377B17">
        <w:rPr>
          <w:rFonts w:cs="Arial"/>
          <w:sz w:val="22"/>
        </w:rPr>
        <w:t>From (source repository):</w:t>
      </w:r>
    </w:p>
    <w:p w14:paraId="2C52AAD1" w14:textId="4909351A" w:rsidR="008F7F28" w:rsidRPr="00377B17" w:rsidRDefault="008F7F28" w:rsidP="00377B17">
      <w:pPr>
        <w:pStyle w:val="ListParagraph"/>
        <w:numPr>
          <w:ilvl w:val="0"/>
          <w:numId w:val="0"/>
        </w:numPr>
        <w:ind w:left="1440"/>
        <w:rPr>
          <w:rFonts w:ascii="Courier New" w:hAnsi="Courier New" w:cs="Courier New"/>
          <w:szCs w:val="18"/>
        </w:rPr>
      </w:pPr>
      <w:r w:rsidRPr="00377B17">
        <w:rPr>
          <w:rFonts w:ascii="Courier New" w:hAnsi="Courier New" w:cs="Courier New"/>
          <w:szCs w:val="18"/>
        </w:rPr>
        <w:t>deploy/build.xml</w:t>
      </w:r>
    </w:p>
    <w:p w14:paraId="7A6FEC90" w14:textId="41CD7EF9" w:rsidR="008F7F28" w:rsidRPr="00377B17" w:rsidRDefault="008F7F28" w:rsidP="00377B17">
      <w:pPr>
        <w:pStyle w:val="ListParagraph"/>
        <w:numPr>
          <w:ilvl w:val="0"/>
          <w:numId w:val="71"/>
        </w:numPr>
        <w:rPr>
          <w:rFonts w:cs="Arial"/>
          <w:sz w:val="22"/>
        </w:rPr>
      </w:pPr>
      <w:r w:rsidRPr="00377B17">
        <w:rPr>
          <w:rFonts w:cs="Arial"/>
          <w:sz w:val="22"/>
        </w:rPr>
        <w:t>To (target environment):</w:t>
      </w:r>
    </w:p>
    <w:p w14:paraId="32D34BF2" w14:textId="4732C1DD" w:rsidR="008F7F28" w:rsidRPr="00377B17" w:rsidRDefault="008F7F28" w:rsidP="00377B17">
      <w:pPr>
        <w:pStyle w:val="ListParagraph"/>
        <w:numPr>
          <w:ilvl w:val="0"/>
          <w:numId w:val="0"/>
        </w:numPr>
        <w:ind w:left="1440"/>
        <w:rPr>
          <w:rFonts w:ascii="Courier New" w:hAnsi="Courier New" w:cs="Courier New"/>
          <w:szCs w:val="18"/>
        </w:rPr>
      </w:pPr>
      <w:r w:rsidRPr="00377B17">
        <w:rPr>
          <w:rFonts w:ascii="Courier New" w:hAnsi="Courier New" w:cs="Courier New"/>
          <w:i/>
          <w:szCs w:val="18"/>
        </w:rPr>
        <w:t>&lt;DEV_server_dir&gt;</w:t>
      </w:r>
      <w:r w:rsidRPr="00377B17">
        <w:rPr>
          <w:rFonts w:ascii="Courier New" w:hAnsi="Courier New" w:cs="Courier New"/>
          <w:szCs w:val="18"/>
        </w:rPr>
        <w:t>/work/deploy/</w:t>
      </w:r>
    </w:p>
    <w:p w14:paraId="178DF030" w14:textId="77777777" w:rsidR="008F7F28" w:rsidRPr="00844456" w:rsidRDefault="008F7F28" w:rsidP="008F7F28">
      <w:pPr>
        <w:rPr>
          <w:rFonts w:cs="Arial"/>
          <w:sz w:val="22"/>
        </w:rPr>
      </w:pPr>
    </w:p>
    <w:p w14:paraId="3B44149D" w14:textId="301077A5" w:rsidR="008F7F28" w:rsidRDefault="008F7F28" w:rsidP="008F7F28">
      <w:pPr>
        <w:pStyle w:val="ListParagraph"/>
        <w:numPr>
          <w:ilvl w:val="0"/>
          <w:numId w:val="70"/>
        </w:numPr>
        <w:rPr>
          <w:rFonts w:cs="Arial"/>
          <w:sz w:val="22"/>
        </w:rPr>
      </w:pPr>
      <w:r w:rsidRPr="00844456">
        <w:rPr>
          <w:rFonts w:cs="Arial"/>
          <w:sz w:val="22"/>
        </w:rPr>
        <w:t xml:space="preserve"> </w:t>
      </w:r>
      <w:r w:rsidRPr="00B82A01">
        <w:rPr>
          <w:rFonts w:cs="Arial"/>
          <w:sz w:val="22"/>
        </w:rPr>
        <w:t xml:space="preserve">Using a text editor, modify the following property value in the </w:t>
      </w:r>
      <w:r w:rsidRPr="00377B17">
        <w:rPr>
          <w:rFonts w:ascii="Courier New" w:hAnsi="Courier New" w:cs="Courier New"/>
          <w:sz w:val="22"/>
        </w:rPr>
        <w:t>build.xml</w:t>
      </w:r>
      <w:r w:rsidRPr="00B82A01">
        <w:rPr>
          <w:rFonts w:cs="Arial"/>
          <w:sz w:val="22"/>
        </w:rPr>
        <w:t xml:space="preserve"> file for tomcat web application directory setting.  Specify the full path to the tomcat directory.</w:t>
      </w:r>
    </w:p>
    <w:p w14:paraId="5B2DCCFB" w14:textId="77777777" w:rsidR="008F7F28" w:rsidRDefault="008F7F28" w:rsidP="00377B17">
      <w:pPr>
        <w:rPr>
          <w:rFonts w:cs="Arial"/>
          <w:sz w:val="22"/>
        </w:rPr>
      </w:pPr>
    </w:p>
    <w:p w14:paraId="1D0CF4BA" w14:textId="77777777" w:rsidR="008F7F28" w:rsidRPr="00844456" w:rsidRDefault="008F7F28" w:rsidP="008F7F28">
      <w:pPr>
        <w:ind w:left="720"/>
        <w:rPr>
          <w:rFonts w:ascii="Courier New" w:hAnsi="Courier New" w:cs="Courier New"/>
          <w:sz w:val="18"/>
          <w:szCs w:val="18"/>
        </w:rPr>
      </w:pPr>
      <w:r w:rsidRPr="00844456">
        <w:rPr>
          <w:rFonts w:ascii="Courier New" w:hAnsi="Courier New" w:cs="Courier New"/>
          <w:sz w:val="18"/>
          <w:szCs w:val="18"/>
        </w:rPr>
        <w:t>&lt;property name="</w:t>
      </w:r>
      <w:r w:rsidRPr="00844456">
        <w:rPr>
          <w:rFonts w:ascii="Courier New" w:hAnsi="Courier New" w:cs="Courier New"/>
          <w:b/>
          <w:sz w:val="18"/>
          <w:szCs w:val="18"/>
        </w:rPr>
        <w:t>webserver.dir</w:t>
      </w:r>
      <w:r w:rsidRPr="00844456">
        <w:rPr>
          <w:rFonts w:ascii="Courier New" w:hAnsi="Courier New" w:cs="Courier New"/>
          <w:sz w:val="18"/>
          <w:szCs w:val="18"/>
        </w:rPr>
        <w:t>" value="</w:t>
      </w:r>
      <w:r w:rsidRPr="00844456">
        <w:rPr>
          <w:rFonts w:ascii="Courier New" w:hAnsi="Courier New" w:cs="Courier New"/>
          <w:i/>
          <w:sz w:val="18"/>
          <w:szCs w:val="18"/>
        </w:rPr>
        <w:t>full_path_to_tomcat_directory</w:t>
      </w:r>
      <w:r w:rsidRPr="00844456">
        <w:rPr>
          <w:rFonts w:ascii="Courier New" w:hAnsi="Courier New" w:cs="Courier New"/>
          <w:sz w:val="18"/>
          <w:szCs w:val="18"/>
        </w:rPr>
        <w:t>" /&gt;</w:t>
      </w:r>
    </w:p>
    <w:p w14:paraId="0A164A3C" w14:textId="77777777" w:rsidR="008F7F28" w:rsidRDefault="008F7F28" w:rsidP="00377B17">
      <w:pPr>
        <w:rPr>
          <w:rFonts w:cs="Arial"/>
          <w:sz w:val="22"/>
        </w:rPr>
      </w:pPr>
    </w:p>
    <w:p w14:paraId="7F3624C6" w14:textId="086E0C5D" w:rsidR="008F7F28" w:rsidRDefault="008F7F28" w:rsidP="008F7F28">
      <w:pPr>
        <w:pStyle w:val="ListParagraph"/>
        <w:numPr>
          <w:ilvl w:val="0"/>
          <w:numId w:val="70"/>
        </w:numPr>
        <w:rPr>
          <w:rFonts w:cs="Arial"/>
          <w:sz w:val="22"/>
        </w:rPr>
      </w:pPr>
      <w:r w:rsidRPr="00B82A01">
        <w:rPr>
          <w:rFonts w:cs="Arial"/>
          <w:sz w:val="22"/>
        </w:rPr>
        <w:t>In the command line prompt, run ANT.  The following will execute the default target, which will generate a zip file</w:t>
      </w:r>
      <w:r>
        <w:rPr>
          <w:rFonts w:cs="Arial"/>
          <w:sz w:val="22"/>
        </w:rPr>
        <w:t>.</w:t>
      </w:r>
    </w:p>
    <w:p w14:paraId="31E29678" w14:textId="77777777" w:rsidR="008F7F28" w:rsidRDefault="008F7F28" w:rsidP="00377B17">
      <w:pPr>
        <w:rPr>
          <w:rFonts w:cs="Arial"/>
          <w:sz w:val="22"/>
        </w:rPr>
      </w:pPr>
    </w:p>
    <w:p w14:paraId="37DB3980" w14:textId="2DC65DAD" w:rsidR="008F7F28" w:rsidRPr="00377B17" w:rsidRDefault="008F7F28" w:rsidP="00377B17">
      <w:pPr>
        <w:ind w:left="720"/>
        <w:rPr>
          <w:rFonts w:ascii="Courier New" w:hAnsi="Courier New" w:cs="Courier New"/>
          <w:sz w:val="18"/>
          <w:szCs w:val="18"/>
        </w:rPr>
      </w:pPr>
      <w:r w:rsidRPr="00377B17">
        <w:rPr>
          <w:rFonts w:ascii="Courier New" w:hAnsi="Courier New" w:cs="Courier New"/>
          <w:sz w:val="18"/>
          <w:szCs w:val="18"/>
        </w:rPr>
        <w:t>ant</w:t>
      </w:r>
    </w:p>
    <w:p w14:paraId="7039A86E" w14:textId="77777777" w:rsidR="008F7F28" w:rsidRPr="00377B17" w:rsidRDefault="008F7F28" w:rsidP="00377B17">
      <w:pPr>
        <w:rPr>
          <w:rFonts w:cs="Arial"/>
          <w:sz w:val="22"/>
        </w:rPr>
      </w:pPr>
    </w:p>
    <w:p w14:paraId="07BB2762" w14:textId="7A2FDA44" w:rsidR="008F7F28" w:rsidRDefault="008F7F28" w:rsidP="008F7F28">
      <w:pPr>
        <w:pStyle w:val="ListParagraph"/>
        <w:numPr>
          <w:ilvl w:val="0"/>
          <w:numId w:val="70"/>
        </w:numPr>
        <w:rPr>
          <w:rFonts w:cs="Arial"/>
          <w:sz w:val="22"/>
        </w:rPr>
      </w:pPr>
      <w:r w:rsidRPr="00B82A01">
        <w:rPr>
          <w:rFonts w:cs="Arial"/>
          <w:sz w:val="22"/>
        </w:rPr>
        <w:t>Capture the generated zip file.  The packaging script will create the intermediate directories and generate the UI runtime zip file with timestamp suffix.</w:t>
      </w:r>
    </w:p>
    <w:p w14:paraId="18D55C9D" w14:textId="77777777" w:rsidR="008F7F28" w:rsidRDefault="008F7F28" w:rsidP="00377B17">
      <w:pPr>
        <w:rPr>
          <w:rFonts w:cs="Arial"/>
          <w:sz w:val="22"/>
        </w:rPr>
      </w:pPr>
    </w:p>
    <w:p w14:paraId="6F8A2DA7" w14:textId="77777777" w:rsidR="008F7F28" w:rsidRPr="00B82A01" w:rsidRDefault="008F7F28" w:rsidP="00377B17">
      <w:pPr>
        <w:ind w:left="720"/>
        <w:rPr>
          <w:rFonts w:cs="Arial"/>
          <w:sz w:val="22"/>
        </w:rPr>
      </w:pPr>
      <w:r w:rsidRPr="00B82A01">
        <w:rPr>
          <w:rFonts w:cs="Arial"/>
          <w:sz w:val="22"/>
        </w:rPr>
        <w:t>For example:</w:t>
      </w:r>
    </w:p>
    <w:p w14:paraId="23065070" w14:textId="77777777" w:rsidR="008F7F28" w:rsidRPr="00B82A01" w:rsidRDefault="008F7F28" w:rsidP="00377B17">
      <w:pPr>
        <w:ind w:left="720"/>
        <w:rPr>
          <w:rFonts w:cs="Arial"/>
          <w:sz w:val="22"/>
        </w:rPr>
      </w:pPr>
    </w:p>
    <w:p w14:paraId="44489A66" w14:textId="3FDE3314" w:rsidR="008F7F28" w:rsidRPr="00377B17" w:rsidRDefault="008F7F28" w:rsidP="00377B17">
      <w:pPr>
        <w:ind w:left="720"/>
        <w:rPr>
          <w:rFonts w:ascii="Courier New" w:hAnsi="Courier New" w:cs="Courier New"/>
          <w:sz w:val="18"/>
          <w:szCs w:val="18"/>
        </w:rPr>
      </w:pPr>
      <w:r w:rsidRPr="00377B17">
        <w:rPr>
          <w:rFonts w:ascii="Courier New" w:hAnsi="Courier New" w:cs="Courier New"/>
          <w:i/>
          <w:sz w:val="18"/>
          <w:szCs w:val="18"/>
        </w:rPr>
        <w:t>&lt;DEV_server_dir&gt;</w:t>
      </w:r>
      <w:r w:rsidRPr="00377B17">
        <w:rPr>
          <w:rFonts w:ascii="Courier New" w:hAnsi="Courier New" w:cs="Courier New"/>
          <w:sz w:val="18"/>
          <w:szCs w:val="18"/>
        </w:rPr>
        <w:t>/work/deploy/deployment/ui/runtime_</w:t>
      </w:r>
      <w:r w:rsidRPr="00377B17">
        <w:rPr>
          <w:rFonts w:ascii="Courier New" w:hAnsi="Courier New" w:cs="Courier New"/>
          <w:i/>
          <w:sz w:val="18"/>
          <w:szCs w:val="18"/>
        </w:rPr>
        <w:t>20180201_132525</w:t>
      </w:r>
      <w:r w:rsidRPr="00377B17">
        <w:rPr>
          <w:rFonts w:ascii="Courier New" w:hAnsi="Courier New" w:cs="Courier New"/>
          <w:sz w:val="18"/>
          <w:szCs w:val="18"/>
        </w:rPr>
        <w:t>.zip</w:t>
      </w:r>
    </w:p>
    <w:p w14:paraId="3058205C" w14:textId="77777777" w:rsidR="008F7F28" w:rsidRPr="00B82A01" w:rsidRDefault="008F7F28" w:rsidP="008F7F28">
      <w:pPr>
        <w:rPr>
          <w:rFonts w:cs="Arial"/>
          <w:sz w:val="22"/>
        </w:rPr>
      </w:pPr>
    </w:p>
    <w:p w14:paraId="212566D6" w14:textId="77777777" w:rsidR="008F7F28" w:rsidRDefault="008F7F28" w:rsidP="00377B17">
      <w:pPr>
        <w:rPr>
          <w:rFonts w:cs="Arial"/>
          <w:sz w:val="22"/>
        </w:rPr>
      </w:pPr>
    </w:p>
    <w:p w14:paraId="4FEE3A14" w14:textId="77777777" w:rsidR="00B82A01" w:rsidRPr="00B82A01" w:rsidRDefault="00B82A01" w:rsidP="00B82A01">
      <w:pPr>
        <w:rPr>
          <w:rFonts w:cs="Arial"/>
          <w:sz w:val="22"/>
        </w:rPr>
      </w:pPr>
    </w:p>
    <w:p w14:paraId="0136F154" w14:textId="4D73A9AF" w:rsidR="00B82A01" w:rsidRPr="00B82A01" w:rsidRDefault="004E7246" w:rsidP="00377B17">
      <w:pPr>
        <w:pStyle w:val="Heading2"/>
      </w:pPr>
      <w:bookmarkStart w:id="152" w:name="_Toc387058541"/>
      <w:r>
        <w:t>Web Application (UI Module) Deployment</w:t>
      </w:r>
      <w:bookmarkEnd w:id="152"/>
    </w:p>
    <w:p w14:paraId="33D4D1BF" w14:textId="77777777" w:rsidR="00B82A01" w:rsidRPr="00B82A01" w:rsidRDefault="00B82A01" w:rsidP="00B82A01">
      <w:pPr>
        <w:rPr>
          <w:rFonts w:cs="Arial"/>
          <w:sz w:val="22"/>
        </w:rPr>
      </w:pPr>
      <w:r w:rsidRPr="00B82A01">
        <w:rPr>
          <w:rFonts w:cs="Arial"/>
          <w:sz w:val="22"/>
        </w:rPr>
        <w:t xml:space="preserve">UI modules are deployed to the higher environments (e.g. QA, PROD) using shell scripts.  </w:t>
      </w:r>
    </w:p>
    <w:p w14:paraId="067F6901" w14:textId="77777777" w:rsidR="00B82A01" w:rsidRPr="00B82A01" w:rsidRDefault="00B82A01" w:rsidP="00B82A01">
      <w:pPr>
        <w:rPr>
          <w:rFonts w:cs="Arial"/>
          <w:sz w:val="22"/>
        </w:rPr>
      </w:pPr>
    </w:p>
    <w:p w14:paraId="60EBF775" w14:textId="77777777" w:rsidR="00B82A01" w:rsidRPr="00B82A01" w:rsidRDefault="00B82A01" w:rsidP="00B82A01">
      <w:pPr>
        <w:rPr>
          <w:rFonts w:cs="Arial"/>
          <w:sz w:val="22"/>
        </w:rPr>
      </w:pPr>
      <w:r w:rsidRPr="00B82A01">
        <w:rPr>
          <w:rFonts w:cs="Arial"/>
          <w:sz w:val="22"/>
        </w:rPr>
        <w:lastRenderedPageBreak/>
        <w:t>The deployment script will stop tomcat service, copy runtime files to tomcat web application directory, and start tomcat service.</w:t>
      </w:r>
    </w:p>
    <w:p w14:paraId="57812C84" w14:textId="77777777" w:rsidR="00B82A01" w:rsidRDefault="00B82A01" w:rsidP="00B82A01">
      <w:pPr>
        <w:rPr>
          <w:rFonts w:cs="Arial"/>
          <w:sz w:val="22"/>
        </w:rPr>
      </w:pPr>
    </w:p>
    <w:p w14:paraId="1195A06B" w14:textId="78E5D696" w:rsidR="00B82A01" w:rsidRDefault="00B82A01" w:rsidP="00377B17">
      <w:pPr>
        <w:pStyle w:val="ListParagraph"/>
        <w:numPr>
          <w:ilvl w:val="0"/>
          <w:numId w:val="73"/>
        </w:numPr>
        <w:rPr>
          <w:rFonts w:cs="Arial"/>
          <w:sz w:val="22"/>
        </w:rPr>
      </w:pPr>
      <w:r w:rsidRPr="00377B17">
        <w:rPr>
          <w:rFonts w:cs="Arial"/>
          <w:sz w:val="22"/>
        </w:rPr>
        <w:t xml:space="preserve">Login to higher environment server machine with an administrator </w:t>
      </w:r>
      <w:r w:rsidR="00106225" w:rsidRPr="00377B17">
        <w:rPr>
          <w:rFonts w:cs="Arial"/>
          <w:sz w:val="22"/>
        </w:rPr>
        <w:t xml:space="preserve">(or sudo) </w:t>
      </w:r>
      <w:r w:rsidRPr="00377B17">
        <w:rPr>
          <w:rFonts w:cs="Arial"/>
          <w:sz w:val="22"/>
        </w:rPr>
        <w:t>account.</w:t>
      </w:r>
    </w:p>
    <w:p w14:paraId="7A98FC77" w14:textId="77777777" w:rsidR="00106225" w:rsidRPr="00377B17" w:rsidRDefault="00106225" w:rsidP="00106225">
      <w:pPr>
        <w:rPr>
          <w:rFonts w:cs="Arial"/>
          <w:sz w:val="22"/>
        </w:rPr>
      </w:pPr>
    </w:p>
    <w:p w14:paraId="5390F1CC" w14:textId="495C39F7" w:rsidR="00106225" w:rsidRDefault="00106225" w:rsidP="00377B17">
      <w:pPr>
        <w:pStyle w:val="ListParagraph"/>
        <w:numPr>
          <w:ilvl w:val="0"/>
          <w:numId w:val="73"/>
        </w:numPr>
        <w:rPr>
          <w:rFonts w:cs="Arial"/>
          <w:sz w:val="22"/>
        </w:rPr>
      </w:pPr>
      <w:r w:rsidRPr="00B82A01">
        <w:rPr>
          <w:rFonts w:cs="Arial"/>
          <w:sz w:val="22"/>
        </w:rPr>
        <w:t>In the command line prompt, create a work directory where the deployment package file will be placed, and change directory to it.</w:t>
      </w:r>
    </w:p>
    <w:p w14:paraId="35432C45" w14:textId="77777777" w:rsidR="00106225" w:rsidRDefault="00106225" w:rsidP="00377B17">
      <w:pPr>
        <w:rPr>
          <w:rFonts w:cs="Arial"/>
          <w:sz w:val="22"/>
        </w:rPr>
      </w:pPr>
    </w:p>
    <w:p w14:paraId="7FB9DA17" w14:textId="47B37394" w:rsidR="00106225" w:rsidRPr="00B82A01" w:rsidRDefault="00106225" w:rsidP="00377B17">
      <w:pPr>
        <w:ind w:left="720"/>
        <w:rPr>
          <w:rFonts w:cs="Arial"/>
          <w:sz w:val="22"/>
        </w:rPr>
      </w:pPr>
      <w:r w:rsidRPr="00B82A01">
        <w:rPr>
          <w:rFonts w:cs="Arial"/>
          <w:sz w:val="22"/>
        </w:rPr>
        <w:t>For example:</w:t>
      </w:r>
    </w:p>
    <w:p w14:paraId="16141EEB" w14:textId="77777777" w:rsidR="00106225" w:rsidRDefault="00106225" w:rsidP="00377B17">
      <w:pPr>
        <w:ind w:left="720"/>
        <w:rPr>
          <w:rFonts w:cs="Arial"/>
          <w:sz w:val="22"/>
        </w:rPr>
      </w:pPr>
    </w:p>
    <w:p w14:paraId="02A71926" w14:textId="3D71F077"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mkdir -p work/deploy/baseline/ui</w:t>
      </w:r>
    </w:p>
    <w:p w14:paraId="5F7C897D" w14:textId="6FF145EA"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cd work/deploy</w:t>
      </w:r>
    </w:p>
    <w:p w14:paraId="456CF32D" w14:textId="77777777" w:rsidR="00106225" w:rsidRPr="00377B17" w:rsidRDefault="00106225" w:rsidP="00377B17">
      <w:pPr>
        <w:rPr>
          <w:rFonts w:cs="Arial"/>
          <w:sz w:val="22"/>
        </w:rPr>
      </w:pPr>
    </w:p>
    <w:p w14:paraId="5321082B" w14:textId="11EF42C1" w:rsidR="00106225" w:rsidRDefault="00106225" w:rsidP="00377B17">
      <w:pPr>
        <w:pStyle w:val="ListParagraph"/>
        <w:numPr>
          <w:ilvl w:val="0"/>
          <w:numId w:val="73"/>
        </w:numPr>
        <w:rPr>
          <w:rFonts w:cs="Arial"/>
          <w:sz w:val="22"/>
        </w:rPr>
      </w:pPr>
      <w:r w:rsidRPr="00B82A01">
        <w:rPr>
          <w:rFonts w:cs="Arial"/>
          <w:sz w:val="22"/>
        </w:rPr>
        <w:t>Copy UI deployment script to the deployment directory.</w:t>
      </w:r>
    </w:p>
    <w:p w14:paraId="3F3AA3F4" w14:textId="77777777" w:rsidR="00106225" w:rsidRDefault="00106225" w:rsidP="00377B17">
      <w:pPr>
        <w:rPr>
          <w:rFonts w:cs="Arial"/>
          <w:sz w:val="22"/>
        </w:rPr>
      </w:pPr>
    </w:p>
    <w:p w14:paraId="5E66DAAD" w14:textId="209230E8" w:rsidR="00106225" w:rsidRPr="00377B17" w:rsidRDefault="00106225" w:rsidP="00377B17">
      <w:pPr>
        <w:pStyle w:val="ListParagraph"/>
        <w:numPr>
          <w:ilvl w:val="0"/>
          <w:numId w:val="71"/>
        </w:numPr>
        <w:rPr>
          <w:rFonts w:cs="Arial"/>
          <w:sz w:val="22"/>
        </w:rPr>
      </w:pPr>
      <w:r w:rsidRPr="00377B17">
        <w:rPr>
          <w:rFonts w:cs="Arial"/>
          <w:sz w:val="22"/>
        </w:rPr>
        <w:t>From (source repository):</w:t>
      </w:r>
    </w:p>
    <w:p w14:paraId="2AE0037A" w14:textId="0829B7E2"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deploy/deploy_ui_qa.sh</w:t>
      </w:r>
    </w:p>
    <w:p w14:paraId="6EF236FC" w14:textId="76FBE90E" w:rsidR="00106225" w:rsidRPr="00377B17" w:rsidRDefault="00106225" w:rsidP="00377B17">
      <w:pPr>
        <w:pStyle w:val="ListParagraph"/>
        <w:numPr>
          <w:ilvl w:val="0"/>
          <w:numId w:val="71"/>
        </w:numPr>
        <w:rPr>
          <w:rFonts w:cs="Arial"/>
          <w:sz w:val="22"/>
        </w:rPr>
      </w:pPr>
      <w:r w:rsidRPr="00377B17">
        <w:rPr>
          <w:rFonts w:cs="Arial"/>
          <w:sz w:val="22"/>
        </w:rPr>
        <w:t>To (target environment):</w:t>
      </w:r>
    </w:p>
    <w:p w14:paraId="5D344F51" w14:textId="4D3A0C73"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&lt;DEV_server_dir&gt;/work/deploy/</w:t>
      </w:r>
    </w:p>
    <w:p w14:paraId="0664A6FD" w14:textId="77777777" w:rsidR="00106225" w:rsidRPr="00377B17" w:rsidRDefault="00106225" w:rsidP="00377B17">
      <w:pPr>
        <w:rPr>
          <w:rFonts w:cs="Arial"/>
          <w:sz w:val="22"/>
        </w:rPr>
      </w:pPr>
    </w:p>
    <w:p w14:paraId="0EA085D3" w14:textId="565BC7B5" w:rsidR="00106225" w:rsidRDefault="00106225" w:rsidP="00377B17">
      <w:pPr>
        <w:pStyle w:val="ListParagraph"/>
        <w:numPr>
          <w:ilvl w:val="0"/>
          <w:numId w:val="73"/>
        </w:numPr>
        <w:rPr>
          <w:rFonts w:cs="Arial"/>
          <w:sz w:val="22"/>
        </w:rPr>
      </w:pPr>
      <w:r w:rsidRPr="00B82A01">
        <w:rPr>
          <w:rFonts w:cs="Arial"/>
          <w:sz w:val="22"/>
        </w:rPr>
        <w:t xml:space="preserve">Using a text editor, modify the following property value in the </w:t>
      </w:r>
      <w:r w:rsidR="002324C7" w:rsidRPr="00981CD2">
        <w:rPr>
          <w:rFonts w:ascii="Courier New" w:hAnsi="Courier New" w:cs="Courier New"/>
          <w:sz w:val="22"/>
        </w:rPr>
        <w:t>deploy_ui_</w:t>
      </w:r>
      <w:r w:rsidR="00981CD2" w:rsidRPr="00981CD2">
        <w:rPr>
          <w:rFonts w:ascii="Courier New" w:hAnsi="Courier New" w:cs="Courier New"/>
          <w:i/>
          <w:sz w:val="22"/>
        </w:rPr>
        <w:t>qa</w:t>
      </w:r>
      <w:r w:rsidR="002324C7" w:rsidRPr="00981CD2">
        <w:rPr>
          <w:rFonts w:ascii="Courier New" w:hAnsi="Courier New" w:cs="Courier New"/>
          <w:sz w:val="22"/>
        </w:rPr>
        <w:t>.sh</w:t>
      </w:r>
      <w:r w:rsidR="002324C7">
        <w:rPr>
          <w:rFonts w:cs="Arial"/>
          <w:sz w:val="22"/>
        </w:rPr>
        <w:t xml:space="preserve"> file</w:t>
      </w:r>
      <w:r w:rsidRPr="00B82A01">
        <w:rPr>
          <w:rFonts w:cs="Arial"/>
          <w:sz w:val="22"/>
        </w:rPr>
        <w:t xml:space="preserve"> for tomcat web application directory setting.  Specify the full path to the tomcat directory.</w:t>
      </w:r>
    </w:p>
    <w:p w14:paraId="1B3D6D2C" w14:textId="77777777" w:rsidR="00106225" w:rsidRDefault="00106225" w:rsidP="00377B17">
      <w:pPr>
        <w:rPr>
          <w:rFonts w:cs="Arial"/>
          <w:sz w:val="22"/>
        </w:rPr>
      </w:pPr>
    </w:p>
    <w:p w14:paraId="24C593F5" w14:textId="77777777" w:rsidR="00106225" w:rsidRPr="00377B17" w:rsidRDefault="00106225" w:rsidP="00377B17">
      <w:pPr>
        <w:ind w:left="1440"/>
        <w:rPr>
          <w:rFonts w:ascii="Courier New" w:hAnsi="Courier New" w:cs="Courier New"/>
          <w:sz w:val="18"/>
          <w:szCs w:val="18"/>
        </w:rPr>
      </w:pPr>
      <w:r w:rsidRPr="00377B17">
        <w:rPr>
          <w:rFonts w:ascii="Courier New" w:hAnsi="Courier New" w:cs="Courier New"/>
          <w:b/>
          <w:sz w:val="18"/>
          <w:szCs w:val="18"/>
        </w:rPr>
        <w:t>DIR_DEPLOY</w:t>
      </w:r>
      <w:r w:rsidRPr="00377B17">
        <w:rPr>
          <w:rFonts w:ascii="Courier New" w:hAnsi="Courier New" w:cs="Courier New"/>
          <w:sz w:val="18"/>
          <w:szCs w:val="18"/>
        </w:rPr>
        <w:t>=</w:t>
      </w:r>
      <w:r w:rsidRPr="00377B17">
        <w:rPr>
          <w:rFonts w:ascii="Courier New" w:hAnsi="Courier New" w:cs="Courier New"/>
          <w:i/>
          <w:sz w:val="18"/>
          <w:szCs w:val="18"/>
        </w:rPr>
        <w:t>&lt;full_path_to_deploy_baseline_directory_above&gt;</w:t>
      </w:r>
    </w:p>
    <w:p w14:paraId="4AC9F093" w14:textId="03DC7E14" w:rsidR="00106225" w:rsidRPr="00377B17" w:rsidRDefault="00106225" w:rsidP="00377B17">
      <w:pPr>
        <w:ind w:left="1440"/>
        <w:rPr>
          <w:rFonts w:ascii="Courier New" w:hAnsi="Courier New" w:cs="Courier New"/>
          <w:sz w:val="18"/>
          <w:szCs w:val="18"/>
        </w:rPr>
      </w:pPr>
      <w:r w:rsidRPr="00377B17">
        <w:rPr>
          <w:rFonts w:ascii="Courier New" w:hAnsi="Courier New" w:cs="Courier New"/>
          <w:b/>
          <w:sz w:val="18"/>
          <w:szCs w:val="18"/>
        </w:rPr>
        <w:t>DIR_TOMCAT</w:t>
      </w:r>
      <w:r w:rsidRPr="00377B17">
        <w:rPr>
          <w:rFonts w:ascii="Courier New" w:hAnsi="Courier New" w:cs="Courier New"/>
          <w:sz w:val="18"/>
          <w:szCs w:val="18"/>
        </w:rPr>
        <w:t>=</w:t>
      </w:r>
      <w:r w:rsidRPr="00377B17">
        <w:rPr>
          <w:rFonts w:ascii="Courier New" w:hAnsi="Courier New" w:cs="Courier New"/>
          <w:i/>
          <w:sz w:val="18"/>
          <w:szCs w:val="18"/>
        </w:rPr>
        <w:t>&lt;full_path_to_tomcat_directory&gt;</w:t>
      </w:r>
    </w:p>
    <w:p w14:paraId="36BA5116" w14:textId="77777777" w:rsidR="00106225" w:rsidRPr="00377B17" w:rsidRDefault="00106225" w:rsidP="00377B17">
      <w:pPr>
        <w:rPr>
          <w:rFonts w:cs="Arial"/>
          <w:sz w:val="22"/>
        </w:rPr>
      </w:pPr>
    </w:p>
    <w:p w14:paraId="72289DDF" w14:textId="758740E8" w:rsidR="00106225" w:rsidRDefault="00106225" w:rsidP="00377B17">
      <w:pPr>
        <w:pStyle w:val="ListParagraph"/>
        <w:numPr>
          <w:ilvl w:val="0"/>
          <w:numId w:val="73"/>
        </w:numPr>
        <w:rPr>
          <w:rFonts w:cs="Arial"/>
          <w:sz w:val="22"/>
        </w:rPr>
      </w:pPr>
      <w:r w:rsidRPr="00B82A01">
        <w:rPr>
          <w:rFonts w:cs="Arial"/>
          <w:sz w:val="22"/>
        </w:rPr>
        <w:t>In the command line prompt, make the UI deployment script mode executable.</w:t>
      </w:r>
    </w:p>
    <w:p w14:paraId="60D1FDAA" w14:textId="77777777" w:rsidR="00106225" w:rsidRDefault="00106225" w:rsidP="00106225">
      <w:pPr>
        <w:rPr>
          <w:rFonts w:cs="Arial"/>
          <w:sz w:val="22"/>
        </w:rPr>
      </w:pPr>
    </w:p>
    <w:p w14:paraId="4630A9BC" w14:textId="77777777" w:rsidR="00106225" w:rsidRPr="00B82A01" w:rsidRDefault="00106225" w:rsidP="00377B17">
      <w:pPr>
        <w:ind w:left="720"/>
        <w:rPr>
          <w:rFonts w:cs="Arial"/>
          <w:sz w:val="22"/>
        </w:rPr>
      </w:pPr>
      <w:r w:rsidRPr="00B82A01">
        <w:rPr>
          <w:rFonts w:cs="Arial"/>
          <w:sz w:val="22"/>
        </w:rPr>
        <w:t>For example:</w:t>
      </w:r>
    </w:p>
    <w:p w14:paraId="53EC7D42" w14:textId="77777777" w:rsidR="00106225" w:rsidRPr="00B82A01" w:rsidRDefault="00106225" w:rsidP="00377B17">
      <w:pPr>
        <w:ind w:left="720"/>
        <w:rPr>
          <w:rFonts w:cs="Arial"/>
          <w:sz w:val="22"/>
        </w:rPr>
      </w:pPr>
    </w:p>
    <w:p w14:paraId="328E1D13" w14:textId="05468E30"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chomod 744 deploy_ui_qa.sh</w:t>
      </w:r>
    </w:p>
    <w:p w14:paraId="02104B98" w14:textId="77777777" w:rsidR="00106225" w:rsidRPr="00377B17" w:rsidRDefault="00106225" w:rsidP="00106225">
      <w:pPr>
        <w:rPr>
          <w:rFonts w:cs="Arial"/>
          <w:sz w:val="22"/>
        </w:rPr>
      </w:pPr>
    </w:p>
    <w:p w14:paraId="09FD401B" w14:textId="0F647571" w:rsidR="00106225" w:rsidRDefault="00106225" w:rsidP="00377B17">
      <w:pPr>
        <w:pStyle w:val="ListParagraph"/>
        <w:numPr>
          <w:ilvl w:val="0"/>
          <w:numId w:val="73"/>
        </w:numPr>
        <w:rPr>
          <w:rFonts w:cs="Arial"/>
          <w:sz w:val="22"/>
        </w:rPr>
      </w:pPr>
      <w:r w:rsidRPr="00B82A01">
        <w:rPr>
          <w:rFonts w:cs="Arial"/>
          <w:sz w:val="22"/>
        </w:rPr>
        <w:t>Copy UI deployment package file to the UI deployment directory.</w:t>
      </w:r>
    </w:p>
    <w:p w14:paraId="7F2CDCF4" w14:textId="77777777" w:rsidR="00106225" w:rsidRDefault="00106225" w:rsidP="00106225">
      <w:pPr>
        <w:rPr>
          <w:rFonts w:cs="Arial"/>
          <w:sz w:val="22"/>
        </w:rPr>
      </w:pPr>
    </w:p>
    <w:p w14:paraId="125B3C4A" w14:textId="5F07EA78" w:rsidR="00106225" w:rsidRPr="00B82A01" w:rsidRDefault="00106225" w:rsidP="00377B17">
      <w:pPr>
        <w:ind w:left="720"/>
        <w:rPr>
          <w:rFonts w:cs="Arial"/>
          <w:sz w:val="22"/>
        </w:rPr>
      </w:pPr>
      <w:r w:rsidRPr="00B82A01">
        <w:rPr>
          <w:rFonts w:cs="Arial"/>
          <w:sz w:val="22"/>
        </w:rPr>
        <w:t>For example:</w:t>
      </w:r>
    </w:p>
    <w:p w14:paraId="5124A38C" w14:textId="5EA0926A" w:rsidR="00106225" w:rsidRPr="00377B17" w:rsidRDefault="00106225" w:rsidP="00377B17">
      <w:pPr>
        <w:pStyle w:val="ListParagraph"/>
        <w:numPr>
          <w:ilvl w:val="0"/>
          <w:numId w:val="71"/>
        </w:numPr>
        <w:rPr>
          <w:rFonts w:cs="Arial"/>
          <w:sz w:val="22"/>
        </w:rPr>
      </w:pPr>
      <w:r w:rsidRPr="00377B17">
        <w:rPr>
          <w:rFonts w:cs="Arial"/>
          <w:sz w:val="22"/>
        </w:rPr>
        <w:t>From (source repository):</w:t>
      </w:r>
    </w:p>
    <w:p w14:paraId="05A30256" w14:textId="5D4B7BCD"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runtime_20180201_132525.zip</w:t>
      </w:r>
    </w:p>
    <w:p w14:paraId="599D53DD" w14:textId="7E0C1DAC" w:rsidR="00106225" w:rsidRPr="00377B17" w:rsidRDefault="00106225" w:rsidP="00377B17">
      <w:pPr>
        <w:pStyle w:val="ListParagraph"/>
        <w:numPr>
          <w:ilvl w:val="0"/>
          <w:numId w:val="71"/>
        </w:numPr>
        <w:rPr>
          <w:rFonts w:cs="Arial"/>
          <w:sz w:val="22"/>
        </w:rPr>
      </w:pPr>
      <w:r w:rsidRPr="00377B17">
        <w:rPr>
          <w:rFonts w:cs="Arial"/>
          <w:sz w:val="22"/>
        </w:rPr>
        <w:t>To (target environment):</w:t>
      </w:r>
    </w:p>
    <w:p w14:paraId="03A72F17" w14:textId="14972555" w:rsidR="00106225" w:rsidRPr="00377B17" w:rsidRDefault="00106225" w:rsidP="00377B17">
      <w:pPr>
        <w:ind w:left="1440"/>
        <w:rPr>
          <w:rFonts w:ascii="Courier New" w:hAnsi="Courier New" w:cs="Courier New"/>
          <w:sz w:val="18"/>
          <w:szCs w:val="18"/>
        </w:rPr>
      </w:pPr>
      <w:r w:rsidRPr="00377B17">
        <w:rPr>
          <w:rFonts w:ascii="Courier New" w:hAnsi="Courier New" w:cs="Courier New"/>
          <w:i/>
          <w:sz w:val="18"/>
          <w:szCs w:val="18"/>
        </w:rPr>
        <w:t>&lt;DEV_server_dir&gt;</w:t>
      </w:r>
      <w:r w:rsidRPr="00377B17">
        <w:rPr>
          <w:rFonts w:ascii="Courier New" w:hAnsi="Courier New" w:cs="Courier New"/>
          <w:sz w:val="18"/>
          <w:szCs w:val="18"/>
        </w:rPr>
        <w:t>/work/deploy/baseline/ui</w:t>
      </w:r>
    </w:p>
    <w:p w14:paraId="66028372" w14:textId="77777777" w:rsidR="00106225" w:rsidRDefault="00106225" w:rsidP="00106225">
      <w:pPr>
        <w:rPr>
          <w:rFonts w:cs="Arial"/>
          <w:sz w:val="22"/>
        </w:rPr>
      </w:pPr>
    </w:p>
    <w:p w14:paraId="09798AE7" w14:textId="77777777" w:rsidR="00106225" w:rsidRPr="00377B17" w:rsidRDefault="00106225" w:rsidP="00106225">
      <w:pPr>
        <w:rPr>
          <w:rFonts w:cs="Arial"/>
          <w:sz w:val="22"/>
        </w:rPr>
      </w:pPr>
    </w:p>
    <w:p w14:paraId="411FE1F9" w14:textId="2F5DB217" w:rsidR="00106225" w:rsidRDefault="004B792D" w:rsidP="00377B17">
      <w:pPr>
        <w:pStyle w:val="ListParagraph"/>
        <w:numPr>
          <w:ilvl w:val="0"/>
          <w:numId w:val="73"/>
        </w:numPr>
        <w:rPr>
          <w:rFonts w:cs="Arial"/>
          <w:sz w:val="22"/>
        </w:rPr>
      </w:pPr>
      <w:r w:rsidRPr="00B82A01">
        <w:rPr>
          <w:rFonts w:cs="Arial"/>
          <w:sz w:val="22"/>
        </w:rPr>
        <w:t>In the command line prompt, extract the UI runtime zip file.  If there is previous extract of runtime files, remove it before fresh extract.</w:t>
      </w:r>
    </w:p>
    <w:p w14:paraId="3885EBDB" w14:textId="77777777" w:rsidR="004B792D" w:rsidRDefault="004B792D" w:rsidP="004B792D">
      <w:pPr>
        <w:rPr>
          <w:rFonts w:cs="Arial"/>
          <w:sz w:val="22"/>
        </w:rPr>
      </w:pPr>
    </w:p>
    <w:p w14:paraId="21C3CE54" w14:textId="77777777" w:rsidR="004B792D" w:rsidRPr="00B82A01" w:rsidRDefault="004B792D" w:rsidP="00377B17">
      <w:pPr>
        <w:ind w:left="720"/>
        <w:rPr>
          <w:rFonts w:cs="Arial"/>
          <w:sz w:val="22"/>
        </w:rPr>
      </w:pPr>
      <w:r w:rsidRPr="00B82A01">
        <w:rPr>
          <w:rFonts w:cs="Arial"/>
          <w:sz w:val="22"/>
        </w:rPr>
        <w:t>For example:</w:t>
      </w:r>
    </w:p>
    <w:p w14:paraId="6FCF2BD4" w14:textId="77777777" w:rsidR="004B792D" w:rsidRPr="00B82A01" w:rsidRDefault="004B792D" w:rsidP="00377B17">
      <w:pPr>
        <w:ind w:left="720"/>
        <w:rPr>
          <w:rFonts w:cs="Arial"/>
          <w:sz w:val="22"/>
        </w:rPr>
      </w:pPr>
    </w:p>
    <w:p w14:paraId="79D15082" w14:textId="5062DA8C" w:rsidR="004B792D" w:rsidRPr="00377B17" w:rsidRDefault="004B792D" w:rsidP="00377B17">
      <w:pPr>
        <w:ind w:left="1440"/>
        <w:rPr>
          <w:rFonts w:ascii="Courier New" w:hAnsi="Courier New" w:cs="Courier New"/>
          <w:sz w:val="18"/>
          <w:szCs w:val="18"/>
        </w:rPr>
      </w:pPr>
      <w:r w:rsidRPr="00377B17">
        <w:rPr>
          <w:rFonts w:ascii="Courier New" w:hAnsi="Courier New" w:cs="Courier New"/>
          <w:sz w:val="18"/>
          <w:szCs w:val="18"/>
        </w:rPr>
        <w:t>cd baseline/ui</w:t>
      </w:r>
    </w:p>
    <w:p w14:paraId="6E0A8C07" w14:textId="3BF72180" w:rsidR="004B792D" w:rsidRPr="00377B17" w:rsidRDefault="004B792D" w:rsidP="00377B17">
      <w:pPr>
        <w:ind w:left="1440"/>
        <w:rPr>
          <w:rFonts w:ascii="Courier New" w:hAnsi="Courier New" w:cs="Courier New"/>
          <w:sz w:val="18"/>
          <w:szCs w:val="18"/>
        </w:rPr>
      </w:pPr>
      <w:r w:rsidRPr="00377B17">
        <w:rPr>
          <w:rFonts w:ascii="Courier New" w:hAnsi="Courier New" w:cs="Courier New"/>
          <w:sz w:val="18"/>
          <w:szCs w:val="18"/>
        </w:rPr>
        <w:t>rm -rf runtime</w:t>
      </w:r>
    </w:p>
    <w:p w14:paraId="25AACBAD" w14:textId="5C9DBFEF" w:rsidR="004B792D" w:rsidRPr="00B82A01" w:rsidRDefault="004B792D" w:rsidP="00377B17">
      <w:pPr>
        <w:ind w:left="1440"/>
        <w:rPr>
          <w:rFonts w:cs="Arial"/>
          <w:sz w:val="22"/>
        </w:rPr>
      </w:pPr>
      <w:r w:rsidRPr="00377B17">
        <w:rPr>
          <w:rFonts w:ascii="Courier New" w:hAnsi="Courier New" w:cs="Courier New"/>
          <w:sz w:val="18"/>
          <w:szCs w:val="18"/>
        </w:rPr>
        <w:t>unzip runtime_</w:t>
      </w:r>
      <w:r w:rsidRPr="00377B17">
        <w:rPr>
          <w:rFonts w:ascii="Courier New" w:hAnsi="Courier New" w:cs="Courier New"/>
          <w:i/>
          <w:sz w:val="18"/>
          <w:szCs w:val="18"/>
        </w:rPr>
        <w:t>20180201_132525</w:t>
      </w:r>
      <w:r w:rsidRPr="00377B17">
        <w:rPr>
          <w:rFonts w:ascii="Courier New" w:hAnsi="Courier New" w:cs="Courier New"/>
          <w:sz w:val="18"/>
          <w:szCs w:val="18"/>
        </w:rPr>
        <w:t>.zip</w:t>
      </w:r>
    </w:p>
    <w:p w14:paraId="6FBB1DD0" w14:textId="77777777" w:rsidR="004B792D" w:rsidRDefault="004B792D" w:rsidP="004B792D">
      <w:pPr>
        <w:rPr>
          <w:rFonts w:cs="Arial"/>
          <w:sz w:val="22"/>
        </w:rPr>
      </w:pPr>
    </w:p>
    <w:p w14:paraId="24546B50" w14:textId="77777777" w:rsidR="004B792D" w:rsidRPr="00377B17" w:rsidRDefault="004B792D" w:rsidP="004B792D">
      <w:pPr>
        <w:rPr>
          <w:rFonts w:cs="Arial"/>
          <w:sz w:val="22"/>
        </w:rPr>
      </w:pPr>
    </w:p>
    <w:p w14:paraId="0E5DD778" w14:textId="05BBCBA4" w:rsidR="00106225" w:rsidRDefault="004B792D" w:rsidP="00377B17">
      <w:pPr>
        <w:pStyle w:val="ListParagraph"/>
        <w:numPr>
          <w:ilvl w:val="0"/>
          <w:numId w:val="73"/>
        </w:numPr>
        <w:rPr>
          <w:rFonts w:cs="Arial"/>
          <w:sz w:val="22"/>
        </w:rPr>
      </w:pPr>
      <w:r w:rsidRPr="00B82A01">
        <w:rPr>
          <w:rFonts w:cs="Arial"/>
          <w:sz w:val="22"/>
        </w:rPr>
        <w:t>In the command line prompt, change directory back to the deployment directory, and run the deployment script.</w:t>
      </w:r>
    </w:p>
    <w:p w14:paraId="108010C6" w14:textId="77777777" w:rsidR="004B792D" w:rsidRDefault="004B792D" w:rsidP="004B792D">
      <w:pPr>
        <w:rPr>
          <w:rFonts w:cs="Arial"/>
          <w:sz w:val="22"/>
        </w:rPr>
      </w:pPr>
    </w:p>
    <w:p w14:paraId="35748246" w14:textId="77777777" w:rsidR="004B792D" w:rsidRPr="00B82A01" w:rsidRDefault="004B792D" w:rsidP="00377B17">
      <w:pPr>
        <w:ind w:left="720"/>
        <w:rPr>
          <w:rFonts w:cs="Arial"/>
          <w:sz w:val="22"/>
        </w:rPr>
      </w:pPr>
      <w:r w:rsidRPr="00B82A01">
        <w:rPr>
          <w:rFonts w:cs="Arial"/>
          <w:sz w:val="22"/>
        </w:rPr>
        <w:t>For example:</w:t>
      </w:r>
    </w:p>
    <w:p w14:paraId="51B67C70" w14:textId="77777777" w:rsidR="004B792D" w:rsidRPr="00B82A01" w:rsidRDefault="004B792D" w:rsidP="00377B17">
      <w:pPr>
        <w:ind w:left="720"/>
        <w:rPr>
          <w:rFonts w:cs="Arial"/>
          <w:sz w:val="22"/>
        </w:rPr>
      </w:pPr>
    </w:p>
    <w:p w14:paraId="60D0B9B0" w14:textId="7122CA03" w:rsidR="004B792D" w:rsidRPr="00377B17" w:rsidRDefault="004B792D" w:rsidP="00377B17">
      <w:pPr>
        <w:ind w:left="1440"/>
        <w:rPr>
          <w:rFonts w:ascii="Courier New" w:hAnsi="Courier New" w:cs="Courier New"/>
          <w:sz w:val="18"/>
          <w:szCs w:val="18"/>
        </w:rPr>
      </w:pPr>
      <w:r w:rsidRPr="00377B17">
        <w:rPr>
          <w:rFonts w:ascii="Courier New" w:hAnsi="Courier New" w:cs="Courier New"/>
          <w:sz w:val="18"/>
          <w:szCs w:val="18"/>
        </w:rPr>
        <w:t>cd &lt;DEV_server_dir&gt;/work/deploy</w:t>
      </w:r>
    </w:p>
    <w:p w14:paraId="42708F72" w14:textId="259F6584" w:rsidR="004B792D" w:rsidRPr="00377B17" w:rsidRDefault="004B792D" w:rsidP="00377B17">
      <w:pPr>
        <w:ind w:left="1440"/>
        <w:rPr>
          <w:rFonts w:ascii="Courier New" w:hAnsi="Courier New" w:cs="Courier New"/>
          <w:sz w:val="18"/>
          <w:szCs w:val="18"/>
        </w:rPr>
      </w:pPr>
      <w:r w:rsidRPr="00377B17">
        <w:rPr>
          <w:rFonts w:ascii="Courier New" w:hAnsi="Courier New" w:cs="Courier New"/>
          <w:sz w:val="18"/>
          <w:szCs w:val="18"/>
        </w:rPr>
        <w:t>./deploy_ui_qa.sh -nodebug</w:t>
      </w:r>
    </w:p>
    <w:p w14:paraId="733BE193" w14:textId="77777777" w:rsidR="004B792D" w:rsidRPr="00B82A01" w:rsidRDefault="004B792D" w:rsidP="004B792D">
      <w:pPr>
        <w:rPr>
          <w:rFonts w:cs="Arial"/>
          <w:sz w:val="22"/>
        </w:rPr>
      </w:pPr>
    </w:p>
    <w:p w14:paraId="5B49CA73" w14:textId="47EC921A" w:rsidR="004B792D" w:rsidRPr="00B82A01" w:rsidRDefault="004B792D" w:rsidP="00377B17">
      <w:pPr>
        <w:ind w:left="720"/>
        <w:rPr>
          <w:rFonts w:cs="Arial"/>
          <w:sz w:val="22"/>
        </w:rPr>
      </w:pPr>
      <w:r w:rsidRPr="00B82A01">
        <w:rPr>
          <w:rFonts w:cs="Arial"/>
          <w:sz w:val="22"/>
        </w:rPr>
        <w:t>Note: The deployment script has "-nodebug" option for real deployment action.  If you run the script without the option, it will try to test directory setting without actually deploying any file.  This is a precautionary measure to prevent accidental overwriting of the target application files.  In order to run the deployment script in "DEBUG" mode, i.e. without "-nodebug" option, a dummy script should be placed in the deployment directory.  Make sure the dummy script mode is executable.</w:t>
      </w:r>
    </w:p>
    <w:p w14:paraId="38E875F8" w14:textId="77777777" w:rsidR="004B792D" w:rsidRPr="00B82A01" w:rsidRDefault="004B792D" w:rsidP="00377B17">
      <w:pPr>
        <w:ind w:left="720"/>
        <w:rPr>
          <w:rFonts w:cs="Arial"/>
          <w:sz w:val="22"/>
        </w:rPr>
      </w:pPr>
    </w:p>
    <w:p w14:paraId="49027CEA" w14:textId="6F065004" w:rsidR="004B792D" w:rsidRPr="00B82A01" w:rsidRDefault="004B792D" w:rsidP="00377B17">
      <w:pPr>
        <w:ind w:left="720"/>
        <w:rPr>
          <w:rFonts w:cs="Arial"/>
          <w:sz w:val="22"/>
        </w:rPr>
      </w:pPr>
      <w:r w:rsidRPr="00B82A01">
        <w:rPr>
          <w:rFonts w:cs="Arial"/>
          <w:sz w:val="22"/>
        </w:rPr>
        <w:t>For example:</w:t>
      </w:r>
    </w:p>
    <w:p w14:paraId="7F7F0455" w14:textId="3947B9EF" w:rsidR="004B792D" w:rsidRPr="00377B17" w:rsidRDefault="004B792D" w:rsidP="00377B17">
      <w:pPr>
        <w:pStyle w:val="ListParagraph"/>
        <w:numPr>
          <w:ilvl w:val="0"/>
          <w:numId w:val="71"/>
        </w:numPr>
        <w:rPr>
          <w:rFonts w:cs="Arial"/>
          <w:sz w:val="22"/>
        </w:rPr>
      </w:pPr>
      <w:r w:rsidRPr="00377B17">
        <w:rPr>
          <w:rFonts w:cs="Arial"/>
          <w:sz w:val="22"/>
        </w:rPr>
        <w:t>From (source repository):</w:t>
      </w:r>
    </w:p>
    <w:p w14:paraId="46D61D3A" w14:textId="40A3E1CF" w:rsidR="004B792D" w:rsidRPr="00377B17" w:rsidRDefault="004B792D" w:rsidP="00377B17">
      <w:pPr>
        <w:ind w:left="1440"/>
        <w:rPr>
          <w:rFonts w:ascii="Courier New" w:hAnsi="Courier New" w:cs="Courier New"/>
          <w:sz w:val="18"/>
          <w:szCs w:val="18"/>
        </w:rPr>
      </w:pPr>
      <w:r w:rsidRPr="00377B17">
        <w:rPr>
          <w:rFonts w:ascii="Courier New" w:hAnsi="Courier New" w:cs="Courier New"/>
          <w:sz w:val="18"/>
          <w:szCs w:val="18"/>
        </w:rPr>
        <w:t>deploy/script1.sh</w:t>
      </w:r>
    </w:p>
    <w:p w14:paraId="1F2C06B9" w14:textId="1A4AF9AC" w:rsidR="004B792D" w:rsidRPr="00377B17" w:rsidRDefault="004B792D" w:rsidP="00377B17">
      <w:pPr>
        <w:pStyle w:val="ListParagraph"/>
        <w:numPr>
          <w:ilvl w:val="0"/>
          <w:numId w:val="71"/>
        </w:numPr>
        <w:rPr>
          <w:rFonts w:cs="Arial"/>
          <w:sz w:val="22"/>
        </w:rPr>
      </w:pPr>
      <w:r w:rsidRPr="00377B17">
        <w:rPr>
          <w:rFonts w:cs="Arial"/>
          <w:sz w:val="22"/>
        </w:rPr>
        <w:t>To (target environment):</w:t>
      </w:r>
    </w:p>
    <w:p w14:paraId="770ABA13" w14:textId="310B7D78" w:rsidR="004B792D" w:rsidRPr="00377B17" w:rsidRDefault="004B792D" w:rsidP="00377B17">
      <w:pPr>
        <w:ind w:left="1440"/>
        <w:rPr>
          <w:rFonts w:ascii="Courier New" w:hAnsi="Courier New" w:cs="Courier New"/>
          <w:sz w:val="18"/>
          <w:szCs w:val="18"/>
        </w:rPr>
      </w:pPr>
      <w:r w:rsidRPr="00377B17">
        <w:rPr>
          <w:rFonts w:ascii="Courier New" w:hAnsi="Courier New" w:cs="Courier New"/>
          <w:i/>
          <w:sz w:val="18"/>
          <w:szCs w:val="18"/>
        </w:rPr>
        <w:t>&lt;DEV_server_dir&gt;</w:t>
      </w:r>
      <w:r w:rsidRPr="00377B17">
        <w:rPr>
          <w:rFonts w:ascii="Courier New" w:hAnsi="Courier New" w:cs="Courier New"/>
          <w:sz w:val="18"/>
          <w:szCs w:val="18"/>
        </w:rPr>
        <w:t>/work/deploy/</w:t>
      </w:r>
    </w:p>
    <w:p w14:paraId="6026B4A2" w14:textId="77777777" w:rsidR="004B792D" w:rsidRDefault="004B792D" w:rsidP="00377B17">
      <w:pPr>
        <w:ind w:left="720"/>
        <w:rPr>
          <w:rFonts w:cs="Arial"/>
          <w:sz w:val="22"/>
        </w:rPr>
      </w:pPr>
    </w:p>
    <w:p w14:paraId="269689CE" w14:textId="77777777" w:rsidR="005D1C73" w:rsidRDefault="005D1C73" w:rsidP="00377B17">
      <w:pPr>
        <w:ind w:left="720"/>
        <w:rPr>
          <w:rFonts w:cs="Arial"/>
          <w:sz w:val="22"/>
        </w:rPr>
      </w:pPr>
    </w:p>
    <w:p w14:paraId="48E492F9" w14:textId="7C53DD10" w:rsidR="004C622C" w:rsidRDefault="004C622C" w:rsidP="00377B17">
      <w:pPr>
        <w:ind w:left="1440"/>
        <w:rPr>
          <w:rFonts w:ascii="Courier New" w:hAnsi="Courier New" w:cs="Courier New"/>
          <w:sz w:val="18"/>
          <w:szCs w:val="18"/>
        </w:rPr>
      </w:pPr>
      <w:r>
        <w:rPr>
          <w:rFonts w:ascii="Courier New" w:hAnsi="Courier New" w:cs="Courier New"/>
          <w:sz w:val="18"/>
          <w:szCs w:val="18"/>
        </w:rPr>
        <w:t xml:space="preserve">cd </w:t>
      </w:r>
      <w:r w:rsidRPr="00BA005D">
        <w:rPr>
          <w:rFonts w:ascii="Courier New" w:hAnsi="Courier New" w:cs="Courier New"/>
          <w:sz w:val="18"/>
          <w:szCs w:val="18"/>
        </w:rPr>
        <w:t>&lt;DEV_server_dir&gt;/work/deploy</w:t>
      </w:r>
    </w:p>
    <w:p w14:paraId="722B8389" w14:textId="59ADD4D2" w:rsidR="004B792D" w:rsidRDefault="004B792D" w:rsidP="00377B17">
      <w:pPr>
        <w:ind w:left="1440"/>
        <w:rPr>
          <w:rFonts w:ascii="Courier New" w:hAnsi="Courier New" w:cs="Courier New"/>
          <w:sz w:val="18"/>
          <w:szCs w:val="18"/>
        </w:rPr>
      </w:pPr>
      <w:r w:rsidRPr="00377B17">
        <w:rPr>
          <w:rFonts w:ascii="Courier New" w:hAnsi="Courier New" w:cs="Courier New"/>
          <w:sz w:val="18"/>
          <w:szCs w:val="18"/>
        </w:rPr>
        <w:t>chomod 744 script1.sh</w:t>
      </w:r>
    </w:p>
    <w:p w14:paraId="6C129361" w14:textId="449FFE1E" w:rsidR="004C622C" w:rsidRPr="00377B17" w:rsidRDefault="004C622C" w:rsidP="00377B17">
      <w:pPr>
        <w:ind w:left="1440"/>
        <w:rPr>
          <w:rFonts w:ascii="Courier New" w:hAnsi="Courier New" w:cs="Courier New"/>
          <w:sz w:val="18"/>
          <w:szCs w:val="18"/>
        </w:rPr>
      </w:pPr>
      <w:r w:rsidRPr="00BA005D">
        <w:rPr>
          <w:rFonts w:ascii="Courier New" w:hAnsi="Courier New" w:cs="Courier New"/>
          <w:sz w:val="18"/>
          <w:szCs w:val="18"/>
        </w:rPr>
        <w:t>./deploy_ui_qa.sh</w:t>
      </w:r>
    </w:p>
    <w:p w14:paraId="6910968E" w14:textId="77777777" w:rsidR="004B792D" w:rsidRDefault="004B792D" w:rsidP="004B792D">
      <w:pPr>
        <w:rPr>
          <w:rFonts w:cs="Arial"/>
          <w:sz w:val="22"/>
        </w:rPr>
      </w:pPr>
    </w:p>
    <w:p w14:paraId="085635BD" w14:textId="77777777" w:rsidR="009A5046" w:rsidRDefault="009A5046" w:rsidP="00C03530">
      <w:pPr>
        <w:rPr>
          <w:rFonts w:cs="Arial"/>
          <w:sz w:val="22"/>
        </w:rPr>
      </w:pPr>
    </w:p>
    <w:p w14:paraId="0426DB1E" w14:textId="77777777" w:rsidR="00F77C1B" w:rsidRDefault="00F77C1B" w:rsidP="00C03530">
      <w:pPr>
        <w:rPr>
          <w:rFonts w:cs="Arial"/>
          <w:sz w:val="22"/>
        </w:rPr>
      </w:pPr>
    </w:p>
    <w:p w14:paraId="2FFF9369" w14:textId="77777777" w:rsidR="00B71FDD" w:rsidRDefault="00B71FDD" w:rsidP="00C03530">
      <w:pPr>
        <w:rPr>
          <w:rFonts w:cs="Arial"/>
          <w:sz w:val="22"/>
        </w:rPr>
      </w:pPr>
    </w:p>
    <w:p w14:paraId="3A1F1ACE" w14:textId="77777777" w:rsidR="00F77C1B" w:rsidRPr="00F77C1B" w:rsidRDefault="00F77C1B" w:rsidP="00F77C1B">
      <w:pPr>
        <w:pStyle w:val="Heading2"/>
      </w:pPr>
      <w:bookmarkStart w:id="153" w:name="_Toc387058542"/>
      <w:r w:rsidRPr="00F77C1B">
        <w:t>Configuration</w:t>
      </w:r>
      <w:bookmarkEnd w:id="153"/>
    </w:p>
    <w:p w14:paraId="01D4277B" w14:textId="77777777" w:rsidR="002A5D3B" w:rsidRDefault="00F77C1B" w:rsidP="00F77C1B">
      <w:pPr>
        <w:rPr>
          <w:rFonts w:cs="Arial"/>
          <w:sz w:val="22"/>
        </w:rPr>
      </w:pPr>
      <w:r w:rsidRPr="00F77C1B">
        <w:rPr>
          <w:rFonts w:cs="Arial"/>
          <w:sz w:val="22"/>
        </w:rPr>
        <w:t>After deploying web application runtime files, we need to make changes to the configuration</w:t>
      </w:r>
      <w:r w:rsidR="002A5D3B">
        <w:rPr>
          <w:rFonts w:cs="Arial"/>
          <w:sz w:val="22"/>
        </w:rPr>
        <w:t>.</w:t>
      </w:r>
    </w:p>
    <w:p w14:paraId="3DAF30DD" w14:textId="77777777" w:rsidR="002A5D3B" w:rsidRDefault="002A5D3B" w:rsidP="00F77C1B">
      <w:pPr>
        <w:rPr>
          <w:rFonts w:cs="Arial"/>
          <w:sz w:val="22"/>
        </w:rPr>
      </w:pPr>
    </w:p>
    <w:p w14:paraId="62735FA4" w14:textId="27A5C06F" w:rsidR="00DF662C" w:rsidRDefault="00DF662C" w:rsidP="00DF662C">
      <w:pPr>
        <w:pStyle w:val="Heading3"/>
      </w:pPr>
      <w:bookmarkStart w:id="154" w:name="_Toc387058543"/>
      <w:r>
        <w:t>BizFlow Server Configuration</w:t>
      </w:r>
      <w:r w:rsidRPr="00F77C1B">
        <w:t xml:space="preserve"> files.</w:t>
      </w:r>
      <w:bookmarkEnd w:id="154"/>
    </w:p>
    <w:p w14:paraId="7F2901CC" w14:textId="41F4CF3A" w:rsidR="00DF662C" w:rsidRPr="00D72716" w:rsidRDefault="00DF662C" w:rsidP="00DF662C">
      <w:pPr>
        <w:pStyle w:val="Heading4"/>
      </w:pPr>
      <w:bookmarkStart w:id="155" w:name="_Toc387058544"/>
      <w:r>
        <w:t>server.ini Configuration</w:t>
      </w:r>
      <w:bookmarkEnd w:id="155"/>
    </w:p>
    <w:p w14:paraId="67BEB01F" w14:textId="77777777" w:rsidR="00DF662C" w:rsidRDefault="00DF662C" w:rsidP="00EC07A2">
      <w:pPr>
        <w:pStyle w:val="ListParagraph"/>
        <w:numPr>
          <w:ilvl w:val="0"/>
          <w:numId w:val="48"/>
        </w:numPr>
        <w:rPr>
          <w:rFonts w:cs="Arial"/>
          <w:sz w:val="22"/>
        </w:rPr>
      </w:pPr>
      <w:r>
        <w:rPr>
          <w:rFonts w:cs="Arial"/>
          <w:sz w:val="22"/>
        </w:rPr>
        <w:t>Log in to the machine where BizFlow Server is installed.</w:t>
      </w:r>
    </w:p>
    <w:p w14:paraId="577B4D06" w14:textId="79B2C88E" w:rsidR="00DF662C" w:rsidRDefault="00DF662C" w:rsidP="00EC07A2">
      <w:pPr>
        <w:pStyle w:val="ListParagraph"/>
        <w:numPr>
          <w:ilvl w:val="0"/>
          <w:numId w:val="48"/>
        </w:numPr>
        <w:rPr>
          <w:rFonts w:cs="Arial"/>
          <w:sz w:val="22"/>
        </w:rPr>
      </w:pPr>
      <w:r>
        <w:rPr>
          <w:rFonts w:cs="Arial"/>
          <w:sz w:val="22"/>
        </w:rPr>
        <w:t>Open &lt;BIZFLOW_SERVER_DIRECTORY&gt;/bin/server.ini file in a text editor.</w:t>
      </w:r>
    </w:p>
    <w:p w14:paraId="26E6A774" w14:textId="5108035C" w:rsidR="00DF662C" w:rsidRDefault="00DF662C" w:rsidP="00EC07A2">
      <w:pPr>
        <w:pStyle w:val="ListParagraph"/>
        <w:numPr>
          <w:ilvl w:val="0"/>
          <w:numId w:val="48"/>
        </w:numPr>
        <w:rPr>
          <w:rFonts w:cs="Arial"/>
          <w:sz w:val="22"/>
        </w:rPr>
      </w:pPr>
      <w:r>
        <w:rPr>
          <w:rFonts w:cs="Arial"/>
          <w:sz w:val="22"/>
        </w:rPr>
        <w:t xml:space="preserve">Find </w:t>
      </w:r>
      <w:r w:rsidR="006B64F8">
        <w:rPr>
          <w:rFonts w:cs="Arial"/>
          <w:sz w:val="22"/>
        </w:rPr>
        <w:t>and set the following entry.</w:t>
      </w:r>
    </w:p>
    <w:p w14:paraId="262BD146" w14:textId="77777777" w:rsidR="006B64F8" w:rsidRDefault="006B64F8" w:rsidP="00EC07A2">
      <w:pPr>
        <w:ind w:left="720"/>
        <w:rPr>
          <w:rFonts w:ascii="Courier New" w:hAnsi="Courier New" w:cs="Courier New"/>
          <w:sz w:val="18"/>
          <w:szCs w:val="18"/>
        </w:rPr>
      </w:pPr>
    </w:p>
    <w:p w14:paraId="5FA94E86" w14:textId="35F40A56" w:rsidR="006B64F8" w:rsidRDefault="003F6167" w:rsidP="00EC07A2">
      <w:pPr>
        <w:ind w:left="720"/>
        <w:rPr>
          <w:ins w:id="156" w:author="Steven Yang" w:date="2018-05-04T12:00:00Z"/>
          <w:rFonts w:ascii="Courier New" w:hAnsi="Courier New" w:cs="Courier New"/>
          <w:sz w:val="18"/>
          <w:szCs w:val="18"/>
        </w:rPr>
      </w:pPr>
      <w:ins w:id="157" w:author="Steven Yang" w:date="2018-05-04T12:00:00Z">
        <w:r>
          <w:rPr>
            <w:rFonts w:ascii="Courier New" w:hAnsi="Courier New" w:cs="Courier New"/>
            <w:b/>
            <w:sz w:val="18"/>
            <w:szCs w:val="18"/>
          </w:rPr>
          <w:fldChar w:fldCharType="begin"/>
        </w:r>
        <w:r>
          <w:rPr>
            <w:rFonts w:ascii="Courier New" w:hAnsi="Courier New" w:cs="Courier New"/>
            <w:b/>
            <w:sz w:val="18"/>
            <w:szCs w:val="18"/>
          </w:rPr>
          <w:instrText xml:space="preserve"> HYPERLINK "mailto:</w:instrText>
        </w:r>
      </w:ins>
      <w:r w:rsidRPr="00EC07A2">
        <w:rPr>
          <w:rFonts w:ascii="Courier New" w:hAnsi="Courier New" w:cs="Courier New"/>
          <w:b/>
          <w:sz w:val="18"/>
          <w:szCs w:val="18"/>
        </w:rPr>
        <w:instrText>DeadlineMailSender</w:instrText>
      </w:r>
      <w:r w:rsidRPr="00EC07A2">
        <w:rPr>
          <w:rFonts w:ascii="Courier New" w:hAnsi="Courier New" w:cs="Courier New"/>
          <w:sz w:val="18"/>
          <w:szCs w:val="18"/>
        </w:rPr>
        <w:instrText>=DoNotReply@hhs.gov</w:instrText>
      </w:r>
      <w:ins w:id="158" w:author="Steven Yang" w:date="2018-05-04T12:00:00Z">
        <w:r>
          <w:rPr>
            <w:rFonts w:ascii="Courier New" w:hAnsi="Courier New" w:cs="Courier New"/>
            <w:b/>
            <w:sz w:val="18"/>
            <w:szCs w:val="18"/>
          </w:rPr>
          <w:instrText xml:space="preserve">" </w:instrText>
        </w:r>
        <w:r>
          <w:rPr>
            <w:rFonts w:ascii="Courier New" w:hAnsi="Courier New" w:cs="Courier New"/>
            <w:b/>
            <w:sz w:val="18"/>
            <w:szCs w:val="18"/>
          </w:rPr>
          <w:fldChar w:fldCharType="separate"/>
        </w:r>
      </w:ins>
      <w:r w:rsidRPr="000C7CC9">
        <w:rPr>
          <w:rStyle w:val="Hyperlink"/>
          <w:rFonts w:ascii="Courier New" w:hAnsi="Courier New" w:cs="Courier New"/>
          <w:b w:val="0"/>
          <w:sz w:val="18"/>
          <w:szCs w:val="18"/>
        </w:rPr>
        <w:t>DeadlineMailSender</w:t>
      </w:r>
      <w:r w:rsidRPr="009E6F8D">
        <w:rPr>
          <w:rStyle w:val="Hyperlink"/>
          <w:rFonts w:ascii="Courier New" w:hAnsi="Courier New" w:cs="Courier New"/>
          <w:sz w:val="18"/>
          <w:szCs w:val="18"/>
        </w:rPr>
        <w:t>=DoNotReply</w:t>
      </w:r>
      <w:del w:id="159" w:author="Steven Yang" w:date="2018-05-04T11:58:00Z">
        <w:r w:rsidRPr="009E6F8D" w:rsidDel="0008200E">
          <w:rPr>
            <w:rStyle w:val="Hyperlink"/>
            <w:rFonts w:ascii="Courier New" w:hAnsi="Courier New" w:cs="Courier New"/>
            <w:sz w:val="18"/>
            <w:szCs w:val="18"/>
          </w:rPr>
          <w:delText>N</w:delText>
        </w:r>
      </w:del>
      <w:del w:id="160" w:author="Steven Yang" w:date="2018-05-04T11:59:00Z">
        <w:r w:rsidRPr="009E6F8D" w:rsidDel="0008200E">
          <w:rPr>
            <w:rStyle w:val="Hyperlink"/>
            <w:rFonts w:ascii="Courier New" w:hAnsi="Courier New" w:cs="Courier New"/>
            <w:sz w:val="18"/>
            <w:szCs w:val="18"/>
          </w:rPr>
          <w:delText>EIL</w:delText>
        </w:r>
      </w:del>
      <w:r w:rsidRPr="009E6F8D">
        <w:rPr>
          <w:rStyle w:val="Hyperlink"/>
          <w:rFonts w:ascii="Courier New" w:hAnsi="Courier New" w:cs="Courier New"/>
          <w:sz w:val="18"/>
          <w:szCs w:val="18"/>
        </w:rPr>
        <w:t>@</w:t>
      </w:r>
      <w:del w:id="161" w:author="Steven Yang" w:date="2018-05-04T11:59:00Z">
        <w:r w:rsidRPr="009E6F8D" w:rsidDel="0008200E">
          <w:rPr>
            <w:rStyle w:val="Hyperlink"/>
            <w:rFonts w:ascii="Courier New" w:hAnsi="Courier New" w:cs="Courier New"/>
            <w:sz w:val="18"/>
            <w:szCs w:val="18"/>
          </w:rPr>
          <w:delText>cms.</w:delText>
        </w:r>
      </w:del>
      <w:r w:rsidRPr="009E6F8D">
        <w:rPr>
          <w:rStyle w:val="Hyperlink"/>
          <w:rFonts w:ascii="Courier New" w:hAnsi="Courier New" w:cs="Courier New"/>
          <w:sz w:val="18"/>
          <w:szCs w:val="18"/>
        </w:rPr>
        <w:t>hhs.gov</w:t>
      </w:r>
      <w:ins w:id="162" w:author="Steven Yang" w:date="2018-05-04T12:00:00Z">
        <w:r>
          <w:rPr>
            <w:rFonts w:ascii="Courier New" w:hAnsi="Courier New" w:cs="Courier New"/>
            <w:b/>
            <w:sz w:val="18"/>
            <w:szCs w:val="18"/>
          </w:rPr>
          <w:fldChar w:fldCharType="end"/>
        </w:r>
      </w:ins>
    </w:p>
    <w:p w14:paraId="03D59B57" w14:textId="77777777" w:rsidR="003F6167" w:rsidRDefault="003F6167" w:rsidP="00EC07A2">
      <w:pPr>
        <w:ind w:left="720"/>
        <w:rPr>
          <w:ins w:id="163" w:author="Steven Yang" w:date="2018-05-04T12:00:00Z"/>
          <w:rFonts w:ascii="Courier New" w:hAnsi="Courier New" w:cs="Courier New"/>
          <w:sz w:val="18"/>
          <w:szCs w:val="18"/>
        </w:rPr>
      </w:pPr>
    </w:p>
    <w:p w14:paraId="4225296F" w14:textId="4819B728" w:rsidR="003F6167" w:rsidRPr="00EC07A2" w:rsidRDefault="003F6167" w:rsidP="003F6167">
      <w:pPr>
        <w:ind w:left="720"/>
        <w:rPr>
          <w:ins w:id="164" w:author="Steven Yang" w:date="2018-05-04T12:00:00Z"/>
          <w:rFonts w:ascii="Courier New" w:hAnsi="Courier New" w:cs="Courier New"/>
          <w:sz w:val="18"/>
          <w:szCs w:val="18"/>
        </w:rPr>
      </w:pPr>
      <w:ins w:id="165" w:author="Steven Yang" w:date="2018-05-04T12:00:00Z">
        <w:r>
          <w:rPr>
            <w:rFonts w:ascii="Courier New" w:hAnsi="Courier New" w:cs="Courier New"/>
            <w:b/>
            <w:sz w:val="18"/>
            <w:szCs w:val="18"/>
          </w:rPr>
          <w:t>FROM_EMAIL</w:t>
        </w:r>
        <w:r w:rsidRPr="00EC07A2">
          <w:rPr>
            <w:rFonts w:ascii="Courier New" w:hAnsi="Courier New" w:cs="Courier New"/>
            <w:sz w:val="18"/>
            <w:szCs w:val="18"/>
          </w:rPr>
          <w:t>=DoNotReply@hhs.gov</w:t>
        </w:r>
      </w:ins>
    </w:p>
    <w:p w14:paraId="6E3D5650" w14:textId="77777777" w:rsidR="003F6167" w:rsidRPr="00EC07A2" w:rsidRDefault="003F6167" w:rsidP="00EC07A2">
      <w:pPr>
        <w:ind w:left="720"/>
        <w:rPr>
          <w:rFonts w:ascii="Courier New" w:hAnsi="Courier New" w:cs="Courier New"/>
          <w:sz w:val="18"/>
          <w:szCs w:val="18"/>
        </w:rPr>
      </w:pPr>
    </w:p>
    <w:p w14:paraId="042CAFD2" w14:textId="77777777" w:rsidR="006B64F8" w:rsidRPr="00EC07A2" w:rsidRDefault="006B64F8" w:rsidP="00EC07A2">
      <w:pPr>
        <w:rPr>
          <w:rFonts w:cs="Arial"/>
          <w:sz w:val="22"/>
        </w:rPr>
      </w:pPr>
    </w:p>
    <w:p w14:paraId="775712A6" w14:textId="0EC637C8" w:rsidR="00DF662C" w:rsidRDefault="006B64F8" w:rsidP="00EC07A2">
      <w:pPr>
        <w:pStyle w:val="ListParagraph"/>
        <w:numPr>
          <w:ilvl w:val="0"/>
          <w:numId w:val="48"/>
        </w:numPr>
        <w:rPr>
          <w:ins w:id="166" w:author="Steven Yang" w:date="2018-05-04T12:00:00Z"/>
          <w:rFonts w:cs="Arial"/>
          <w:sz w:val="22"/>
        </w:rPr>
      </w:pPr>
      <w:r>
        <w:rPr>
          <w:rFonts w:cs="Arial"/>
          <w:sz w:val="22"/>
        </w:rPr>
        <w:t>This change requires BizFlow Server service restart.  Restart the services after all the other configuration steps are completed.</w:t>
      </w:r>
    </w:p>
    <w:p w14:paraId="55F33712" w14:textId="0ABC4A6B" w:rsidR="000C7CC9" w:rsidRPr="00D72716" w:rsidRDefault="000C7CC9" w:rsidP="000C7CC9">
      <w:pPr>
        <w:pStyle w:val="Heading4"/>
        <w:rPr>
          <w:ins w:id="167" w:author="Steven Yang" w:date="2018-05-04T12:00:00Z"/>
        </w:rPr>
      </w:pPr>
      <w:bookmarkStart w:id="168" w:name="_Toc387058545"/>
      <w:ins w:id="169" w:author="Steven Yang" w:date="2018-05-04T12:00:00Z">
        <w:r>
          <w:lastRenderedPageBreak/>
          <w:t>hwserver.ini Configuration</w:t>
        </w:r>
        <w:bookmarkEnd w:id="168"/>
      </w:ins>
    </w:p>
    <w:p w14:paraId="6E949516" w14:textId="77777777" w:rsidR="000C7CC9" w:rsidRDefault="000C7CC9" w:rsidP="00326AA3">
      <w:pPr>
        <w:pStyle w:val="ListParagraph"/>
        <w:numPr>
          <w:ilvl w:val="0"/>
          <w:numId w:val="74"/>
        </w:numPr>
        <w:rPr>
          <w:ins w:id="170" w:author="Steven Yang" w:date="2018-05-04T12:00:00Z"/>
          <w:rFonts w:cs="Arial"/>
          <w:sz w:val="22"/>
        </w:rPr>
        <w:pPrChange w:id="171" w:author="Steven Yang" w:date="2018-05-04T12:47:00Z">
          <w:pPr>
            <w:pStyle w:val="ListParagraph"/>
            <w:numPr>
              <w:numId w:val="48"/>
            </w:numPr>
          </w:pPr>
        </w:pPrChange>
      </w:pPr>
      <w:ins w:id="172" w:author="Steven Yang" w:date="2018-05-04T12:00:00Z">
        <w:r>
          <w:rPr>
            <w:rFonts w:cs="Arial"/>
            <w:sz w:val="22"/>
          </w:rPr>
          <w:t>Log in to the machine where BizFlow Server is installed.</w:t>
        </w:r>
      </w:ins>
    </w:p>
    <w:p w14:paraId="55286E3E" w14:textId="2D2DC030" w:rsidR="000C7CC9" w:rsidRDefault="000C7CC9" w:rsidP="00326AA3">
      <w:pPr>
        <w:pStyle w:val="ListParagraph"/>
        <w:numPr>
          <w:ilvl w:val="0"/>
          <w:numId w:val="74"/>
        </w:numPr>
        <w:rPr>
          <w:ins w:id="173" w:author="Steven Yang" w:date="2018-05-04T12:00:00Z"/>
          <w:rFonts w:cs="Arial"/>
          <w:sz w:val="22"/>
        </w:rPr>
        <w:pPrChange w:id="174" w:author="Steven Yang" w:date="2018-05-04T12:47:00Z">
          <w:pPr>
            <w:pStyle w:val="ListParagraph"/>
            <w:numPr>
              <w:numId w:val="48"/>
            </w:numPr>
          </w:pPr>
        </w:pPrChange>
      </w:pPr>
      <w:ins w:id="175" w:author="Steven Yang" w:date="2018-05-04T12:00:00Z">
        <w:r>
          <w:rPr>
            <w:rFonts w:cs="Arial"/>
            <w:sz w:val="22"/>
          </w:rPr>
          <w:t>Open &lt;BIZFLOW_SERVER_DIRECTORY&gt;/hwserver/system/</w:t>
        </w:r>
      </w:ins>
      <w:ins w:id="176" w:author="Steven Yang" w:date="2018-05-04T12:01:00Z">
        <w:r>
          <w:rPr>
            <w:rFonts w:cs="Arial"/>
            <w:sz w:val="22"/>
          </w:rPr>
          <w:t>hw</w:t>
        </w:r>
      </w:ins>
      <w:ins w:id="177" w:author="Steven Yang" w:date="2018-05-04T12:00:00Z">
        <w:r>
          <w:rPr>
            <w:rFonts w:cs="Arial"/>
            <w:sz w:val="22"/>
          </w:rPr>
          <w:t>s</w:t>
        </w:r>
      </w:ins>
      <w:ins w:id="178" w:author="Steven Yang" w:date="2018-05-04T12:01:00Z">
        <w:r>
          <w:rPr>
            <w:rFonts w:cs="Arial"/>
            <w:sz w:val="22"/>
          </w:rPr>
          <w:t>ystem</w:t>
        </w:r>
      </w:ins>
      <w:ins w:id="179" w:author="Steven Yang" w:date="2018-05-04T12:00:00Z">
        <w:r>
          <w:rPr>
            <w:rFonts w:cs="Arial"/>
            <w:sz w:val="22"/>
          </w:rPr>
          <w:t>.ini file in a text editor.</w:t>
        </w:r>
      </w:ins>
    </w:p>
    <w:p w14:paraId="0B1A271B" w14:textId="0697C6FE" w:rsidR="000C7CC9" w:rsidRDefault="000C7CC9" w:rsidP="00326AA3">
      <w:pPr>
        <w:pStyle w:val="ListParagraph"/>
        <w:numPr>
          <w:ilvl w:val="0"/>
          <w:numId w:val="74"/>
        </w:numPr>
        <w:rPr>
          <w:ins w:id="180" w:author="Steven Yang" w:date="2018-05-04T12:00:00Z"/>
          <w:rFonts w:cs="Arial"/>
          <w:sz w:val="22"/>
        </w:rPr>
        <w:pPrChange w:id="181" w:author="Steven Yang" w:date="2018-05-04T12:47:00Z">
          <w:pPr>
            <w:pStyle w:val="ListParagraph"/>
            <w:numPr>
              <w:numId w:val="48"/>
            </w:numPr>
          </w:pPr>
        </w:pPrChange>
      </w:pPr>
      <w:ins w:id="182" w:author="Steven Yang" w:date="2018-05-04T12:00:00Z">
        <w:r>
          <w:rPr>
            <w:rFonts w:cs="Arial"/>
            <w:sz w:val="22"/>
          </w:rPr>
          <w:t>Find and set the following entry</w:t>
        </w:r>
      </w:ins>
      <w:ins w:id="183" w:author="Steven Yang" w:date="2018-05-04T12:44:00Z">
        <w:r w:rsidR="00326AA3">
          <w:rPr>
            <w:rFonts w:cs="Arial"/>
            <w:sz w:val="22"/>
          </w:rPr>
          <w:t xml:space="preserve"> </w:t>
        </w:r>
      </w:ins>
      <w:ins w:id="184" w:author="Steven Yang" w:date="2018-05-04T12:45:00Z">
        <w:r w:rsidR="00326AA3">
          <w:rPr>
            <w:rFonts w:cs="Arial"/>
            <w:sz w:val="22"/>
          </w:rPr>
          <w:t xml:space="preserve">under PROCESSDESIGNER section </w:t>
        </w:r>
      </w:ins>
      <w:ins w:id="185" w:author="Steven Yang" w:date="2018-05-04T12:44:00Z">
        <w:r w:rsidR="00326AA3">
          <w:rPr>
            <w:rFonts w:cs="Arial"/>
            <w:sz w:val="22"/>
          </w:rPr>
          <w:t>(</w:t>
        </w:r>
      </w:ins>
      <w:ins w:id="186" w:author="Steven Yang" w:date="2018-05-04T12:46:00Z">
        <w:r w:rsidR="00326AA3">
          <w:rPr>
            <w:rFonts w:cs="Arial"/>
            <w:sz w:val="22"/>
          </w:rPr>
          <w:t>If the property does not exist, create one under the section</w:t>
        </w:r>
      </w:ins>
      <w:ins w:id="187" w:author="Steven Yang" w:date="2018-05-04T12:44:00Z">
        <w:r w:rsidR="00326AA3">
          <w:rPr>
            <w:rFonts w:cs="Arial"/>
            <w:sz w:val="22"/>
          </w:rPr>
          <w:t>)</w:t>
        </w:r>
      </w:ins>
      <w:ins w:id="188" w:author="Steven Yang" w:date="2018-05-04T12:00:00Z">
        <w:r>
          <w:rPr>
            <w:rFonts w:cs="Arial"/>
            <w:sz w:val="22"/>
          </w:rPr>
          <w:t>.</w:t>
        </w:r>
      </w:ins>
    </w:p>
    <w:p w14:paraId="055ADD7A" w14:textId="77777777" w:rsidR="000C7CC9" w:rsidRDefault="000C7CC9" w:rsidP="000C7CC9">
      <w:pPr>
        <w:ind w:left="720"/>
        <w:rPr>
          <w:ins w:id="189" w:author="Steven Yang" w:date="2018-05-04T12:00:00Z"/>
          <w:rFonts w:ascii="Courier New" w:hAnsi="Courier New" w:cs="Courier New"/>
          <w:sz w:val="18"/>
          <w:szCs w:val="18"/>
        </w:rPr>
      </w:pPr>
    </w:p>
    <w:p w14:paraId="1845A5DE" w14:textId="698D2DAF" w:rsidR="00326AA3" w:rsidRPr="00326AA3" w:rsidRDefault="00326AA3" w:rsidP="000C7CC9">
      <w:pPr>
        <w:ind w:left="720"/>
        <w:rPr>
          <w:ins w:id="190" w:author="Steven Yang" w:date="2018-05-04T12:45:00Z"/>
          <w:rFonts w:ascii="Courier New" w:hAnsi="Courier New" w:cs="Courier New"/>
          <w:sz w:val="18"/>
          <w:szCs w:val="18"/>
          <w:rPrChange w:id="191" w:author="Steven Yang" w:date="2018-05-04T12:45:00Z">
            <w:rPr>
              <w:ins w:id="192" w:author="Steven Yang" w:date="2018-05-04T12:45:00Z"/>
              <w:rFonts w:ascii="Courier New" w:hAnsi="Courier New" w:cs="Courier New"/>
              <w:b/>
              <w:sz w:val="18"/>
              <w:szCs w:val="18"/>
            </w:rPr>
          </w:rPrChange>
        </w:rPr>
      </w:pPr>
      <w:ins w:id="193" w:author="Steven Yang" w:date="2018-05-04T12:45:00Z">
        <w:r w:rsidRPr="00326AA3">
          <w:rPr>
            <w:rFonts w:ascii="Courier New" w:hAnsi="Courier New" w:cs="Courier New"/>
            <w:sz w:val="18"/>
            <w:szCs w:val="18"/>
            <w:rPrChange w:id="194" w:author="Steven Yang" w:date="2018-05-04T12:45:00Z">
              <w:rPr>
                <w:rFonts w:ascii="Courier New" w:hAnsi="Courier New" w:cs="Courier New"/>
                <w:b/>
                <w:sz w:val="18"/>
                <w:szCs w:val="18"/>
              </w:rPr>
            </w:rPrChange>
          </w:rPr>
          <w:t>[PROCESSDESIGNER]</w:t>
        </w:r>
      </w:ins>
    </w:p>
    <w:p w14:paraId="681E8BA8" w14:textId="5624CE5F" w:rsidR="00326AA3" w:rsidRDefault="00326AA3" w:rsidP="000C7CC9">
      <w:pPr>
        <w:ind w:left="720"/>
        <w:rPr>
          <w:ins w:id="195" w:author="Steven Yang" w:date="2018-05-04T12:44:00Z"/>
          <w:rFonts w:ascii="Courier New" w:hAnsi="Courier New" w:cs="Courier New"/>
          <w:b/>
          <w:sz w:val="18"/>
          <w:szCs w:val="18"/>
        </w:rPr>
      </w:pPr>
      <w:ins w:id="196" w:author="Steven Yang" w:date="2018-05-04T12:45:00Z">
        <w:r>
          <w:rPr>
            <w:rFonts w:ascii="Courier New" w:hAnsi="Courier New" w:cs="Courier New"/>
            <w:b/>
            <w:sz w:val="18"/>
            <w:szCs w:val="18"/>
          </w:rPr>
          <w:t>…</w:t>
        </w:r>
      </w:ins>
    </w:p>
    <w:p w14:paraId="4A2E445A" w14:textId="175A38CB" w:rsidR="000C7CC9" w:rsidRPr="00EC07A2" w:rsidRDefault="00326AA3" w:rsidP="000C7CC9">
      <w:pPr>
        <w:ind w:left="720"/>
        <w:rPr>
          <w:ins w:id="197" w:author="Steven Yang" w:date="2018-05-04T12:00:00Z"/>
          <w:rFonts w:ascii="Courier New" w:hAnsi="Courier New" w:cs="Courier New"/>
          <w:sz w:val="18"/>
          <w:szCs w:val="18"/>
        </w:rPr>
      </w:pPr>
      <w:ins w:id="198" w:author="Steven Yang" w:date="2018-05-04T12:44:00Z">
        <w:r>
          <w:rPr>
            <w:rFonts w:ascii="Courier New" w:hAnsi="Courier New" w:cs="Courier New"/>
            <w:b/>
            <w:sz w:val="18"/>
            <w:szCs w:val="18"/>
          </w:rPr>
          <w:t>WITEM</w:t>
        </w:r>
      </w:ins>
      <w:ins w:id="199" w:author="Steven Yang" w:date="2018-05-04T12:00:00Z">
        <w:r w:rsidR="000C7CC9">
          <w:rPr>
            <w:rFonts w:ascii="Courier New" w:hAnsi="Courier New" w:cs="Courier New"/>
            <w:b/>
            <w:sz w:val="18"/>
            <w:szCs w:val="18"/>
          </w:rPr>
          <w:t>_EMAI</w:t>
        </w:r>
      </w:ins>
      <w:ins w:id="200" w:author="Steven Yang" w:date="2018-05-04T12:44:00Z">
        <w:r>
          <w:rPr>
            <w:rFonts w:ascii="Courier New" w:hAnsi="Courier New" w:cs="Courier New"/>
            <w:b/>
            <w:sz w:val="18"/>
            <w:szCs w:val="18"/>
          </w:rPr>
          <w:t>L_SENDER</w:t>
        </w:r>
      </w:ins>
      <w:ins w:id="201" w:author="Steven Yang" w:date="2018-05-04T12:00:00Z">
        <w:r w:rsidR="000C7CC9" w:rsidRPr="00EC07A2">
          <w:rPr>
            <w:rFonts w:ascii="Courier New" w:hAnsi="Courier New" w:cs="Courier New"/>
            <w:sz w:val="18"/>
            <w:szCs w:val="18"/>
          </w:rPr>
          <w:t>=DoNotReply@hhs.gov</w:t>
        </w:r>
      </w:ins>
    </w:p>
    <w:p w14:paraId="6C011732" w14:textId="77777777" w:rsidR="000C7CC9" w:rsidRPr="00EC07A2" w:rsidRDefault="000C7CC9" w:rsidP="000C7CC9">
      <w:pPr>
        <w:ind w:left="720"/>
        <w:rPr>
          <w:ins w:id="202" w:author="Steven Yang" w:date="2018-05-04T12:00:00Z"/>
          <w:rFonts w:ascii="Courier New" w:hAnsi="Courier New" w:cs="Courier New"/>
          <w:sz w:val="18"/>
          <w:szCs w:val="18"/>
        </w:rPr>
      </w:pPr>
    </w:p>
    <w:p w14:paraId="00E3C597" w14:textId="77777777" w:rsidR="000C7CC9" w:rsidRPr="00EC07A2" w:rsidRDefault="000C7CC9" w:rsidP="000C7CC9">
      <w:pPr>
        <w:rPr>
          <w:ins w:id="203" w:author="Steven Yang" w:date="2018-05-04T12:00:00Z"/>
          <w:rFonts w:cs="Arial"/>
          <w:sz w:val="22"/>
        </w:rPr>
      </w:pPr>
    </w:p>
    <w:p w14:paraId="3D1FDF0A" w14:textId="77777777" w:rsidR="000C7CC9" w:rsidRPr="00EC07A2" w:rsidRDefault="000C7CC9" w:rsidP="00326AA3">
      <w:pPr>
        <w:pStyle w:val="ListParagraph"/>
        <w:numPr>
          <w:ilvl w:val="0"/>
          <w:numId w:val="74"/>
        </w:numPr>
        <w:rPr>
          <w:ins w:id="204" w:author="Steven Yang" w:date="2018-05-04T12:00:00Z"/>
          <w:rFonts w:cs="Arial"/>
          <w:sz w:val="22"/>
        </w:rPr>
        <w:pPrChange w:id="205" w:author="Steven Yang" w:date="2018-05-04T12:47:00Z">
          <w:pPr>
            <w:pStyle w:val="ListParagraph"/>
            <w:numPr>
              <w:numId w:val="48"/>
            </w:numPr>
          </w:pPr>
        </w:pPrChange>
      </w:pPr>
      <w:ins w:id="206" w:author="Steven Yang" w:date="2018-05-04T12:00:00Z">
        <w:r>
          <w:rPr>
            <w:rFonts w:cs="Arial"/>
            <w:sz w:val="22"/>
          </w:rPr>
          <w:t>This change requires BizFlow Server service restart.  Restart the services after all the other configuration steps are completed.</w:t>
        </w:r>
      </w:ins>
    </w:p>
    <w:p w14:paraId="3C01C553" w14:textId="77777777" w:rsidR="000C7CC9" w:rsidRPr="000C7CC9" w:rsidRDefault="000C7CC9" w:rsidP="000C7CC9">
      <w:pPr>
        <w:rPr>
          <w:rFonts w:cs="Arial"/>
          <w:sz w:val="22"/>
          <w:rPrChange w:id="207" w:author="Steven Yang" w:date="2018-05-04T12:00:00Z">
            <w:rPr/>
          </w:rPrChange>
        </w:rPr>
        <w:pPrChange w:id="208" w:author="Steven Yang" w:date="2018-05-04T12:00:00Z">
          <w:pPr>
            <w:pStyle w:val="ListParagraph"/>
            <w:numPr>
              <w:numId w:val="48"/>
            </w:numPr>
          </w:pPr>
        </w:pPrChange>
      </w:pPr>
    </w:p>
    <w:p w14:paraId="5654335E" w14:textId="3BB9F693" w:rsidR="00F77C1B" w:rsidRDefault="00D72716" w:rsidP="00B71FDD">
      <w:pPr>
        <w:pStyle w:val="Heading3"/>
      </w:pPr>
      <w:bookmarkStart w:id="209" w:name="_Toc387058546"/>
      <w:r>
        <w:t xml:space="preserve">Web Server </w:t>
      </w:r>
      <w:r w:rsidR="002A5D3B">
        <w:t>Configuration</w:t>
      </w:r>
      <w:r w:rsidR="00F77C1B" w:rsidRPr="00F77C1B">
        <w:t xml:space="preserve"> files.</w:t>
      </w:r>
      <w:bookmarkEnd w:id="209"/>
    </w:p>
    <w:p w14:paraId="683549BB" w14:textId="5F5A6D17" w:rsidR="00D72716" w:rsidRPr="00D72716" w:rsidRDefault="00D72716" w:rsidP="00D72716">
      <w:pPr>
        <w:pStyle w:val="Heading4"/>
      </w:pPr>
      <w:bookmarkStart w:id="210" w:name="_Toc387058547"/>
      <w:r>
        <w:t>JNDI Configuration</w:t>
      </w:r>
      <w:bookmarkEnd w:id="210"/>
    </w:p>
    <w:p w14:paraId="7166C305" w14:textId="77777777" w:rsidR="00F77C1B" w:rsidRPr="00F77C1B" w:rsidRDefault="00F77C1B" w:rsidP="00326AA3">
      <w:pPr>
        <w:pStyle w:val="ListParagraph"/>
        <w:numPr>
          <w:ilvl w:val="0"/>
          <w:numId w:val="75"/>
        </w:numPr>
        <w:rPr>
          <w:rFonts w:cs="Arial"/>
          <w:sz w:val="22"/>
        </w:rPr>
        <w:pPrChange w:id="211" w:author="Steven Yang" w:date="2018-05-04T12:47:00Z">
          <w:pPr>
            <w:pStyle w:val="ListParagraph"/>
            <w:numPr>
              <w:numId w:val="48"/>
            </w:numPr>
          </w:pPr>
        </w:pPrChange>
      </w:pPr>
      <w:r w:rsidRPr="00F77C1B">
        <w:rPr>
          <w:rFonts w:cs="Arial"/>
          <w:sz w:val="22"/>
        </w:rPr>
        <w:t>Continue to use the system administrator login to the server machine that hosts the web server.</w:t>
      </w:r>
    </w:p>
    <w:p w14:paraId="0E549094" w14:textId="77777777" w:rsidR="00F77C1B" w:rsidRPr="00F77C1B" w:rsidRDefault="00F77C1B" w:rsidP="00326AA3">
      <w:pPr>
        <w:pStyle w:val="ListParagraph"/>
        <w:numPr>
          <w:ilvl w:val="0"/>
          <w:numId w:val="75"/>
        </w:numPr>
        <w:rPr>
          <w:rFonts w:cs="Arial"/>
          <w:sz w:val="22"/>
        </w:rPr>
        <w:pPrChange w:id="212" w:author="Steven Yang" w:date="2018-05-04T12:47:00Z">
          <w:pPr>
            <w:pStyle w:val="ListParagraph"/>
            <w:numPr>
              <w:numId w:val="48"/>
            </w:numPr>
          </w:pPr>
        </w:pPrChange>
      </w:pPr>
      <w:r w:rsidRPr="00F77C1B">
        <w:rPr>
          <w:rFonts w:cs="Arial"/>
          <w:sz w:val="22"/>
        </w:rPr>
        <w:t>Launch a text editor (e.g., notepad) as an administrator, open the Tomcat context configuration file.</w:t>
      </w:r>
    </w:p>
    <w:p w14:paraId="5D3B37AF" w14:textId="77777777" w:rsidR="00F77C1B" w:rsidRPr="00F77C1B" w:rsidRDefault="00F77C1B" w:rsidP="00F77C1B">
      <w:pPr>
        <w:rPr>
          <w:rFonts w:cs="Arial"/>
          <w:sz w:val="22"/>
        </w:rPr>
      </w:pPr>
    </w:p>
    <w:p w14:paraId="43D41E13" w14:textId="77777777" w:rsidR="00F77C1B" w:rsidRPr="00F77C1B" w:rsidRDefault="00F77C1B" w:rsidP="00F77C1B">
      <w:pPr>
        <w:ind w:left="709"/>
        <w:rPr>
          <w:rFonts w:cs="Arial"/>
          <w:sz w:val="22"/>
        </w:rPr>
      </w:pPr>
      <w:r w:rsidRPr="00F77C1B">
        <w:rPr>
          <w:rFonts w:cs="Arial"/>
          <w:sz w:val="22"/>
        </w:rPr>
        <w:t>For example:</w:t>
      </w:r>
    </w:p>
    <w:p w14:paraId="3B928F27" w14:textId="77777777" w:rsidR="00F77C1B" w:rsidRPr="00F77C1B" w:rsidRDefault="00F77C1B" w:rsidP="00F77C1B">
      <w:pPr>
        <w:ind w:left="1134"/>
        <w:rPr>
          <w:rFonts w:ascii="Courier New" w:hAnsi="Courier New" w:cs="Courier New"/>
          <w:sz w:val="18"/>
          <w:szCs w:val="18"/>
        </w:rPr>
      </w:pPr>
      <w:r w:rsidRPr="00F77C1B">
        <w:rPr>
          <w:rFonts w:ascii="Courier New" w:hAnsi="Courier New" w:cs="Courier New"/>
          <w:sz w:val="18"/>
          <w:szCs w:val="18"/>
        </w:rPr>
        <w:t>D:\Program Files\Apache Software Foundation\Tomcat7\conf\context.xml</w:t>
      </w:r>
    </w:p>
    <w:p w14:paraId="008A9341" w14:textId="77777777" w:rsidR="00F77C1B" w:rsidRPr="00F77C1B" w:rsidRDefault="00F77C1B" w:rsidP="00F77C1B">
      <w:pPr>
        <w:rPr>
          <w:rFonts w:cs="Arial"/>
          <w:sz w:val="22"/>
        </w:rPr>
      </w:pPr>
    </w:p>
    <w:p w14:paraId="5F3FCE0C" w14:textId="77777777" w:rsidR="00F77C1B" w:rsidRPr="00AC6AF3" w:rsidRDefault="00F77C1B" w:rsidP="00326AA3">
      <w:pPr>
        <w:pStyle w:val="ListParagraph"/>
        <w:numPr>
          <w:ilvl w:val="0"/>
          <w:numId w:val="75"/>
        </w:numPr>
        <w:rPr>
          <w:rFonts w:cs="Arial"/>
          <w:sz w:val="22"/>
        </w:rPr>
        <w:pPrChange w:id="213" w:author="Steven Yang" w:date="2018-05-04T12:47:00Z">
          <w:pPr>
            <w:pStyle w:val="ListParagraph"/>
            <w:numPr>
              <w:numId w:val="48"/>
            </w:numPr>
          </w:pPr>
        </w:pPrChange>
      </w:pPr>
      <w:r w:rsidRPr="00AC6AF3">
        <w:rPr>
          <w:rFonts w:cs="Arial"/>
          <w:sz w:val="22"/>
        </w:rPr>
        <w:t>Near the end of the context.xml file, enter the following content for JNDI configuration.</w:t>
      </w:r>
    </w:p>
    <w:p w14:paraId="4A26ECFA" w14:textId="77777777" w:rsidR="009A5046" w:rsidRDefault="009A5046" w:rsidP="00C03530">
      <w:pPr>
        <w:rPr>
          <w:rFonts w:cs="Arial"/>
          <w:sz w:val="22"/>
        </w:rPr>
      </w:pPr>
    </w:p>
    <w:p w14:paraId="3B1265F7" w14:textId="38E618A1" w:rsidR="00AC6AF3" w:rsidRDefault="00AC6AF3" w:rsidP="00AC6AF3">
      <w:r>
        <w:t>===============================================================================</w:t>
      </w:r>
    </w:p>
    <w:p w14:paraId="4BDE86C7" w14:textId="77777777" w:rsidR="00AC6AF3" w:rsidRDefault="00AC6AF3" w:rsidP="00AC6AF3"/>
    <w:p w14:paraId="32E55629"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&lt;Context&gt;</w:t>
      </w:r>
    </w:p>
    <w:p w14:paraId="232742E1" w14:textId="77777777" w:rsidR="00AC6AF3" w:rsidRPr="00AC6AF3" w:rsidRDefault="00AC6AF3" w:rsidP="00AC6AF3">
      <w:pPr>
        <w:rPr>
          <w:rFonts w:ascii="Courier New" w:hAnsi="Courier New" w:cs="Courier New"/>
          <w:sz w:val="18"/>
          <w:szCs w:val="18"/>
        </w:rPr>
      </w:pPr>
    </w:p>
    <w:p w14:paraId="343D7F5D" w14:textId="6BCBA32B"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 xml:space="preserve">&lt;!-- There may be some existing content.  Make sure you enter the following within the </w:t>
      </w:r>
      <w:r w:rsidR="00A8656F" w:rsidRPr="00AC6AF3">
        <w:rPr>
          <w:rFonts w:ascii="Courier New" w:hAnsi="Courier New" w:cs="Courier New"/>
          <w:sz w:val="18"/>
          <w:szCs w:val="18"/>
        </w:rPr>
        <w:t>"</w:t>
      </w:r>
      <w:r w:rsidRPr="00AC6AF3">
        <w:rPr>
          <w:rFonts w:ascii="Courier New" w:hAnsi="Courier New" w:cs="Courier New"/>
          <w:sz w:val="18"/>
          <w:szCs w:val="18"/>
        </w:rPr>
        <w:t>Context</w:t>
      </w:r>
      <w:r w:rsidR="00A8656F" w:rsidRPr="00AC6AF3">
        <w:rPr>
          <w:rFonts w:ascii="Courier New" w:hAnsi="Courier New" w:cs="Courier New"/>
          <w:sz w:val="18"/>
          <w:szCs w:val="18"/>
        </w:rPr>
        <w:t>"</w:t>
      </w:r>
      <w:r w:rsidRPr="00AC6AF3">
        <w:rPr>
          <w:rFonts w:ascii="Courier New" w:hAnsi="Courier New" w:cs="Courier New"/>
          <w:sz w:val="18"/>
          <w:szCs w:val="18"/>
        </w:rPr>
        <w:t xml:space="preserve"> element. --&gt;</w:t>
      </w:r>
    </w:p>
    <w:p w14:paraId="364BF385" w14:textId="77777777" w:rsidR="00AC6AF3" w:rsidRPr="00AC6AF3" w:rsidRDefault="00AC6AF3" w:rsidP="00AC6AF3">
      <w:pPr>
        <w:rPr>
          <w:rFonts w:ascii="Courier New" w:hAnsi="Courier New" w:cs="Courier New"/>
          <w:sz w:val="18"/>
          <w:szCs w:val="18"/>
        </w:rPr>
      </w:pPr>
    </w:p>
    <w:p w14:paraId="1AC9FBE7"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t>&lt;Resource</w:t>
      </w:r>
    </w:p>
    <w:p w14:paraId="51D18470"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name="jdbc/workflowdb"</w:t>
      </w:r>
    </w:p>
    <w:p w14:paraId="6DD2AD61"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auth="Container"</w:t>
      </w:r>
    </w:p>
    <w:p w14:paraId="46524345"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type="javax.sql.DataSource"</w:t>
      </w:r>
    </w:p>
    <w:p w14:paraId="5CEB9098"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initialSize="2"</w:t>
      </w:r>
    </w:p>
    <w:p w14:paraId="541711F3"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maxActive="200"</w:t>
      </w:r>
    </w:p>
    <w:p w14:paraId="1418855A"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maxIdle="30"</w:t>
      </w:r>
    </w:p>
    <w:p w14:paraId="0BC07AA8"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maxWait="10000"</w:t>
      </w:r>
    </w:p>
    <w:p w14:paraId="722E31E8"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driverClassName="oracle.jdbc.OracleDriver"</w:t>
      </w:r>
    </w:p>
    <w:p w14:paraId="713D77EE"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r w:rsidRPr="00AC6AF3">
        <w:rPr>
          <w:rFonts w:ascii="Courier New" w:hAnsi="Courier New" w:cs="Courier New"/>
          <w:b/>
          <w:sz w:val="18"/>
          <w:szCs w:val="18"/>
        </w:rPr>
        <w:t>url</w:t>
      </w:r>
      <w:r w:rsidRPr="00AC6AF3">
        <w:rPr>
          <w:rFonts w:ascii="Courier New" w:hAnsi="Courier New" w:cs="Courier New"/>
          <w:sz w:val="18"/>
          <w:szCs w:val="18"/>
        </w:rPr>
        <w:t>="</w:t>
      </w:r>
      <w:r w:rsidRPr="00AC6AF3">
        <w:rPr>
          <w:rFonts w:ascii="Courier New" w:hAnsi="Courier New" w:cs="Courier New"/>
          <w:sz w:val="18"/>
          <w:szCs w:val="18"/>
          <w:highlight w:val="yellow"/>
        </w:rPr>
        <w:t>jdbc:oracle:thin:@example.server.com:1521:orcl</w:t>
      </w:r>
      <w:r w:rsidRPr="00AC6AF3">
        <w:rPr>
          <w:rFonts w:ascii="Courier New" w:hAnsi="Courier New" w:cs="Courier New"/>
          <w:sz w:val="18"/>
          <w:szCs w:val="18"/>
        </w:rPr>
        <w:t>"</w:t>
      </w:r>
    </w:p>
    <w:p w14:paraId="5E2EDFF8"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r w:rsidRPr="00AC6AF3">
        <w:rPr>
          <w:rFonts w:ascii="Courier New" w:hAnsi="Courier New" w:cs="Courier New"/>
          <w:b/>
          <w:sz w:val="18"/>
          <w:szCs w:val="18"/>
        </w:rPr>
        <w:t>username</w:t>
      </w:r>
      <w:r w:rsidRPr="00AC6AF3">
        <w:rPr>
          <w:rFonts w:ascii="Courier New" w:hAnsi="Courier New" w:cs="Courier New"/>
          <w:sz w:val="18"/>
          <w:szCs w:val="18"/>
        </w:rPr>
        <w:t>="</w:t>
      </w:r>
      <w:r w:rsidRPr="00D7564A">
        <w:rPr>
          <w:rFonts w:ascii="Courier New" w:hAnsi="Courier New" w:cs="Courier New"/>
          <w:sz w:val="18"/>
          <w:szCs w:val="18"/>
        </w:rPr>
        <w:t>bizflow</w:t>
      </w:r>
      <w:r w:rsidRPr="00AC6AF3">
        <w:rPr>
          <w:rFonts w:ascii="Courier New" w:hAnsi="Courier New" w:cs="Courier New"/>
          <w:sz w:val="18"/>
          <w:szCs w:val="18"/>
        </w:rPr>
        <w:t>"</w:t>
      </w:r>
    </w:p>
    <w:p w14:paraId="47530655"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r w:rsidRPr="00AC6AF3">
        <w:rPr>
          <w:rFonts w:ascii="Courier New" w:hAnsi="Courier New" w:cs="Courier New"/>
          <w:b/>
          <w:sz w:val="18"/>
          <w:szCs w:val="18"/>
        </w:rPr>
        <w:t>password</w:t>
      </w:r>
      <w:r w:rsidRPr="00AC6AF3">
        <w:rPr>
          <w:rFonts w:ascii="Courier New" w:hAnsi="Courier New" w:cs="Courier New"/>
          <w:sz w:val="18"/>
          <w:szCs w:val="18"/>
        </w:rPr>
        <w:t>="</w:t>
      </w:r>
      <w:r w:rsidRPr="00AC6AF3">
        <w:rPr>
          <w:rFonts w:ascii="Courier New" w:hAnsi="Courier New" w:cs="Courier New"/>
          <w:sz w:val="18"/>
          <w:szCs w:val="18"/>
          <w:highlight w:val="yellow"/>
        </w:rPr>
        <w:t>bizflow_database_password</w:t>
      </w:r>
      <w:r w:rsidRPr="00AC6AF3">
        <w:rPr>
          <w:rFonts w:ascii="Courier New" w:hAnsi="Courier New" w:cs="Courier New"/>
          <w:sz w:val="18"/>
          <w:szCs w:val="18"/>
        </w:rPr>
        <w:t>"</w:t>
      </w:r>
    </w:p>
    <w:p w14:paraId="5726D188"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validationQuery="select 1 from dual"</w:t>
      </w:r>
    </w:p>
    <w:p w14:paraId="07412268"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defaultTransactionIsolation="READ_COMMITTED"</w:t>
      </w:r>
    </w:p>
    <w:p w14:paraId="68D194A5"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defaultAutoCommit="true"</w:t>
      </w:r>
    </w:p>
    <w:p w14:paraId="4B4065DE"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t>/&gt;</w:t>
      </w:r>
    </w:p>
    <w:p w14:paraId="0090CD05" w14:textId="77777777" w:rsidR="00AC6AF3" w:rsidRPr="00AC6AF3" w:rsidRDefault="00AC6AF3" w:rsidP="00AC6AF3">
      <w:pPr>
        <w:rPr>
          <w:rFonts w:ascii="Courier New" w:hAnsi="Courier New" w:cs="Courier New"/>
          <w:sz w:val="18"/>
          <w:szCs w:val="18"/>
        </w:rPr>
      </w:pPr>
    </w:p>
    <w:p w14:paraId="4E15E459" w14:textId="77777777"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&lt;/Context&gt;</w:t>
      </w:r>
    </w:p>
    <w:p w14:paraId="2D81B516" w14:textId="77777777" w:rsidR="005F2189" w:rsidRDefault="005F2189" w:rsidP="00C03530">
      <w:pPr>
        <w:rPr>
          <w:rFonts w:cs="Arial"/>
          <w:sz w:val="22"/>
        </w:rPr>
      </w:pPr>
    </w:p>
    <w:p w14:paraId="255D1EF3" w14:textId="77777777" w:rsidR="00A8656F" w:rsidRPr="00A8656F" w:rsidRDefault="00A8656F" w:rsidP="00A8656F">
      <w:pPr>
        <w:ind w:left="709"/>
        <w:rPr>
          <w:rFonts w:cs="Arial"/>
          <w:sz w:val="22"/>
        </w:rPr>
      </w:pPr>
      <w:r w:rsidRPr="00A8656F">
        <w:rPr>
          <w:rFonts w:cs="Arial"/>
          <w:sz w:val="22"/>
        </w:rPr>
        <w:t>The only attribute values need updates are the highlighted ones above.</w:t>
      </w:r>
    </w:p>
    <w:p w14:paraId="0079131E" w14:textId="77777777" w:rsidR="00A8656F" w:rsidRPr="00A8656F" w:rsidRDefault="00A8656F" w:rsidP="00A8656F">
      <w:pPr>
        <w:pStyle w:val="ListParagraph"/>
        <w:numPr>
          <w:ilvl w:val="0"/>
          <w:numId w:val="50"/>
        </w:numPr>
        <w:ind w:left="1134"/>
        <w:rPr>
          <w:rFonts w:cs="Arial"/>
          <w:sz w:val="22"/>
        </w:rPr>
      </w:pPr>
      <w:r w:rsidRPr="00A8656F">
        <w:rPr>
          <w:rFonts w:cs="Arial"/>
          <w:b/>
          <w:sz w:val="22"/>
        </w:rPr>
        <w:t>url</w:t>
      </w:r>
      <w:r w:rsidRPr="00A8656F">
        <w:rPr>
          <w:rFonts w:cs="Arial"/>
          <w:sz w:val="22"/>
        </w:rPr>
        <w:t xml:space="preserve">: The value should be the standard JDBC connection URL to the database server, which holds the BizFlow core database as well as the HHS CMS BizFlow HR database. </w:t>
      </w:r>
    </w:p>
    <w:p w14:paraId="3FDF1A46" w14:textId="77777777" w:rsidR="00A8656F" w:rsidRPr="00A8656F" w:rsidRDefault="00A8656F" w:rsidP="00A8656F">
      <w:pPr>
        <w:pStyle w:val="ListParagraph"/>
        <w:numPr>
          <w:ilvl w:val="0"/>
          <w:numId w:val="50"/>
        </w:numPr>
        <w:ind w:left="1134"/>
        <w:rPr>
          <w:rFonts w:cs="Arial"/>
          <w:sz w:val="22"/>
        </w:rPr>
      </w:pPr>
      <w:r w:rsidRPr="00A8656F">
        <w:rPr>
          <w:rFonts w:cs="Arial"/>
          <w:b/>
          <w:sz w:val="22"/>
        </w:rPr>
        <w:t>username</w:t>
      </w:r>
      <w:r w:rsidRPr="00A8656F">
        <w:rPr>
          <w:rFonts w:cs="Arial"/>
          <w:sz w:val="22"/>
        </w:rPr>
        <w:t>: The value should be the database username used as part of BizFlow Server installation, i.e., the schema name for BizFlow core database.  It is assumed “bizflow” is the database username used.  If not, specify the correct username.</w:t>
      </w:r>
    </w:p>
    <w:p w14:paraId="6CFFC7FE" w14:textId="77777777" w:rsidR="00A8656F" w:rsidRPr="00A8656F" w:rsidRDefault="00A8656F" w:rsidP="00A8656F">
      <w:pPr>
        <w:pStyle w:val="ListParagraph"/>
        <w:numPr>
          <w:ilvl w:val="0"/>
          <w:numId w:val="50"/>
        </w:numPr>
        <w:ind w:left="1134"/>
        <w:rPr>
          <w:rFonts w:cs="Arial"/>
          <w:sz w:val="22"/>
        </w:rPr>
      </w:pPr>
      <w:r w:rsidRPr="00A8656F">
        <w:rPr>
          <w:rFonts w:cs="Arial"/>
          <w:b/>
          <w:sz w:val="22"/>
        </w:rPr>
        <w:t>password</w:t>
      </w:r>
      <w:r w:rsidRPr="00A8656F">
        <w:rPr>
          <w:rFonts w:cs="Arial"/>
          <w:sz w:val="22"/>
        </w:rPr>
        <w:t>: The value should be the database password for the username assigned.</w:t>
      </w:r>
    </w:p>
    <w:p w14:paraId="62AD3518" w14:textId="77777777" w:rsidR="005F2189" w:rsidRDefault="005F2189" w:rsidP="00C03530">
      <w:pPr>
        <w:rPr>
          <w:rFonts w:cs="Arial"/>
          <w:sz w:val="22"/>
        </w:rPr>
      </w:pPr>
    </w:p>
    <w:p w14:paraId="0C2DFC92" w14:textId="77777777" w:rsidR="00A8656F" w:rsidRPr="00A8656F" w:rsidRDefault="00A8656F" w:rsidP="00326AA3">
      <w:pPr>
        <w:pStyle w:val="ListParagraph"/>
        <w:numPr>
          <w:ilvl w:val="0"/>
          <w:numId w:val="75"/>
        </w:numPr>
        <w:rPr>
          <w:rFonts w:cs="Arial"/>
          <w:sz w:val="22"/>
        </w:rPr>
        <w:pPrChange w:id="214" w:author="Steven Yang" w:date="2018-05-04T12:47:00Z">
          <w:pPr>
            <w:pStyle w:val="ListParagraph"/>
            <w:numPr>
              <w:numId w:val="48"/>
            </w:numPr>
          </w:pPr>
        </w:pPrChange>
      </w:pPr>
      <w:r w:rsidRPr="00A8656F">
        <w:rPr>
          <w:rFonts w:cs="Arial"/>
          <w:sz w:val="22"/>
        </w:rPr>
        <w:t xml:space="preserve">In the same editor, open each of the </w:t>
      </w:r>
      <w:r w:rsidRPr="00A8656F">
        <w:rPr>
          <w:rFonts w:ascii="Courier New" w:hAnsi="Courier New" w:cs="Courier New"/>
          <w:sz w:val="22"/>
        </w:rPr>
        <w:t>morphyc.xml</w:t>
      </w:r>
      <w:r w:rsidRPr="00A8656F">
        <w:rPr>
          <w:rFonts w:cs="Arial"/>
          <w:sz w:val="22"/>
        </w:rPr>
        <w:t xml:space="preserve"> file under webmaker runtime directory, and modify the web server URL to point to the correct one for each environment.</w:t>
      </w:r>
    </w:p>
    <w:p w14:paraId="44BBA974" w14:textId="77777777" w:rsidR="00A8656F" w:rsidRDefault="00A8656F" w:rsidP="00A8656F">
      <w:pPr>
        <w:rPr>
          <w:rFonts w:cs="Arial"/>
          <w:sz w:val="22"/>
        </w:rPr>
      </w:pPr>
    </w:p>
    <w:p w14:paraId="782BA058" w14:textId="6E60AE64" w:rsidR="00A8656F" w:rsidRPr="00A8656F" w:rsidRDefault="00A8656F" w:rsidP="00A8656F">
      <w:pPr>
        <w:ind w:left="709"/>
        <w:rPr>
          <w:rFonts w:cs="Arial"/>
          <w:sz w:val="22"/>
        </w:rPr>
      </w:pPr>
      <w:r w:rsidRPr="00A8656F">
        <w:rPr>
          <w:rFonts w:cs="Arial"/>
          <w:sz w:val="22"/>
        </w:rPr>
        <w:t>For example:</w:t>
      </w:r>
    </w:p>
    <w:p w14:paraId="29DAD7E6" w14:textId="3CB3471B" w:rsidR="005F2189" w:rsidRPr="00A8656F" w:rsidRDefault="00A8656F" w:rsidP="00A8656F">
      <w:pPr>
        <w:ind w:left="1134"/>
        <w:rPr>
          <w:rFonts w:ascii="Courier New" w:hAnsi="Courier New" w:cs="Courier New"/>
          <w:sz w:val="18"/>
          <w:szCs w:val="18"/>
        </w:rPr>
      </w:pPr>
      <w:r w:rsidRPr="00A8656F">
        <w:rPr>
          <w:rFonts w:ascii="Courier New" w:hAnsi="Courier New" w:cs="Courier New"/>
          <w:sz w:val="18"/>
          <w:szCs w:val="18"/>
        </w:rPr>
        <w:t>D:\Program Files\Apache Software Foundation\Tomcat7\webapps\bizflowwebmaker\StratConMain\doc\morphyc.xml</w:t>
      </w:r>
    </w:p>
    <w:p w14:paraId="4B9967E6" w14:textId="77777777" w:rsidR="005F2189" w:rsidRDefault="005F2189" w:rsidP="00C03530">
      <w:pPr>
        <w:rPr>
          <w:rFonts w:cs="Arial"/>
          <w:sz w:val="22"/>
        </w:rPr>
      </w:pPr>
    </w:p>
    <w:p w14:paraId="4F726986" w14:textId="7D02D40F" w:rsidR="00A8656F" w:rsidRDefault="00A8656F" w:rsidP="00A8656F">
      <w:r>
        <w:t>==============================================================================</w:t>
      </w:r>
    </w:p>
    <w:p w14:paraId="7347214D" w14:textId="77777777" w:rsidR="00A8656F" w:rsidRDefault="00A8656F" w:rsidP="00A8656F"/>
    <w:p w14:paraId="0AD58F32" w14:textId="77777777"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&lt;?xml version="1.0" encoding="UTF-8"?&gt;</w:t>
      </w:r>
    </w:p>
    <w:p w14:paraId="3DE32D55" w14:textId="77777777"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&lt;morphyc xmlns="http://www.hyfinity.com/xfactory"&gt;</w:t>
      </w:r>
    </w:p>
    <w:p w14:paraId="4F4EEA3F" w14:textId="77777777"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&lt;blueprints&gt;</w:t>
      </w:r>
    </w:p>
    <w:p w14:paraId="217D60F5" w14:textId="77777777"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&lt;project desc="" location="CMS/mvc/" name="mvc-StratConMain" user="CMS" /&gt;</w:t>
      </w:r>
    </w:p>
    <w:p w14:paraId="61FD6A53" w14:textId="77777777"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&lt;/blueprints&gt;</w:t>
      </w:r>
    </w:p>
    <w:p w14:paraId="51E4CB64" w14:textId="77777777"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&lt;xfact:xplatform xmlns:xfact="http://www.hyfinity.com/xfactory" xmlns:ns1="http://www.hyfinity.com/xfactory" mode="static"&gt;</w:t>
      </w:r>
    </w:p>
    <w:p w14:paraId="515BA1FB" w14:textId="77777777"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&lt;platform_cleanup enabled="false" run_interval=""&gt;</w:t>
      </w:r>
    </w:p>
    <w:p w14:paraId="4361EE2E" w14:textId="77777777"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&lt;engine_cleardown min_idle_time="" /&gt;</w:t>
      </w:r>
    </w:p>
    <w:p w14:paraId="1EFB25F1" w14:textId="77777777"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&lt;/platform_cleanup&gt;</w:t>
      </w:r>
    </w:p>
    <w:p w14:paraId="23EB501D" w14:textId="77777777" w:rsidR="00A8656F" w:rsidRPr="00B11196" w:rsidRDefault="00A8656F" w:rsidP="00A8656F">
      <w:pPr>
        <w:rPr>
          <w:rFonts w:ascii="Courier New" w:hAnsi="Courier New" w:cs="Courier New"/>
          <w:sz w:val="18"/>
          <w:szCs w:val="18"/>
        </w:rPr>
      </w:pPr>
    </w:p>
    <w:p w14:paraId="156D3FE8" w14:textId="77777777"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w:t>
      </w:r>
    </w:p>
    <w:p w14:paraId="1B3952D1" w14:textId="77777777" w:rsidR="00A8656F" w:rsidRPr="00B11196" w:rsidRDefault="00A8656F" w:rsidP="00A8656F">
      <w:pPr>
        <w:rPr>
          <w:rFonts w:ascii="Courier New" w:hAnsi="Courier New" w:cs="Courier New"/>
          <w:sz w:val="18"/>
          <w:szCs w:val="18"/>
        </w:rPr>
      </w:pPr>
    </w:p>
    <w:p w14:paraId="012AE3DC" w14:textId="77777777"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&lt;xfact:agent_configuration&gt;</w:t>
      </w:r>
    </w:p>
    <w:p w14:paraId="657430C8" w14:textId="38DF845E"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 agent_id="mvc-StratConMain-HWActivityService_Proxy-HWActivity"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/bizflow/webservice/HWActivity.hws" protocol="http" type="soap_service" /&gt;</w:t>
      </w:r>
    </w:p>
    <w:p w14:paraId="35805BE6" w14:textId="5D221735"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 agent_id="mvc-StratConMain-HWApplicationsService_Proxy-HWApplications"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/bizflow/webservice/HWApplications.hws" protocol="http" type="soap_service" /&gt;</w:t>
      </w:r>
    </w:p>
    <w:p w14:paraId="1852536F" w14:textId="101A065A"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 agent_id="mvc-StratConMain-HWProcessService_Proxy-HWProcess"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/bizflow/webservice/HWProcess.hws" protocol="http" type="soap_service" /&gt;</w:t>
      </w:r>
    </w:p>
    <w:p w14:paraId="29578ABD" w14:textId="2823CDFB"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 agent_id="mvc-StratConMain-HWProcessDefinitionService_Proxy-HWProcessDefinition"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/bizflow/webservice/HWProcessDefinition.hws" protocol="http" type="soap_service" /&gt;</w:t>
      </w:r>
    </w:p>
    <w:p w14:paraId="1E723E18" w14:textId="58324D3F"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 agent_id="mvc-StratConMain-HWSessionService_Proxy-HWSession"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/bizflow/webservice/HWSession.hws" protocol="http" type="soap_service" /&gt;</w:t>
      </w:r>
    </w:p>
    <w:p w14:paraId="1FC4D27F" w14:textId="716B561F"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 agent_id="mvc-StratConMain-HWUserService_Proxy-HWUser"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/bizflow/webservice/HWUser.hws" protocol="http" type="soap_service" /&gt;</w:t>
      </w:r>
    </w:p>
    <w:p w14:paraId="5CCC1951" w14:textId="7C4186A1"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lastRenderedPageBreak/>
        <w:t xml:space="preserve">         &lt;xfact:agent agent_id="mvc-StratConMain-HWWorkitemService_Proxy-HWWorkitem"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/bizflow/webservice/HWWorkitem.hws" protocol="http" type="soap_service" /&gt;</w:t>
      </w:r>
    </w:p>
    <w:p w14:paraId="1CF427B2" w14:textId="20C9AFE4"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 agent_id="mvc-StratConMain-HWWorkitemDataService_Proxy-HWWorkitemData"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/bizflow/webservice/HWWorkitemData.hws" protocol="http" type="soap_service" /&gt;</w:t>
      </w:r>
    </w:p>
    <w:p w14:paraId="5DA3A763" w14:textId="77777777"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 agent_id="mvc-StratConMain-workflowdb-Database" driver="" instance="jdbc/workflowdb" isolation_level="TRANSACTION_READ_COMMITTED" protocol="jndi" pwd="" type="rdbms" uid="" /&gt;</w:t>
      </w:r>
    </w:p>
    <w:p w14:paraId="6A5964FE" w14:textId="77777777"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&lt;/xfact:agent_configuration&gt;</w:t>
      </w:r>
    </w:p>
    <w:p w14:paraId="028450EC" w14:textId="77777777"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&lt;/xfact:xplatform&gt;</w:t>
      </w:r>
    </w:p>
    <w:p w14:paraId="29212FBF" w14:textId="77777777"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&lt;/morphyc&gt;</w:t>
      </w:r>
    </w:p>
    <w:p w14:paraId="79318D33" w14:textId="77777777" w:rsidR="00A8656F" w:rsidRDefault="00A8656F" w:rsidP="00A8656F"/>
    <w:p w14:paraId="5733B81F" w14:textId="77777777" w:rsidR="005F2189" w:rsidRDefault="005F2189" w:rsidP="00C03530">
      <w:pPr>
        <w:rPr>
          <w:rFonts w:cs="Arial"/>
          <w:sz w:val="22"/>
        </w:rPr>
      </w:pPr>
    </w:p>
    <w:p w14:paraId="1B4CDBA2" w14:textId="77777777" w:rsidR="00B11196" w:rsidRPr="00B11196" w:rsidRDefault="00B11196" w:rsidP="00B11196">
      <w:pPr>
        <w:ind w:left="709"/>
        <w:rPr>
          <w:rFonts w:asciiTheme="minorHAnsi" w:hAnsiTheme="minorHAnsi" w:cstheme="minorHAnsi"/>
          <w:sz w:val="22"/>
          <w:szCs w:val="22"/>
        </w:rPr>
      </w:pPr>
      <w:r w:rsidRPr="00B11196">
        <w:rPr>
          <w:rFonts w:asciiTheme="minorHAnsi" w:hAnsiTheme="minorHAnsi" w:cstheme="minorHAnsi"/>
          <w:sz w:val="22"/>
          <w:szCs w:val="22"/>
        </w:rPr>
        <w:t>You only need to modify the beginning portion of the URL to BizFlow Web Service per environment.</w:t>
      </w:r>
    </w:p>
    <w:p w14:paraId="6E928401" w14:textId="77777777" w:rsidR="00B11196" w:rsidRPr="00B11196" w:rsidRDefault="00B11196" w:rsidP="00B11196">
      <w:pPr>
        <w:ind w:left="709"/>
        <w:rPr>
          <w:rFonts w:asciiTheme="minorHAnsi" w:hAnsiTheme="minorHAnsi" w:cstheme="minorHAnsi"/>
          <w:sz w:val="22"/>
          <w:szCs w:val="22"/>
        </w:rPr>
      </w:pPr>
    </w:p>
    <w:p w14:paraId="2761E6F8" w14:textId="268C4468" w:rsidR="00B11196" w:rsidRDefault="00B11196" w:rsidP="00B11196">
      <w:pPr>
        <w:ind w:left="709"/>
        <w:rPr>
          <w:rFonts w:asciiTheme="minorHAnsi" w:hAnsiTheme="minorHAnsi" w:cstheme="minorHAnsi"/>
          <w:sz w:val="22"/>
          <w:szCs w:val="22"/>
        </w:rPr>
      </w:pPr>
      <w:r w:rsidRPr="00B11196">
        <w:rPr>
          <w:rFonts w:asciiTheme="minorHAnsi" w:hAnsiTheme="minorHAnsi" w:cstheme="minorHAnsi"/>
          <w:sz w:val="22"/>
          <w:szCs w:val="22"/>
        </w:rPr>
        <w:t xml:space="preserve">For example, for DEV environment, it may be </w:t>
      </w:r>
      <w:r w:rsidR="00BA667B">
        <w:rPr>
          <w:rFonts w:ascii="Courier New" w:hAnsi="Courier New" w:cs="Courier New"/>
          <w:i/>
          <w:sz w:val="22"/>
          <w:szCs w:val="22"/>
        </w:rPr>
        <w:t>dev</w:t>
      </w:r>
      <w:r w:rsidRPr="00B11196">
        <w:rPr>
          <w:rFonts w:ascii="Courier New" w:hAnsi="Courier New" w:cs="Courier New"/>
          <w:i/>
          <w:sz w:val="22"/>
          <w:szCs w:val="22"/>
        </w:rPr>
        <w:t>.</w:t>
      </w:r>
      <w:r w:rsidR="00BA667B">
        <w:rPr>
          <w:rFonts w:ascii="Courier New" w:hAnsi="Courier New" w:cs="Courier New"/>
          <w:i/>
          <w:sz w:val="22"/>
          <w:szCs w:val="22"/>
        </w:rPr>
        <w:t>bizflow</w:t>
      </w:r>
      <w:r w:rsidRPr="00B11196">
        <w:rPr>
          <w:rFonts w:ascii="Courier New" w:hAnsi="Courier New" w:cs="Courier New"/>
          <w:i/>
          <w:sz w:val="22"/>
          <w:szCs w:val="22"/>
        </w:rPr>
        <w:t>.hhs.gov</w:t>
      </w:r>
      <w:r w:rsidRPr="00B11196">
        <w:rPr>
          <w:rFonts w:asciiTheme="minorHAnsi" w:hAnsiTheme="minorHAnsi" w:cstheme="minorHAnsi"/>
          <w:sz w:val="22"/>
          <w:szCs w:val="22"/>
        </w:rPr>
        <w:t xml:space="preserve">.  </w:t>
      </w:r>
    </w:p>
    <w:p w14:paraId="343A3DDA" w14:textId="369112C0" w:rsidR="00B11196" w:rsidRDefault="00B11196" w:rsidP="00B11196">
      <w:pPr>
        <w:ind w:left="709"/>
        <w:rPr>
          <w:rFonts w:asciiTheme="minorHAnsi" w:hAnsiTheme="minorHAnsi" w:cstheme="minorHAnsi"/>
          <w:sz w:val="22"/>
          <w:szCs w:val="22"/>
        </w:rPr>
      </w:pPr>
      <w:r w:rsidRPr="00B11196">
        <w:rPr>
          <w:rFonts w:asciiTheme="minorHAnsi" w:hAnsiTheme="minorHAnsi" w:cstheme="minorHAnsi"/>
          <w:sz w:val="22"/>
          <w:szCs w:val="22"/>
        </w:rPr>
        <w:t xml:space="preserve">For </w:t>
      </w:r>
      <w:r w:rsidR="00DF6D63">
        <w:rPr>
          <w:rFonts w:asciiTheme="minorHAnsi" w:hAnsiTheme="minorHAnsi" w:cstheme="minorHAnsi"/>
          <w:sz w:val="22"/>
          <w:szCs w:val="22"/>
        </w:rPr>
        <w:t>QA/TEST</w:t>
      </w:r>
      <w:r w:rsidR="00DF6D63" w:rsidRPr="00B11196">
        <w:rPr>
          <w:rFonts w:asciiTheme="minorHAnsi" w:hAnsiTheme="minorHAnsi" w:cstheme="minorHAnsi"/>
          <w:sz w:val="22"/>
          <w:szCs w:val="22"/>
        </w:rPr>
        <w:t xml:space="preserve"> </w:t>
      </w:r>
      <w:r w:rsidRPr="00B11196">
        <w:rPr>
          <w:rFonts w:asciiTheme="minorHAnsi" w:hAnsiTheme="minorHAnsi" w:cstheme="minorHAnsi"/>
          <w:sz w:val="22"/>
          <w:szCs w:val="22"/>
        </w:rPr>
        <w:t xml:space="preserve">environment, it may be </w:t>
      </w:r>
      <w:r w:rsidR="00BA667B">
        <w:rPr>
          <w:rFonts w:ascii="Courier New" w:hAnsi="Courier New" w:cs="Courier New"/>
          <w:i/>
          <w:sz w:val="22"/>
          <w:szCs w:val="22"/>
        </w:rPr>
        <w:t>qa</w:t>
      </w:r>
      <w:r w:rsidRPr="00B11196">
        <w:rPr>
          <w:rFonts w:ascii="Courier New" w:hAnsi="Courier New" w:cs="Courier New"/>
          <w:i/>
          <w:sz w:val="22"/>
          <w:szCs w:val="22"/>
        </w:rPr>
        <w:t>.</w:t>
      </w:r>
      <w:r w:rsidR="00BA667B">
        <w:rPr>
          <w:rFonts w:ascii="Courier New" w:hAnsi="Courier New" w:cs="Courier New"/>
          <w:i/>
          <w:sz w:val="22"/>
          <w:szCs w:val="22"/>
        </w:rPr>
        <w:t>bizflow</w:t>
      </w:r>
      <w:r w:rsidRPr="00B11196">
        <w:rPr>
          <w:rFonts w:ascii="Courier New" w:hAnsi="Courier New" w:cs="Courier New"/>
          <w:i/>
          <w:sz w:val="22"/>
          <w:szCs w:val="22"/>
        </w:rPr>
        <w:t>.hhs.gov</w:t>
      </w:r>
      <w:r w:rsidRPr="00B11196">
        <w:rPr>
          <w:rFonts w:asciiTheme="minorHAnsi" w:hAnsiTheme="minorHAnsi" w:cstheme="minorHAnsi"/>
          <w:sz w:val="22"/>
          <w:szCs w:val="22"/>
        </w:rPr>
        <w:t xml:space="preserve">.  </w:t>
      </w:r>
    </w:p>
    <w:p w14:paraId="05DF1660" w14:textId="07AE504A" w:rsidR="00B11196" w:rsidRPr="00B11196" w:rsidRDefault="00B11196" w:rsidP="00B11196">
      <w:pPr>
        <w:ind w:left="709"/>
        <w:rPr>
          <w:rFonts w:asciiTheme="minorHAnsi" w:hAnsiTheme="minorHAnsi" w:cstheme="minorHAnsi"/>
          <w:sz w:val="22"/>
          <w:szCs w:val="22"/>
        </w:rPr>
      </w:pPr>
      <w:r w:rsidRPr="00B11196">
        <w:rPr>
          <w:rFonts w:asciiTheme="minorHAnsi" w:hAnsiTheme="minorHAnsi" w:cstheme="minorHAnsi"/>
          <w:sz w:val="22"/>
          <w:szCs w:val="22"/>
        </w:rPr>
        <w:t xml:space="preserve">For PROD environment, it may be </w:t>
      </w:r>
      <w:r w:rsidR="00BA667B">
        <w:rPr>
          <w:rFonts w:ascii="Courier New" w:hAnsi="Courier New" w:cs="Courier New"/>
          <w:i/>
          <w:sz w:val="22"/>
          <w:szCs w:val="22"/>
        </w:rPr>
        <w:t>prod</w:t>
      </w:r>
      <w:r w:rsidRPr="00B11196">
        <w:rPr>
          <w:rFonts w:ascii="Courier New" w:hAnsi="Courier New" w:cs="Courier New"/>
          <w:i/>
          <w:sz w:val="22"/>
          <w:szCs w:val="22"/>
        </w:rPr>
        <w:t>.</w:t>
      </w:r>
      <w:r w:rsidR="00BA667B">
        <w:rPr>
          <w:rFonts w:ascii="Courier New" w:hAnsi="Courier New" w:cs="Courier New"/>
          <w:i/>
          <w:sz w:val="22"/>
          <w:szCs w:val="22"/>
        </w:rPr>
        <w:t>bizflow</w:t>
      </w:r>
      <w:r w:rsidRPr="00B11196">
        <w:rPr>
          <w:rFonts w:ascii="Courier New" w:hAnsi="Courier New" w:cs="Courier New"/>
          <w:i/>
          <w:sz w:val="22"/>
          <w:szCs w:val="22"/>
        </w:rPr>
        <w:t>.hhs.gov</w:t>
      </w:r>
      <w:r w:rsidRPr="00B11196">
        <w:rPr>
          <w:rFonts w:asciiTheme="minorHAnsi" w:hAnsiTheme="minorHAnsi" w:cstheme="minorHAnsi"/>
          <w:sz w:val="22"/>
          <w:szCs w:val="22"/>
        </w:rPr>
        <w:t>.</w:t>
      </w:r>
    </w:p>
    <w:p w14:paraId="5A6A05AA" w14:textId="77777777" w:rsidR="00B11196" w:rsidRPr="00B11196" w:rsidRDefault="00B11196" w:rsidP="00B11196">
      <w:pPr>
        <w:ind w:left="709"/>
        <w:rPr>
          <w:rFonts w:asciiTheme="minorHAnsi" w:hAnsiTheme="minorHAnsi" w:cstheme="minorHAnsi"/>
          <w:sz w:val="22"/>
          <w:szCs w:val="22"/>
        </w:rPr>
      </w:pPr>
    </w:p>
    <w:p w14:paraId="30682BB7" w14:textId="63854EA5" w:rsidR="00B11196" w:rsidRPr="00B11196" w:rsidRDefault="00B11196" w:rsidP="00B11196">
      <w:pPr>
        <w:ind w:left="709"/>
        <w:rPr>
          <w:rFonts w:asciiTheme="minorHAnsi" w:hAnsiTheme="minorHAnsi" w:cstheme="minorHAnsi"/>
          <w:sz w:val="22"/>
          <w:szCs w:val="22"/>
        </w:rPr>
      </w:pPr>
      <w:r w:rsidRPr="00B11196">
        <w:rPr>
          <w:rFonts w:asciiTheme="minorHAnsi" w:hAnsiTheme="minorHAnsi" w:cstheme="minorHAnsi"/>
          <w:sz w:val="22"/>
          <w:szCs w:val="22"/>
        </w:rPr>
        <w:t>Also, if SSL is enabled for the web server, the protocol portion of the URL would be “</w:t>
      </w:r>
      <w:r w:rsidRPr="00B11196">
        <w:rPr>
          <w:rFonts w:ascii="Courier New" w:hAnsi="Courier New" w:cs="Courier New"/>
          <w:sz w:val="22"/>
          <w:szCs w:val="22"/>
        </w:rPr>
        <w:t>http</w:t>
      </w:r>
      <w:r w:rsidRPr="00990E31">
        <w:rPr>
          <w:rFonts w:ascii="Courier New" w:hAnsi="Courier New" w:cs="Courier New"/>
          <w:b/>
          <w:sz w:val="22"/>
          <w:szCs w:val="22"/>
        </w:rPr>
        <w:t>s</w:t>
      </w:r>
      <w:r w:rsidRPr="00B11196">
        <w:rPr>
          <w:rFonts w:ascii="Courier New" w:hAnsi="Courier New" w:cs="Courier New"/>
          <w:sz w:val="22"/>
          <w:szCs w:val="22"/>
        </w:rPr>
        <w:t>://</w:t>
      </w:r>
      <w:r w:rsidRPr="00B11196">
        <w:rPr>
          <w:rFonts w:asciiTheme="minorHAnsi" w:hAnsiTheme="minorHAnsi" w:cstheme="minorHAnsi"/>
          <w:sz w:val="22"/>
          <w:szCs w:val="22"/>
        </w:rPr>
        <w:t>” instead of “</w:t>
      </w:r>
      <w:r w:rsidRPr="00B11196">
        <w:rPr>
          <w:rFonts w:ascii="Courier New" w:hAnsi="Courier New" w:cs="Courier New"/>
          <w:sz w:val="22"/>
          <w:szCs w:val="22"/>
        </w:rPr>
        <w:t>http://</w:t>
      </w:r>
      <w:r w:rsidRPr="00B11196">
        <w:rPr>
          <w:rFonts w:asciiTheme="minorHAnsi" w:hAnsiTheme="minorHAnsi" w:cstheme="minorHAnsi"/>
          <w:sz w:val="22"/>
          <w:szCs w:val="22"/>
        </w:rPr>
        <w:t>”.</w:t>
      </w:r>
      <w:r w:rsidR="00990E31">
        <w:rPr>
          <w:rFonts w:asciiTheme="minorHAnsi" w:hAnsiTheme="minorHAnsi" w:cstheme="minorHAnsi"/>
          <w:sz w:val="22"/>
          <w:szCs w:val="22"/>
        </w:rPr>
        <w:t xml:space="preserve">  For example, </w:t>
      </w:r>
      <w:r w:rsidR="00990E31" w:rsidRPr="00B11196">
        <w:rPr>
          <w:rFonts w:ascii="Courier New" w:hAnsi="Courier New" w:cs="Courier New"/>
          <w:sz w:val="22"/>
          <w:szCs w:val="22"/>
        </w:rPr>
        <w:t>https://</w:t>
      </w:r>
      <w:r w:rsidR="00BA667B">
        <w:rPr>
          <w:rFonts w:ascii="Courier New" w:hAnsi="Courier New" w:cs="Courier New"/>
          <w:i/>
          <w:sz w:val="22"/>
          <w:szCs w:val="22"/>
        </w:rPr>
        <w:t>dev</w:t>
      </w:r>
      <w:r w:rsidR="00990E31" w:rsidRPr="00B11196">
        <w:rPr>
          <w:rFonts w:ascii="Courier New" w:hAnsi="Courier New" w:cs="Courier New"/>
          <w:i/>
          <w:sz w:val="22"/>
          <w:szCs w:val="22"/>
        </w:rPr>
        <w:t>.</w:t>
      </w:r>
      <w:r w:rsidR="00BA667B">
        <w:rPr>
          <w:rFonts w:ascii="Courier New" w:hAnsi="Courier New" w:cs="Courier New"/>
          <w:i/>
          <w:sz w:val="22"/>
          <w:szCs w:val="22"/>
        </w:rPr>
        <w:t>bizflow</w:t>
      </w:r>
      <w:r w:rsidR="00990E31" w:rsidRPr="00B11196">
        <w:rPr>
          <w:rFonts w:ascii="Courier New" w:hAnsi="Courier New" w:cs="Courier New"/>
          <w:i/>
          <w:sz w:val="22"/>
          <w:szCs w:val="22"/>
        </w:rPr>
        <w:t>.hhs.gov</w:t>
      </w:r>
      <w:r w:rsidR="00990E31">
        <w:rPr>
          <w:rFonts w:asciiTheme="minorHAnsi" w:hAnsiTheme="minorHAnsi" w:cstheme="minorHAnsi"/>
          <w:sz w:val="22"/>
          <w:szCs w:val="22"/>
        </w:rPr>
        <w:t xml:space="preserve"> for development environment.</w:t>
      </w:r>
    </w:p>
    <w:p w14:paraId="762B67BB" w14:textId="77777777" w:rsidR="005F2189" w:rsidRDefault="005F2189" w:rsidP="00C03530">
      <w:pPr>
        <w:rPr>
          <w:rFonts w:cs="Arial"/>
          <w:sz w:val="22"/>
        </w:rPr>
      </w:pPr>
    </w:p>
    <w:p w14:paraId="6D79FFD0" w14:textId="13C49FEC" w:rsidR="00974FBB" w:rsidRPr="00974FBB" w:rsidRDefault="00974FBB" w:rsidP="00326AA3">
      <w:pPr>
        <w:pStyle w:val="ListParagraph"/>
        <w:numPr>
          <w:ilvl w:val="0"/>
          <w:numId w:val="75"/>
        </w:numPr>
        <w:rPr>
          <w:rFonts w:cs="Arial"/>
          <w:sz w:val="22"/>
        </w:rPr>
        <w:pPrChange w:id="215" w:author="Steven Yang" w:date="2018-05-04T12:47:00Z">
          <w:pPr>
            <w:pStyle w:val="ListParagraph"/>
            <w:numPr>
              <w:numId w:val="48"/>
            </w:numPr>
          </w:pPr>
        </w:pPrChange>
      </w:pPr>
      <w:r>
        <w:rPr>
          <w:rFonts w:cs="Arial"/>
          <w:sz w:val="22"/>
        </w:rPr>
        <w:t>Restart Tomcat service to reload the changed configuration files</w:t>
      </w:r>
      <w:r w:rsidRPr="00974FBB">
        <w:rPr>
          <w:rFonts w:cs="Arial"/>
          <w:sz w:val="22"/>
        </w:rPr>
        <w:t>.</w:t>
      </w:r>
    </w:p>
    <w:p w14:paraId="7F24FDD0" w14:textId="77777777" w:rsidR="00974FBB" w:rsidRDefault="00974FBB" w:rsidP="00C03530">
      <w:pPr>
        <w:rPr>
          <w:rFonts w:cs="Arial"/>
          <w:sz w:val="22"/>
        </w:rPr>
      </w:pPr>
    </w:p>
    <w:p w14:paraId="16F4A9FA" w14:textId="6E6510B9" w:rsidR="00D72716" w:rsidRDefault="00D72716" w:rsidP="00D72716">
      <w:pPr>
        <w:pStyle w:val="Heading4"/>
      </w:pPr>
      <w:bookmarkStart w:id="216" w:name="_Toc387058548"/>
      <w:r>
        <w:t>WebMaker Server Configuration</w:t>
      </w:r>
      <w:bookmarkEnd w:id="216"/>
    </w:p>
    <w:p w14:paraId="363F861D" w14:textId="0A2137AD" w:rsidR="00D72716" w:rsidRPr="00D72716" w:rsidRDefault="00D72716" w:rsidP="00D72716">
      <w:pPr>
        <w:pStyle w:val="Bodycopy"/>
      </w:pPr>
      <w:r>
        <w:t>HHS CMS client stakeholders requested to set the web session timeout to 10 minutes.  In order to comply, you need to set the timeout to WebMaker web application.</w:t>
      </w:r>
    </w:p>
    <w:p w14:paraId="4329A04E" w14:textId="77777777" w:rsidR="00D72716" w:rsidRDefault="00D72716" w:rsidP="00D72716">
      <w:pPr>
        <w:pStyle w:val="ListParagraph"/>
        <w:numPr>
          <w:ilvl w:val="0"/>
          <w:numId w:val="55"/>
        </w:numPr>
        <w:rPr>
          <w:rFonts w:cs="Arial"/>
          <w:sz w:val="22"/>
        </w:rPr>
      </w:pPr>
      <w:r w:rsidRPr="00F77C1B">
        <w:rPr>
          <w:rFonts w:cs="Arial"/>
          <w:sz w:val="22"/>
        </w:rPr>
        <w:t>Continue to use the system administrator login to the server machine that hosts the web server.</w:t>
      </w:r>
    </w:p>
    <w:p w14:paraId="36556980" w14:textId="7D80F609" w:rsidR="00D72716" w:rsidRDefault="00D72716" w:rsidP="00D72716">
      <w:pPr>
        <w:pStyle w:val="ListParagraph"/>
        <w:numPr>
          <w:ilvl w:val="0"/>
          <w:numId w:val="55"/>
        </w:numPr>
        <w:rPr>
          <w:rFonts w:cs="Arial"/>
          <w:sz w:val="22"/>
        </w:rPr>
      </w:pPr>
      <w:r>
        <w:rPr>
          <w:rFonts w:cs="Arial"/>
          <w:sz w:val="22"/>
        </w:rPr>
        <w:t>Continue to use the editor as administrator to open the WebMaker web application deploymen</w:t>
      </w:r>
      <w:r w:rsidR="00974FBB">
        <w:rPr>
          <w:rFonts w:cs="Arial"/>
          <w:sz w:val="22"/>
        </w:rPr>
        <w:t>t descriptor, i.e. web.xml file and edit.</w:t>
      </w:r>
    </w:p>
    <w:p w14:paraId="39F355CA" w14:textId="77777777" w:rsidR="00D72716" w:rsidRDefault="00D72716" w:rsidP="00D72716">
      <w:pPr>
        <w:rPr>
          <w:rFonts w:cs="Arial"/>
          <w:sz w:val="22"/>
        </w:rPr>
      </w:pPr>
    </w:p>
    <w:p w14:paraId="10F58255" w14:textId="77777777" w:rsidR="00D72716" w:rsidRPr="00A8656F" w:rsidRDefault="00D72716" w:rsidP="00D72716">
      <w:pPr>
        <w:ind w:left="709"/>
        <w:rPr>
          <w:rFonts w:cs="Arial"/>
          <w:sz w:val="22"/>
        </w:rPr>
      </w:pPr>
      <w:r w:rsidRPr="00A8656F">
        <w:rPr>
          <w:rFonts w:cs="Arial"/>
          <w:sz w:val="22"/>
        </w:rPr>
        <w:t>For example:</w:t>
      </w:r>
    </w:p>
    <w:p w14:paraId="3595B046" w14:textId="61D3A4F6" w:rsidR="00D72716" w:rsidRPr="00A8656F" w:rsidRDefault="00D72716" w:rsidP="00D72716">
      <w:pPr>
        <w:ind w:left="1134"/>
        <w:rPr>
          <w:rFonts w:ascii="Courier New" w:hAnsi="Courier New" w:cs="Courier New"/>
          <w:sz w:val="18"/>
          <w:szCs w:val="18"/>
        </w:rPr>
      </w:pPr>
      <w:r w:rsidRPr="00A8656F">
        <w:rPr>
          <w:rFonts w:ascii="Courier New" w:hAnsi="Courier New" w:cs="Courier New"/>
          <w:sz w:val="18"/>
          <w:szCs w:val="18"/>
        </w:rPr>
        <w:t>D:\Program Files\Apache Software Foundation\Tomcat7\webapps\bizflowwebmaker\</w:t>
      </w:r>
      <w:r w:rsidR="00974FBB">
        <w:rPr>
          <w:rFonts w:ascii="Courier New" w:hAnsi="Courier New" w:cs="Courier New"/>
          <w:sz w:val="18"/>
          <w:szCs w:val="18"/>
        </w:rPr>
        <w:t>WEB-INF\web</w:t>
      </w:r>
      <w:r w:rsidRPr="00A8656F">
        <w:rPr>
          <w:rFonts w:ascii="Courier New" w:hAnsi="Courier New" w:cs="Courier New"/>
          <w:sz w:val="18"/>
          <w:szCs w:val="18"/>
        </w:rPr>
        <w:t>.xml</w:t>
      </w:r>
    </w:p>
    <w:p w14:paraId="5BEE3F4A" w14:textId="77777777" w:rsidR="00D72716" w:rsidRPr="00D72716" w:rsidRDefault="00D72716" w:rsidP="00D72716">
      <w:pPr>
        <w:ind w:left="720"/>
        <w:rPr>
          <w:rFonts w:cs="Arial"/>
          <w:sz w:val="22"/>
        </w:rPr>
      </w:pPr>
    </w:p>
    <w:p w14:paraId="38DDD650" w14:textId="4A9C0A42" w:rsidR="00D72716" w:rsidRDefault="00974FBB" w:rsidP="00D72716">
      <w:pPr>
        <w:pStyle w:val="ListParagraph"/>
        <w:numPr>
          <w:ilvl w:val="0"/>
          <w:numId w:val="55"/>
        </w:numPr>
        <w:rPr>
          <w:rFonts w:cs="Arial"/>
          <w:sz w:val="22"/>
        </w:rPr>
      </w:pPr>
      <w:r>
        <w:rPr>
          <w:rFonts w:cs="Arial"/>
          <w:sz w:val="22"/>
        </w:rPr>
        <w:t>Set the session timeout value to 10 (unit in minutes).</w:t>
      </w:r>
    </w:p>
    <w:p w14:paraId="384568E1" w14:textId="77777777" w:rsidR="00974FBB" w:rsidRPr="00974FBB" w:rsidRDefault="00974FBB" w:rsidP="00974FBB">
      <w:pPr>
        <w:rPr>
          <w:rFonts w:cs="Arial"/>
          <w:sz w:val="22"/>
        </w:rPr>
      </w:pPr>
    </w:p>
    <w:p w14:paraId="59D554C8" w14:textId="77777777" w:rsidR="00974FBB" w:rsidRPr="00974FBB" w:rsidRDefault="00974FBB" w:rsidP="00974FBB">
      <w:pPr>
        <w:ind w:left="720"/>
        <w:rPr>
          <w:rFonts w:ascii="Courier New" w:hAnsi="Courier New" w:cs="Courier New"/>
          <w:sz w:val="18"/>
          <w:szCs w:val="18"/>
        </w:rPr>
      </w:pPr>
      <w:r w:rsidRPr="00974FBB">
        <w:rPr>
          <w:rFonts w:ascii="Courier New" w:hAnsi="Courier New" w:cs="Courier New"/>
          <w:sz w:val="18"/>
          <w:szCs w:val="18"/>
        </w:rPr>
        <w:t xml:space="preserve">    &lt;session-config&gt;</w:t>
      </w:r>
    </w:p>
    <w:p w14:paraId="68225CB6" w14:textId="77777777" w:rsidR="00974FBB" w:rsidRPr="00974FBB" w:rsidRDefault="00974FBB" w:rsidP="00974FBB">
      <w:pPr>
        <w:ind w:left="720"/>
        <w:rPr>
          <w:rFonts w:ascii="Courier New" w:hAnsi="Courier New" w:cs="Courier New"/>
          <w:sz w:val="18"/>
          <w:szCs w:val="18"/>
        </w:rPr>
      </w:pPr>
      <w:r w:rsidRPr="00974FBB">
        <w:rPr>
          <w:rFonts w:ascii="Courier New" w:hAnsi="Courier New" w:cs="Courier New"/>
          <w:sz w:val="18"/>
          <w:szCs w:val="18"/>
        </w:rPr>
        <w:t xml:space="preserve">        &lt;session-timeout&gt;10&lt;/session-timeout&gt;</w:t>
      </w:r>
    </w:p>
    <w:p w14:paraId="0F6C58EC" w14:textId="094BAD14" w:rsidR="00974FBB" w:rsidRPr="00974FBB" w:rsidRDefault="00974FBB" w:rsidP="00974FBB">
      <w:pPr>
        <w:ind w:left="720"/>
        <w:rPr>
          <w:rFonts w:ascii="Courier New" w:hAnsi="Courier New" w:cs="Courier New"/>
          <w:sz w:val="18"/>
          <w:szCs w:val="18"/>
        </w:rPr>
      </w:pPr>
      <w:r w:rsidRPr="00974FBB">
        <w:rPr>
          <w:rFonts w:ascii="Courier New" w:hAnsi="Courier New" w:cs="Courier New"/>
          <w:sz w:val="18"/>
          <w:szCs w:val="18"/>
        </w:rPr>
        <w:t xml:space="preserve">    &lt;/session-config&gt;</w:t>
      </w:r>
    </w:p>
    <w:p w14:paraId="4217AF75" w14:textId="77777777" w:rsidR="00974FBB" w:rsidRDefault="00974FBB" w:rsidP="00974FBB">
      <w:pPr>
        <w:rPr>
          <w:rFonts w:cs="Arial"/>
          <w:sz w:val="22"/>
        </w:rPr>
      </w:pPr>
    </w:p>
    <w:p w14:paraId="21B2E6F5" w14:textId="77777777" w:rsidR="00974FBB" w:rsidRPr="00974FBB" w:rsidRDefault="00974FBB" w:rsidP="00974FBB">
      <w:pPr>
        <w:pStyle w:val="ListParagraph"/>
        <w:numPr>
          <w:ilvl w:val="0"/>
          <w:numId w:val="55"/>
        </w:numPr>
        <w:rPr>
          <w:rFonts w:cs="Arial"/>
          <w:sz w:val="22"/>
        </w:rPr>
      </w:pPr>
      <w:r>
        <w:rPr>
          <w:rFonts w:cs="Arial"/>
          <w:sz w:val="22"/>
        </w:rPr>
        <w:t>Restart Tomcat service to reload the changed configuration files</w:t>
      </w:r>
      <w:r w:rsidRPr="00974FBB">
        <w:rPr>
          <w:rFonts w:cs="Arial"/>
          <w:sz w:val="22"/>
        </w:rPr>
        <w:t>.</w:t>
      </w:r>
    </w:p>
    <w:p w14:paraId="33BDF932" w14:textId="24C1D793" w:rsidR="00DF662C" w:rsidRDefault="00DF662C" w:rsidP="00DF662C">
      <w:pPr>
        <w:pStyle w:val="Heading4"/>
      </w:pPr>
      <w:bookmarkStart w:id="217" w:name="_Toc387058549"/>
      <w:r>
        <w:lastRenderedPageBreak/>
        <w:t>BizFlow Advanced Reporting (BAR) Configuration</w:t>
      </w:r>
      <w:bookmarkEnd w:id="217"/>
    </w:p>
    <w:p w14:paraId="1A0DD04D" w14:textId="4D2FB8BD" w:rsidR="00DF662C" w:rsidRPr="00D72716" w:rsidRDefault="00DF662C" w:rsidP="00DF662C">
      <w:pPr>
        <w:pStyle w:val="Bodycopy"/>
      </w:pPr>
      <w:r>
        <w:t xml:space="preserve">Linux JVM may not be configured to </w:t>
      </w:r>
      <w:r w:rsidR="00865331">
        <w:t xml:space="preserve">use </w:t>
      </w:r>
      <w:r>
        <w:t xml:space="preserve">AWT headless mode.  </w:t>
      </w:r>
      <w:r w:rsidRPr="00DF662C">
        <w:t>JasperReports Server doesn’t provide a virtual X frame buffer on Linux</w:t>
      </w:r>
      <w:r>
        <w:t xml:space="preserve">, which will cause error regarding </w:t>
      </w:r>
      <w:r w:rsidRPr="00DF662C">
        <w:t>JRStyledTextParser</w:t>
      </w:r>
      <w:r>
        <w:t xml:space="preserve"> when running report.  In order to prevent the error, make the following configuration change.</w:t>
      </w:r>
    </w:p>
    <w:p w14:paraId="65400063" w14:textId="33180E87" w:rsidR="00DF662C" w:rsidRDefault="00DF662C" w:rsidP="00EC07A2">
      <w:pPr>
        <w:pStyle w:val="ListParagraph"/>
        <w:numPr>
          <w:ilvl w:val="0"/>
          <w:numId w:val="60"/>
        </w:numPr>
        <w:rPr>
          <w:rFonts w:cs="Arial"/>
          <w:sz w:val="22"/>
        </w:rPr>
      </w:pPr>
      <w:r>
        <w:rPr>
          <w:rFonts w:cs="Arial"/>
          <w:sz w:val="22"/>
        </w:rPr>
        <w:t>Log in to the machine where web server (i.e. Tomcat)</w:t>
      </w:r>
      <w:ins w:id="218" w:author="Steven Yang" w:date="2018-05-04T12:48:00Z">
        <w:r w:rsidR="00954B3E">
          <w:rPr>
            <w:rFonts w:cs="Arial"/>
            <w:sz w:val="22"/>
          </w:rPr>
          <w:t xml:space="preserve"> that hosts BAR </w:t>
        </w:r>
      </w:ins>
      <w:ins w:id="219" w:author="Steven Yang" w:date="2018-05-04T12:49:00Z">
        <w:r w:rsidR="00954B3E">
          <w:rPr>
            <w:rFonts w:cs="Arial"/>
            <w:sz w:val="22"/>
          </w:rPr>
          <w:t>web application</w:t>
        </w:r>
      </w:ins>
      <w:r>
        <w:rPr>
          <w:rFonts w:cs="Arial"/>
          <w:sz w:val="22"/>
        </w:rPr>
        <w:t xml:space="preserve"> is installed.</w:t>
      </w:r>
    </w:p>
    <w:p w14:paraId="1A144CC8" w14:textId="40BEB63D" w:rsidR="00DF662C" w:rsidRDefault="00DF662C" w:rsidP="00EC07A2">
      <w:pPr>
        <w:pStyle w:val="ListParagraph"/>
        <w:numPr>
          <w:ilvl w:val="0"/>
          <w:numId w:val="60"/>
        </w:numPr>
        <w:rPr>
          <w:rFonts w:cs="Arial"/>
          <w:sz w:val="22"/>
        </w:rPr>
      </w:pPr>
      <w:r>
        <w:rPr>
          <w:rFonts w:cs="Arial"/>
          <w:sz w:val="22"/>
        </w:rPr>
        <w:t>Open Tomcat startup script in text editor.</w:t>
      </w:r>
    </w:p>
    <w:p w14:paraId="5F2C4778" w14:textId="1FCDD536" w:rsidR="00DF662C" w:rsidRDefault="00DF662C" w:rsidP="00EC07A2">
      <w:pPr>
        <w:pStyle w:val="ListParagraph"/>
        <w:numPr>
          <w:ilvl w:val="0"/>
          <w:numId w:val="60"/>
        </w:numPr>
        <w:rPr>
          <w:rFonts w:cs="Arial"/>
          <w:sz w:val="22"/>
        </w:rPr>
      </w:pPr>
      <w:r>
        <w:rPr>
          <w:rFonts w:cs="Arial"/>
          <w:sz w:val="22"/>
        </w:rPr>
        <w:t>Add the following to JAVA_OPTS environment variable.</w:t>
      </w:r>
    </w:p>
    <w:p w14:paraId="6F620E5C" w14:textId="77777777" w:rsidR="00DF662C" w:rsidRDefault="00DF662C" w:rsidP="00EC07A2">
      <w:pPr>
        <w:rPr>
          <w:rFonts w:cs="Arial"/>
          <w:sz w:val="22"/>
        </w:rPr>
      </w:pPr>
    </w:p>
    <w:p w14:paraId="27F0FAD1" w14:textId="38B30754" w:rsidR="00DF662C" w:rsidRPr="00A8656F" w:rsidRDefault="00DF662C" w:rsidP="00DF662C">
      <w:pPr>
        <w:ind w:left="1134"/>
        <w:rPr>
          <w:rFonts w:ascii="Courier New" w:hAnsi="Courier New" w:cs="Courier New"/>
          <w:sz w:val="18"/>
          <w:szCs w:val="18"/>
        </w:rPr>
      </w:pPr>
      <w:r w:rsidRPr="00DF662C">
        <w:rPr>
          <w:rFonts w:ascii="Courier New" w:hAnsi="Courier New" w:cs="Courier New"/>
          <w:sz w:val="18"/>
          <w:szCs w:val="18"/>
        </w:rPr>
        <w:t>-Djava.awt.headless=true</w:t>
      </w:r>
    </w:p>
    <w:p w14:paraId="62D2E423" w14:textId="77777777" w:rsidR="00DF662C" w:rsidRPr="00D72716" w:rsidRDefault="00DF662C" w:rsidP="00DF662C">
      <w:pPr>
        <w:ind w:left="720"/>
        <w:rPr>
          <w:rFonts w:cs="Arial"/>
          <w:sz w:val="22"/>
        </w:rPr>
      </w:pPr>
    </w:p>
    <w:p w14:paraId="1FABAB5F" w14:textId="5EAB6D21" w:rsidR="00F95D92" w:rsidRPr="00D97070" w:rsidRDefault="00F95D92" w:rsidP="001B77A6">
      <w:pPr>
        <w:pStyle w:val="ListParagraph"/>
        <w:numPr>
          <w:ilvl w:val="0"/>
          <w:numId w:val="60"/>
        </w:numPr>
        <w:rPr>
          <w:rFonts w:cs="Arial"/>
          <w:sz w:val="22"/>
        </w:rPr>
      </w:pPr>
      <w:r>
        <w:rPr>
          <w:rFonts w:cs="Arial"/>
          <w:sz w:val="22"/>
        </w:rPr>
        <w:t>For email notification for scheduled report the email server information must be configured.</w:t>
      </w:r>
      <w:r w:rsidR="001B77A6">
        <w:rPr>
          <w:rFonts w:cs="Arial"/>
          <w:sz w:val="22"/>
        </w:rPr>
        <w:t xml:space="preserve">  </w:t>
      </w:r>
      <w:r w:rsidRPr="00D97070">
        <w:rPr>
          <w:rFonts w:cs="Arial"/>
          <w:sz w:val="22"/>
        </w:rPr>
        <w:t>In the text editor, open the following file.</w:t>
      </w:r>
    </w:p>
    <w:p w14:paraId="689B6CED" w14:textId="77777777" w:rsidR="00F95D92" w:rsidRDefault="00F95D92" w:rsidP="00F95D92">
      <w:pPr>
        <w:rPr>
          <w:rFonts w:cs="Arial"/>
          <w:sz w:val="22"/>
        </w:rPr>
      </w:pPr>
    </w:p>
    <w:p w14:paraId="2DAEBAFB" w14:textId="0921D964" w:rsidR="00F95D92" w:rsidRPr="00A8656F" w:rsidRDefault="00F95D92" w:rsidP="00F95D92">
      <w:pPr>
        <w:ind w:left="1134"/>
        <w:rPr>
          <w:rFonts w:ascii="Courier New" w:hAnsi="Courier New" w:cs="Courier New"/>
          <w:sz w:val="18"/>
          <w:szCs w:val="18"/>
        </w:rPr>
      </w:pPr>
      <w:r>
        <w:rPr>
          <w:rFonts w:ascii="Courier New" w:hAnsi="Courier New" w:cs="Courier New"/>
          <w:sz w:val="18"/>
          <w:szCs w:val="18"/>
        </w:rPr>
        <w:t>&lt;tomcat_dir&gt;/webapps/bizflowadvreport/WEB-INF/js.quartz</w:t>
      </w:r>
      <w:r w:rsidRPr="00DF662C">
        <w:rPr>
          <w:rFonts w:ascii="Courier New" w:hAnsi="Courier New" w:cs="Courier New"/>
          <w:sz w:val="18"/>
          <w:szCs w:val="18"/>
        </w:rPr>
        <w:t>.</w:t>
      </w:r>
      <w:r>
        <w:rPr>
          <w:rFonts w:ascii="Courier New" w:hAnsi="Courier New" w:cs="Courier New"/>
          <w:sz w:val="18"/>
          <w:szCs w:val="18"/>
        </w:rPr>
        <w:t>propertie</w:t>
      </w:r>
      <w:r w:rsidRPr="00DF662C">
        <w:rPr>
          <w:rFonts w:ascii="Courier New" w:hAnsi="Courier New" w:cs="Courier New"/>
          <w:sz w:val="18"/>
          <w:szCs w:val="18"/>
        </w:rPr>
        <w:t>s</w:t>
      </w:r>
    </w:p>
    <w:p w14:paraId="234804D4" w14:textId="77777777" w:rsidR="00F95D92" w:rsidRDefault="00F95D92" w:rsidP="00F95D92">
      <w:pPr>
        <w:ind w:left="720"/>
        <w:rPr>
          <w:rFonts w:cs="Arial"/>
          <w:sz w:val="22"/>
        </w:rPr>
      </w:pPr>
    </w:p>
    <w:p w14:paraId="2B50CE43" w14:textId="77777777" w:rsidR="00E55435" w:rsidRDefault="00F95D92" w:rsidP="00F95D92">
      <w:pPr>
        <w:pStyle w:val="ListParagraph"/>
        <w:numPr>
          <w:ilvl w:val="0"/>
          <w:numId w:val="60"/>
        </w:numPr>
        <w:rPr>
          <w:rFonts w:cs="Arial"/>
          <w:sz w:val="22"/>
        </w:rPr>
      </w:pPr>
      <w:r>
        <w:rPr>
          <w:rFonts w:cs="Arial"/>
          <w:sz w:val="22"/>
        </w:rPr>
        <w:t xml:space="preserve">Specify the email server </w:t>
      </w:r>
      <w:r w:rsidR="00E55435">
        <w:rPr>
          <w:rFonts w:cs="Arial"/>
          <w:sz w:val="22"/>
        </w:rPr>
        <w:t>information</w:t>
      </w:r>
      <w:r>
        <w:rPr>
          <w:rFonts w:cs="Arial"/>
          <w:sz w:val="22"/>
        </w:rPr>
        <w:t>.</w:t>
      </w:r>
      <w:r w:rsidR="00E55435">
        <w:rPr>
          <w:rFonts w:cs="Arial"/>
          <w:sz w:val="22"/>
        </w:rPr>
        <w:t xml:space="preserve">  </w:t>
      </w:r>
    </w:p>
    <w:p w14:paraId="31EFE8F9" w14:textId="77777777" w:rsidR="00E55435" w:rsidRDefault="00E55435" w:rsidP="00D97070">
      <w:pPr>
        <w:pStyle w:val="ListParagraph"/>
        <w:numPr>
          <w:ilvl w:val="0"/>
          <w:numId w:val="0"/>
        </w:numPr>
        <w:ind w:left="720"/>
        <w:rPr>
          <w:rFonts w:cs="Arial"/>
          <w:sz w:val="22"/>
        </w:rPr>
      </w:pPr>
    </w:p>
    <w:p w14:paraId="451D26DF" w14:textId="7ED4BD0F" w:rsidR="00F95D92" w:rsidRDefault="00E55435" w:rsidP="00D97070">
      <w:pPr>
        <w:pStyle w:val="ListParagraph"/>
        <w:numPr>
          <w:ilvl w:val="0"/>
          <w:numId w:val="0"/>
        </w:numPr>
        <w:ind w:left="720"/>
        <w:rPr>
          <w:rFonts w:cs="Arial"/>
          <w:sz w:val="22"/>
        </w:rPr>
      </w:pPr>
      <w:r>
        <w:rPr>
          <w:rFonts w:cs="Arial"/>
          <w:sz w:val="22"/>
        </w:rPr>
        <w:t xml:space="preserve">Note: </w:t>
      </w:r>
      <w:r w:rsidRPr="00D97070">
        <w:rPr>
          <w:rFonts w:cs="Arial"/>
          <w:b/>
          <w:sz w:val="22"/>
        </w:rPr>
        <w:t>username</w:t>
      </w:r>
      <w:r>
        <w:rPr>
          <w:rFonts w:cs="Arial"/>
          <w:sz w:val="22"/>
        </w:rPr>
        <w:t xml:space="preserve"> and </w:t>
      </w:r>
      <w:r w:rsidRPr="00D97070">
        <w:rPr>
          <w:rFonts w:cs="Arial"/>
          <w:b/>
          <w:sz w:val="22"/>
        </w:rPr>
        <w:t>password</w:t>
      </w:r>
      <w:r>
        <w:rPr>
          <w:rFonts w:cs="Arial"/>
          <w:sz w:val="22"/>
        </w:rPr>
        <w:t xml:space="preserve"> may be left blank if email sender authentication is not used.  The </w:t>
      </w:r>
      <w:r w:rsidRPr="00D97070">
        <w:rPr>
          <w:rFonts w:cs="Arial"/>
          <w:b/>
          <w:sz w:val="22"/>
        </w:rPr>
        <w:t>from</w:t>
      </w:r>
      <w:r>
        <w:rPr>
          <w:rFonts w:cs="Arial"/>
          <w:sz w:val="22"/>
        </w:rPr>
        <w:t xml:space="preserve"> email address should be set to an appropriate group email for BizFlow Advanced Reporting administrator.  </w:t>
      </w:r>
      <w:r>
        <w:rPr>
          <w:rFonts w:cs="Arial"/>
          <w:b/>
          <w:sz w:val="22"/>
        </w:rPr>
        <w:t>p</w:t>
      </w:r>
      <w:r w:rsidRPr="00D97070">
        <w:rPr>
          <w:rFonts w:cs="Arial"/>
          <w:b/>
          <w:sz w:val="22"/>
        </w:rPr>
        <w:t>rotocol</w:t>
      </w:r>
      <w:r>
        <w:rPr>
          <w:rFonts w:cs="Arial"/>
          <w:sz w:val="22"/>
        </w:rPr>
        <w:t xml:space="preserve"> and </w:t>
      </w:r>
      <w:r w:rsidRPr="00D97070">
        <w:rPr>
          <w:rFonts w:cs="Arial"/>
          <w:b/>
          <w:sz w:val="22"/>
        </w:rPr>
        <w:t>port</w:t>
      </w:r>
      <w:r>
        <w:rPr>
          <w:rFonts w:cs="Arial"/>
          <w:sz w:val="22"/>
        </w:rPr>
        <w:t xml:space="preserve"> may be changed as </w:t>
      </w:r>
      <w:r w:rsidR="00477B0A">
        <w:rPr>
          <w:rFonts w:cs="Arial"/>
          <w:sz w:val="22"/>
        </w:rPr>
        <w:t>appropriate if different from the default setting</w:t>
      </w:r>
      <w:r>
        <w:rPr>
          <w:rFonts w:cs="Arial"/>
          <w:sz w:val="22"/>
        </w:rPr>
        <w:t>.</w:t>
      </w:r>
    </w:p>
    <w:p w14:paraId="0A68FFAC" w14:textId="77777777" w:rsidR="00F95D92" w:rsidRDefault="00F95D92" w:rsidP="00F95D92">
      <w:pPr>
        <w:rPr>
          <w:rFonts w:cs="Arial"/>
          <w:sz w:val="22"/>
        </w:rPr>
      </w:pPr>
    </w:p>
    <w:p w14:paraId="792527F9" w14:textId="4FF0D6B1" w:rsidR="00F95D92" w:rsidRDefault="00F95D92" w:rsidP="00F95D92">
      <w:pPr>
        <w:ind w:left="1134"/>
        <w:rPr>
          <w:rFonts w:ascii="Courier New" w:hAnsi="Courier New" w:cs="Courier New"/>
          <w:i/>
          <w:sz w:val="18"/>
          <w:szCs w:val="18"/>
        </w:rPr>
      </w:pPr>
      <w:r w:rsidRPr="00F95D92">
        <w:rPr>
          <w:rFonts w:ascii="Courier New" w:hAnsi="Courier New" w:cs="Courier New"/>
          <w:sz w:val="18"/>
          <w:szCs w:val="18"/>
        </w:rPr>
        <w:t>report.scheduler.mail.sender.host=</w:t>
      </w:r>
      <w:r w:rsidRPr="00D97070">
        <w:rPr>
          <w:rFonts w:ascii="Courier New" w:hAnsi="Courier New" w:cs="Courier New"/>
          <w:i/>
          <w:sz w:val="18"/>
          <w:szCs w:val="18"/>
        </w:rPr>
        <w:t>&lt;hostname_or_ip_address&gt;</w:t>
      </w:r>
    </w:p>
    <w:p w14:paraId="3F5834CA" w14:textId="4F5791FE" w:rsidR="00E55435" w:rsidRDefault="00E55435" w:rsidP="00F95D92">
      <w:pPr>
        <w:ind w:left="1134"/>
        <w:rPr>
          <w:rFonts w:ascii="Courier New" w:hAnsi="Courier New" w:cs="Courier New"/>
          <w:sz w:val="18"/>
          <w:szCs w:val="18"/>
        </w:rPr>
      </w:pPr>
      <w:r w:rsidRPr="00E55435">
        <w:rPr>
          <w:rFonts w:ascii="Courier New" w:hAnsi="Courier New" w:cs="Courier New"/>
          <w:sz w:val="18"/>
          <w:szCs w:val="18"/>
        </w:rPr>
        <w:t>report.scheduler.mail.sender.username=</w:t>
      </w:r>
      <w:r w:rsidRPr="00D97070">
        <w:rPr>
          <w:rFonts w:ascii="Courier New" w:hAnsi="Courier New" w:cs="Courier New"/>
          <w:i/>
          <w:sz w:val="18"/>
          <w:szCs w:val="18"/>
        </w:rPr>
        <w:t>&lt;email_account_userid&gt;</w:t>
      </w:r>
    </w:p>
    <w:p w14:paraId="0699D7E9" w14:textId="27BF0B70" w:rsidR="00E55435" w:rsidRDefault="00E55435" w:rsidP="00F95D92">
      <w:pPr>
        <w:ind w:left="1134"/>
        <w:rPr>
          <w:rFonts w:ascii="Courier New" w:hAnsi="Courier New" w:cs="Courier New"/>
          <w:sz w:val="18"/>
          <w:szCs w:val="18"/>
        </w:rPr>
      </w:pPr>
      <w:r w:rsidRPr="00E55435">
        <w:rPr>
          <w:rFonts w:ascii="Courier New" w:hAnsi="Courier New" w:cs="Courier New"/>
          <w:sz w:val="18"/>
          <w:szCs w:val="18"/>
        </w:rPr>
        <w:t>report.scheduler.mail.sender.password=</w:t>
      </w:r>
      <w:r w:rsidRPr="00D97070">
        <w:rPr>
          <w:rFonts w:ascii="Courier New" w:hAnsi="Courier New" w:cs="Courier New"/>
          <w:i/>
          <w:sz w:val="18"/>
          <w:szCs w:val="18"/>
        </w:rPr>
        <w:t>&lt;email_account_password&gt;</w:t>
      </w:r>
    </w:p>
    <w:p w14:paraId="36E3DC9E" w14:textId="5C32E66F" w:rsidR="00E55435" w:rsidRDefault="00E55435" w:rsidP="00F95D92">
      <w:pPr>
        <w:ind w:left="1134"/>
        <w:rPr>
          <w:rFonts w:ascii="Courier New" w:hAnsi="Courier New" w:cs="Courier New"/>
          <w:sz w:val="18"/>
          <w:szCs w:val="18"/>
        </w:rPr>
      </w:pPr>
      <w:r w:rsidRPr="00E55435">
        <w:rPr>
          <w:rFonts w:ascii="Courier New" w:hAnsi="Courier New" w:cs="Courier New"/>
          <w:sz w:val="18"/>
          <w:szCs w:val="18"/>
        </w:rPr>
        <w:t>report.scheduler.mail.sender.from=</w:t>
      </w:r>
      <w:r w:rsidRPr="00D97070">
        <w:rPr>
          <w:rFonts w:ascii="Courier New" w:hAnsi="Courier New" w:cs="Courier New"/>
          <w:i/>
          <w:sz w:val="18"/>
          <w:szCs w:val="18"/>
        </w:rPr>
        <w:t>&lt;baradmin@hhs.gov&gt;</w:t>
      </w:r>
    </w:p>
    <w:p w14:paraId="58D5A70C" w14:textId="5A85DB17" w:rsidR="00E55435" w:rsidRDefault="00E55435" w:rsidP="00F95D92">
      <w:pPr>
        <w:ind w:left="1134"/>
        <w:rPr>
          <w:rFonts w:ascii="Courier New" w:hAnsi="Courier New" w:cs="Courier New"/>
          <w:sz w:val="18"/>
          <w:szCs w:val="18"/>
        </w:rPr>
      </w:pPr>
      <w:r w:rsidRPr="00E55435">
        <w:rPr>
          <w:rFonts w:ascii="Courier New" w:hAnsi="Courier New" w:cs="Courier New"/>
          <w:sz w:val="18"/>
          <w:szCs w:val="18"/>
        </w:rPr>
        <w:t>report.scheduler.mail.sender.protocol=smtp</w:t>
      </w:r>
    </w:p>
    <w:p w14:paraId="4E506549" w14:textId="17766369" w:rsidR="00E55435" w:rsidRPr="00E55435" w:rsidRDefault="00E55435" w:rsidP="00F95D92">
      <w:pPr>
        <w:ind w:left="1134"/>
        <w:rPr>
          <w:rFonts w:ascii="Courier New" w:hAnsi="Courier New" w:cs="Courier New"/>
          <w:sz w:val="18"/>
          <w:szCs w:val="18"/>
        </w:rPr>
      </w:pPr>
      <w:r w:rsidRPr="00E55435">
        <w:rPr>
          <w:rFonts w:ascii="Courier New" w:hAnsi="Courier New" w:cs="Courier New"/>
          <w:sz w:val="18"/>
          <w:szCs w:val="18"/>
        </w:rPr>
        <w:t>report.scheduler.mail.sender.port=25</w:t>
      </w:r>
    </w:p>
    <w:p w14:paraId="6F0C476E" w14:textId="77777777" w:rsidR="00F95D92" w:rsidRPr="00D72716" w:rsidRDefault="00F95D92" w:rsidP="00F95D92">
      <w:pPr>
        <w:ind w:left="720"/>
        <w:rPr>
          <w:rFonts w:cs="Arial"/>
          <w:sz w:val="22"/>
        </w:rPr>
      </w:pPr>
    </w:p>
    <w:p w14:paraId="475A89DF" w14:textId="628A53B7" w:rsidR="00954B3E" w:rsidRPr="00954B3E" w:rsidRDefault="00954B3E" w:rsidP="00954B3E">
      <w:pPr>
        <w:pStyle w:val="ListParagraph"/>
        <w:numPr>
          <w:ilvl w:val="0"/>
          <w:numId w:val="60"/>
        </w:numPr>
        <w:rPr>
          <w:ins w:id="220" w:author="Steven Yang" w:date="2018-05-04T12:52:00Z"/>
          <w:rFonts w:cs="Arial"/>
          <w:sz w:val="22"/>
        </w:rPr>
      </w:pPr>
      <w:ins w:id="221" w:author="Steven Yang" w:date="2018-05-04T12:52:00Z">
        <w:r w:rsidRPr="00954B3E">
          <w:rPr>
            <w:sz w:val="22"/>
          </w:rPr>
          <w:t>R</w:t>
        </w:r>
        <w:r w:rsidRPr="00954B3E">
          <w:rPr>
            <w:sz w:val="22"/>
            <w:rPrChange w:id="222" w:author="Steven Yang" w:date="2018-05-04T12:52:00Z">
              <w:rPr>
                <w:szCs w:val="18"/>
              </w:rPr>
            </w:rPrChange>
          </w:rPr>
          <w:t>eporting audit may be enabled/disabled using the following steps</w:t>
        </w:r>
        <w:r w:rsidRPr="00954B3E">
          <w:rPr>
            <w:rFonts w:cs="Arial"/>
            <w:sz w:val="22"/>
          </w:rPr>
          <w:t>.  In the text editor, open the following file.</w:t>
        </w:r>
      </w:ins>
    </w:p>
    <w:p w14:paraId="7768086D" w14:textId="77777777" w:rsidR="00954B3E" w:rsidRDefault="00954B3E" w:rsidP="00954B3E">
      <w:pPr>
        <w:rPr>
          <w:ins w:id="223" w:author="Steven Yang" w:date="2018-05-04T12:52:00Z"/>
          <w:rFonts w:cs="Arial"/>
          <w:sz w:val="22"/>
        </w:rPr>
      </w:pPr>
    </w:p>
    <w:p w14:paraId="6D182452" w14:textId="7663A280" w:rsidR="00954B3E" w:rsidRPr="00A8656F" w:rsidRDefault="00954B3E" w:rsidP="00954B3E">
      <w:pPr>
        <w:ind w:left="1134"/>
        <w:rPr>
          <w:ins w:id="224" w:author="Steven Yang" w:date="2018-05-04T12:52:00Z"/>
          <w:rFonts w:ascii="Courier New" w:hAnsi="Courier New" w:cs="Courier New"/>
          <w:sz w:val="18"/>
          <w:szCs w:val="18"/>
        </w:rPr>
      </w:pPr>
      <w:ins w:id="225" w:author="Steven Yang" w:date="2018-05-04T12:52:00Z">
        <w:r>
          <w:rPr>
            <w:rFonts w:ascii="Courier New" w:hAnsi="Courier New" w:cs="Courier New"/>
            <w:sz w:val="18"/>
            <w:szCs w:val="18"/>
          </w:rPr>
          <w:t>&lt;tomcat_dir&gt;/webapps/bizflowadvreport/WEB-INF/js.</w:t>
        </w:r>
      </w:ins>
      <w:ins w:id="226" w:author="Steven Yang" w:date="2018-05-04T12:55:00Z">
        <w:r>
          <w:rPr>
            <w:rFonts w:ascii="Courier New" w:hAnsi="Courier New" w:cs="Courier New"/>
            <w:sz w:val="18"/>
            <w:szCs w:val="18"/>
          </w:rPr>
          <w:t>config</w:t>
        </w:r>
      </w:ins>
      <w:ins w:id="227" w:author="Steven Yang" w:date="2018-05-04T12:52:00Z">
        <w:r w:rsidRPr="00DF662C">
          <w:rPr>
            <w:rFonts w:ascii="Courier New" w:hAnsi="Courier New" w:cs="Courier New"/>
            <w:sz w:val="18"/>
            <w:szCs w:val="18"/>
          </w:rPr>
          <w:t>.</w:t>
        </w:r>
        <w:r>
          <w:rPr>
            <w:rFonts w:ascii="Courier New" w:hAnsi="Courier New" w:cs="Courier New"/>
            <w:sz w:val="18"/>
            <w:szCs w:val="18"/>
          </w:rPr>
          <w:t>propertie</w:t>
        </w:r>
        <w:r w:rsidRPr="00DF662C">
          <w:rPr>
            <w:rFonts w:ascii="Courier New" w:hAnsi="Courier New" w:cs="Courier New"/>
            <w:sz w:val="18"/>
            <w:szCs w:val="18"/>
          </w:rPr>
          <w:t>s</w:t>
        </w:r>
      </w:ins>
    </w:p>
    <w:p w14:paraId="52365F30" w14:textId="77777777" w:rsidR="00954B3E" w:rsidRDefault="00954B3E" w:rsidP="00954B3E">
      <w:pPr>
        <w:ind w:left="720"/>
        <w:rPr>
          <w:ins w:id="228" w:author="Steven Yang" w:date="2018-05-04T12:52:00Z"/>
          <w:rFonts w:cs="Arial"/>
          <w:sz w:val="22"/>
        </w:rPr>
      </w:pPr>
    </w:p>
    <w:p w14:paraId="0AEEA8F4" w14:textId="682A62DF" w:rsidR="00954B3E" w:rsidRDefault="00954B3E" w:rsidP="00954B3E">
      <w:pPr>
        <w:pStyle w:val="ListParagraph"/>
        <w:numPr>
          <w:ilvl w:val="0"/>
          <w:numId w:val="60"/>
        </w:numPr>
        <w:rPr>
          <w:ins w:id="229" w:author="Steven Yang" w:date="2018-05-04T12:52:00Z"/>
          <w:rFonts w:cs="Arial"/>
          <w:sz w:val="22"/>
        </w:rPr>
      </w:pPr>
      <w:ins w:id="230" w:author="Steven Yang" w:date="2018-05-04T12:52:00Z">
        <w:r>
          <w:rPr>
            <w:rFonts w:cs="Arial"/>
            <w:sz w:val="22"/>
          </w:rPr>
          <w:t xml:space="preserve">Specify </w:t>
        </w:r>
      </w:ins>
      <w:ins w:id="231" w:author="Steven Yang" w:date="2018-05-04T12:56:00Z">
        <w:r>
          <w:rPr>
            <w:rFonts w:cs="Arial"/>
            <w:sz w:val="22"/>
          </w:rPr>
          <w:t>true for the following properties</w:t>
        </w:r>
      </w:ins>
      <w:ins w:id="232" w:author="Steven Yang" w:date="2018-05-04T12:52:00Z">
        <w:r>
          <w:rPr>
            <w:rFonts w:cs="Arial"/>
            <w:sz w:val="22"/>
          </w:rPr>
          <w:t xml:space="preserve">.  </w:t>
        </w:r>
      </w:ins>
    </w:p>
    <w:p w14:paraId="00D45D6E" w14:textId="77777777" w:rsidR="00954B3E" w:rsidRDefault="00954B3E" w:rsidP="00954B3E">
      <w:pPr>
        <w:pStyle w:val="ListParagraph"/>
        <w:numPr>
          <w:ilvl w:val="0"/>
          <w:numId w:val="0"/>
        </w:numPr>
        <w:ind w:left="720"/>
        <w:rPr>
          <w:ins w:id="233" w:author="Steven Yang" w:date="2018-05-04T12:52:00Z"/>
          <w:rFonts w:cs="Arial"/>
          <w:sz w:val="22"/>
        </w:rPr>
      </w:pPr>
    </w:p>
    <w:p w14:paraId="351DA124" w14:textId="77777777" w:rsidR="00954B3E" w:rsidRPr="00954B3E" w:rsidRDefault="00954B3E" w:rsidP="00954B3E">
      <w:pPr>
        <w:ind w:left="1134"/>
        <w:rPr>
          <w:ins w:id="234" w:author="Steven Yang" w:date="2018-05-04T12:53:00Z"/>
          <w:rFonts w:ascii="Courier New" w:hAnsi="Courier New" w:cs="Courier New"/>
          <w:color w:val="000000"/>
          <w:sz w:val="18"/>
          <w:szCs w:val="18"/>
          <w:rPrChange w:id="235" w:author="Steven Yang" w:date="2018-05-04T12:54:00Z">
            <w:rPr>
              <w:ins w:id="236" w:author="Steven Yang" w:date="2018-05-04T12:53:00Z"/>
              <w:rFonts w:ascii="Calibri" w:hAnsi="Calibri"/>
              <w:color w:val="000000"/>
              <w:sz w:val="22"/>
              <w:szCs w:val="22"/>
            </w:rPr>
          </w:rPrChange>
        </w:rPr>
        <w:pPrChange w:id="237" w:author="Steven Yang" w:date="2018-05-04T12:54:00Z">
          <w:pPr/>
        </w:pPrChange>
      </w:pPr>
      <w:ins w:id="238" w:author="Steven Yang" w:date="2018-05-04T12:53:00Z">
        <w:r w:rsidRPr="00954B3E">
          <w:rPr>
            <w:rFonts w:ascii="Courier New" w:hAnsi="Courier New" w:cs="Courier New"/>
            <w:color w:val="1F497D"/>
            <w:sz w:val="18"/>
            <w:szCs w:val="18"/>
            <w:rPrChange w:id="239" w:author="Steven Yang" w:date="2018-05-04T12:54:00Z">
              <w:rPr>
                <w:rFonts w:ascii="Calibri" w:hAnsi="Calibri"/>
                <w:color w:val="1F497D"/>
                <w:sz w:val="22"/>
                <w:szCs w:val="22"/>
              </w:rPr>
            </w:rPrChange>
          </w:rPr>
          <w:t># enable or disable auditing monitoring feature</w:t>
        </w:r>
      </w:ins>
    </w:p>
    <w:p w14:paraId="4CBBB4E0" w14:textId="42875387" w:rsidR="00954B3E" w:rsidRPr="00954B3E" w:rsidRDefault="00954B3E" w:rsidP="00954B3E">
      <w:pPr>
        <w:ind w:left="1134"/>
        <w:rPr>
          <w:ins w:id="240" w:author="Steven Yang" w:date="2018-05-04T12:53:00Z"/>
          <w:rFonts w:ascii="Courier New" w:hAnsi="Courier New" w:cs="Courier New"/>
          <w:color w:val="000000"/>
          <w:sz w:val="18"/>
          <w:szCs w:val="18"/>
          <w:rPrChange w:id="241" w:author="Steven Yang" w:date="2018-05-04T12:54:00Z">
            <w:rPr>
              <w:ins w:id="242" w:author="Steven Yang" w:date="2018-05-04T12:53:00Z"/>
              <w:rFonts w:ascii="Calibri" w:hAnsi="Calibri"/>
              <w:color w:val="000000"/>
              <w:sz w:val="22"/>
              <w:szCs w:val="22"/>
            </w:rPr>
          </w:rPrChange>
        </w:rPr>
        <w:pPrChange w:id="243" w:author="Steven Yang" w:date="2018-05-04T12:54:00Z">
          <w:pPr/>
        </w:pPrChange>
      </w:pPr>
      <w:ins w:id="244" w:author="Steven Yang" w:date="2018-05-04T12:53:00Z">
        <w:r w:rsidRPr="00954B3E">
          <w:rPr>
            <w:rFonts w:ascii="Courier New" w:hAnsi="Courier New" w:cs="Courier New"/>
            <w:b/>
            <w:color w:val="1F497D"/>
            <w:sz w:val="18"/>
            <w:szCs w:val="18"/>
            <w:rPrChange w:id="245" w:author="Steven Yang" w:date="2018-05-04T12:57:00Z">
              <w:rPr>
                <w:rFonts w:ascii="Calibri" w:hAnsi="Calibri"/>
                <w:color w:val="1F497D"/>
                <w:sz w:val="22"/>
                <w:szCs w:val="22"/>
              </w:rPr>
            </w:rPrChange>
          </w:rPr>
          <w:t>feature.audit_monitoring.enabled</w:t>
        </w:r>
        <w:r w:rsidRPr="00954B3E">
          <w:rPr>
            <w:rFonts w:ascii="Courier New" w:hAnsi="Courier New" w:cs="Courier New"/>
            <w:color w:val="1F497D"/>
            <w:sz w:val="18"/>
            <w:szCs w:val="18"/>
            <w:rPrChange w:id="246" w:author="Steven Yang" w:date="2018-05-04T12:54:00Z">
              <w:rPr>
                <w:rFonts w:ascii="Calibri" w:hAnsi="Calibri"/>
                <w:color w:val="1F497D"/>
                <w:sz w:val="22"/>
                <w:szCs w:val="22"/>
              </w:rPr>
            </w:rPrChange>
          </w:rPr>
          <w:t>=</w:t>
        </w:r>
      </w:ins>
      <w:ins w:id="247" w:author="Steven Yang" w:date="2018-05-04T12:56:00Z">
        <w:r>
          <w:rPr>
            <w:rFonts w:ascii="Courier New" w:hAnsi="Courier New" w:cs="Courier New"/>
            <w:color w:val="1F497D"/>
            <w:sz w:val="18"/>
            <w:szCs w:val="18"/>
          </w:rPr>
          <w:t>true</w:t>
        </w:r>
      </w:ins>
    </w:p>
    <w:p w14:paraId="5816C433" w14:textId="77777777" w:rsidR="00954B3E" w:rsidRPr="00954B3E" w:rsidRDefault="00954B3E" w:rsidP="00954B3E">
      <w:pPr>
        <w:ind w:left="1134"/>
        <w:rPr>
          <w:ins w:id="248" w:author="Steven Yang" w:date="2018-05-04T12:53:00Z"/>
          <w:rFonts w:ascii="Courier New" w:hAnsi="Courier New" w:cs="Courier New"/>
          <w:color w:val="000000"/>
          <w:sz w:val="18"/>
          <w:szCs w:val="18"/>
          <w:rPrChange w:id="249" w:author="Steven Yang" w:date="2018-05-04T12:54:00Z">
            <w:rPr>
              <w:ins w:id="250" w:author="Steven Yang" w:date="2018-05-04T12:53:00Z"/>
              <w:rFonts w:ascii="Calibri" w:hAnsi="Calibri"/>
              <w:color w:val="000000"/>
              <w:sz w:val="22"/>
              <w:szCs w:val="22"/>
            </w:rPr>
          </w:rPrChange>
        </w:rPr>
        <w:pPrChange w:id="251" w:author="Steven Yang" w:date="2018-05-04T12:54:00Z">
          <w:pPr/>
        </w:pPrChange>
      </w:pPr>
      <w:ins w:id="252" w:author="Steven Yang" w:date="2018-05-04T12:53:00Z">
        <w:r w:rsidRPr="00954B3E">
          <w:rPr>
            <w:rFonts w:ascii="Courier New" w:hAnsi="Courier New" w:cs="Courier New"/>
            <w:color w:val="1F497D"/>
            <w:sz w:val="18"/>
            <w:szCs w:val="18"/>
            <w:rPrChange w:id="253" w:author="Steven Yang" w:date="2018-05-04T12:54:00Z">
              <w:rPr>
                <w:rFonts w:ascii="Calibri" w:hAnsi="Calibri"/>
                <w:color w:val="1F497D"/>
                <w:sz w:val="22"/>
                <w:szCs w:val="22"/>
              </w:rPr>
            </w:rPrChange>
          </w:rPr>
          <w:t> </w:t>
        </w:r>
      </w:ins>
    </w:p>
    <w:p w14:paraId="7C71B5A9" w14:textId="77777777" w:rsidR="00954B3E" w:rsidRPr="00954B3E" w:rsidRDefault="00954B3E" w:rsidP="00954B3E">
      <w:pPr>
        <w:ind w:left="1134"/>
        <w:rPr>
          <w:ins w:id="254" w:author="Steven Yang" w:date="2018-05-04T12:53:00Z"/>
          <w:rFonts w:ascii="Courier New" w:hAnsi="Courier New" w:cs="Courier New"/>
          <w:color w:val="000000"/>
          <w:sz w:val="18"/>
          <w:szCs w:val="18"/>
          <w:rPrChange w:id="255" w:author="Steven Yang" w:date="2018-05-04T12:54:00Z">
            <w:rPr>
              <w:ins w:id="256" w:author="Steven Yang" w:date="2018-05-04T12:53:00Z"/>
              <w:rFonts w:ascii="Calibri" w:hAnsi="Calibri"/>
              <w:color w:val="000000"/>
              <w:sz w:val="22"/>
              <w:szCs w:val="22"/>
            </w:rPr>
          </w:rPrChange>
        </w:rPr>
        <w:pPrChange w:id="257" w:author="Steven Yang" w:date="2018-05-04T12:54:00Z">
          <w:pPr/>
        </w:pPrChange>
      </w:pPr>
      <w:ins w:id="258" w:author="Steven Yang" w:date="2018-05-04T12:53:00Z">
        <w:r w:rsidRPr="00954B3E">
          <w:rPr>
            <w:rFonts w:ascii="Courier New" w:hAnsi="Courier New" w:cs="Courier New"/>
            <w:color w:val="1F497D"/>
            <w:sz w:val="18"/>
            <w:szCs w:val="18"/>
            <w:rPrChange w:id="259" w:author="Steven Yang" w:date="2018-05-04T12:54:00Z">
              <w:rPr>
                <w:rFonts w:ascii="Calibri" w:hAnsi="Calibri"/>
                <w:color w:val="1F497D"/>
                <w:sz w:val="22"/>
                <w:szCs w:val="22"/>
              </w:rPr>
            </w:rPrChange>
          </w:rPr>
          <w:t># Enable or disable Auditing</w:t>
        </w:r>
      </w:ins>
    </w:p>
    <w:p w14:paraId="31530C22" w14:textId="049DBC74" w:rsidR="00954B3E" w:rsidRPr="00954B3E" w:rsidRDefault="00954B3E" w:rsidP="00954B3E">
      <w:pPr>
        <w:ind w:left="1134"/>
        <w:rPr>
          <w:ins w:id="260" w:author="Steven Yang" w:date="2018-05-04T12:53:00Z"/>
          <w:rFonts w:ascii="Courier New" w:hAnsi="Courier New" w:cs="Courier New"/>
          <w:color w:val="000000"/>
          <w:sz w:val="18"/>
          <w:szCs w:val="18"/>
          <w:rPrChange w:id="261" w:author="Steven Yang" w:date="2018-05-04T12:54:00Z">
            <w:rPr>
              <w:ins w:id="262" w:author="Steven Yang" w:date="2018-05-04T12:53:00Z"/>
              <w:rFonts w:ascii="Calibri" w:hAnsi="Calibri"/>
              <w:color w:val="000000"/>
              <w:sz w:val="22"/>
              <w:szCs w:val="22"/>
            </w:rPr>
          </w:rPrChange>
        </w:rPr>
        <w:pPrChange w:id="263" w:author="Steven Yang" w:date="2018-05-04T12:54:00Z">
          <w:pPr/>
        </w:pPrChange>
      </w:pPr>
      <w:ins w:id="264" w:author="Steven Yang" w:date="2018-05-04T12:53:00Z">
        <w:r w:rsidRPr="00954B3E">
          <w:rPr>
            <w:rFonts w:ascii="Courier New" w:hAnsi="Courier New" w:cs="Courier New"/>
            <w:b/>
            <w:color w:val="1F497D"/>
            <w:sz w:val="18"/>
            <w:szCs w:val="18"/>
            <w:rPrChange w:id="265" w:author="Steven Yang" w:date="2018-05-04T12:57:00Z">
              <w:rPr>
                <w:rFonts w:ascii="Calibri" w:hAnsi="Calibri"/>
                <w:color w:val="1F497D"/>
                <w:sz w:val="22"/>
                <w:szCs w:val="22"/>
              </w:rPr>
            </w:rPrChange>
          </w:rPr>
          <w:t>audit.records.enabled</w:t>
        </w:r>
        <w:r w:rsidRPr="00954B3E">
          <w:rPr>
            <w:rFonts w:ascii="Courier New" w:hAnsi="Courier New" w:cs="Courier New"/>
            <w:color w:val="1F497D"/>
            <w:sz w:val="18"/>
            <w:szCs w:val="18"/>
            <w:rPrChange w:id="266" w:author="Steven Yang" w:date="2018-05-04T12:54:00Z">
              <w:rPr>
                <w:rFonts w:ascii="Calibri" w:hAnsi="Calibri"/>
                <w:color w:val="1F497D"/>
                <w:sz w:val="22"/>
                <w:szCs w:val="22"/>
              </w:rPr>
            </w:rPrChange>
          </w:rPr>
          <w:t>=</w:t>
        </w:r>
      </w:ins>
      <w:ins w:id="267" w:author="Steven Yang" w:date="2018-05-04T12:56:00Z">
        <w:r>
          <w:rPr>
            <w:rFonts w:ascii="Courier New" w:hAnsi="Courier New" w:cs="Courier New"/>
            <w:color w:val="1F497D"/>
            <w:sz w:val="18"/>
            <w:szCs w:val="18"/>
          </w:rPr>
          <w:t>true</w:t>
        </w:r>
      </w:ins>
    </w:p>
    <w:p w14:paraId="5A053204" w14:textId="77777777" w:rsidR="00954B3E" w:rsidRPr="00954B3E" w:rsidRDefault="00954B3E" w:rsidP="00954B3E">
      <w:pPr>
        <w:ind w:left="1134"/>
        <w:rPr>
          <w:ins w:id="268" w:author="Steven Yang" w:date="2018-05-04T12:53:00Z"/>
          <w:rFonts w:ascii="Courier New" w:hAnsi="Courier New" w:cs="Courier New"/>
          <w:color w:val="000000"/>
          <w:sz w:val="18"/>
          <w:szCs w:val="18"/>
          <w:rPrChange w:id="269" w:author="Steven Yang" w:date="2018-05-04T12:54:00Z">
            <w:rPr>
              <w:ins w:id="270" w:author="Steven Yang" w:date="2018-05-04T12:53:00Z"/>
              <w:rFonts w:ascii="Calibri" w:hAnsi="Calibri"/>
              <w:color w:val="000000"/>
              <w:sz w:val="22"/>
              <w:szCs w:val="22"/>
            </w:rPr>
          </w:rPrChange>
        </w:rPr>
        <w:pPrChange w:id="271" w:author="Steven Yang" w:date="2018-05-04T12:54:00Z">
          <w:pPr/>
        </w:pPrChange>
      </w:pPr>
      <w:ins w:id="272" w:author="Steven Yang" w:date="2018-05-04T12:53:00Z">
        <w:r w:rsidRPr="00954B3E">
          <w:rPr>
            <w:rFonts w:ascii="Courier New" w:hAnsi="Courier New" w:cs="Courier New"/>
            <w:color w:val="1F497D"/>
            <w:sz w:val="18"/>
            <w:szCs w:val="18"/>
            <w:rPrChange w:id="273" w:author="Steven Yang" w:date="2018-05-04T12:54:00Z">
              <w:rPr>
                <w:rFonts w:ascii="Calibri" w:hAnsi="Calibri"/>
                <w:color w:val="1F497D"/>
                <w:sz w:val="22"/>
                <w:szCs w:val="22"/>
              </w:rPr>
            </w:rPrChange>
          </w:rPr>
          <w:t> </w:t>
        </w:r>
      </w:ins>
    </w:p>
    <w:p w14:paraId="145CB01A" w14:textId="77777777" w:rsidR="00954B3E" w:rsidRPr="00954B3E" w:rsidRDefault="00954B3E" w:rsidP="00954B3E">
      <w:pPr>
        <w:ind w:left="1134"/>
        <w:rPr>
          <w:ins w:id="274" w:author="Steven Yang" w:date="2018-05-04T12:53:00Z"/>
          <w:rFonts w:ascii="Courier New" w:hAnsi="Courier New" w:cs="Courier New"/>
          <w:color w:val="000000"/>
          <w:sz w:val="18"/>
          <w:szCs w:val="18"/>
          <w:rPrChange w:id="275" w:author="Steven Yang" w:date="2018-05-04T12:54:00Z">
            <w:rPr>
              <w:ins w:id="276" w:author="Steven Yang" w:date="2018-05-04T12:53:00Z"/>
              <w:rFonts w:ascii="Calibri" w:hAnsi="Calibri"/>
              <w:color w:val="000000"/>
              <w:sz w:val="22"/>
              <w:szCs w:val="22"/>
            </w:rPr>
          </w:rPrChange>
        </w:rPr>
        <w:pPrChange w:id="277" w:author="Steven Yang" w:date="2018-05-04T12:54:00Z">
          <w:pPr/>
        </w:pPrChange>
      </w:pPr>
      <w:ins w:id="278" w:author="Steven Yang" w:date="2018-05-04T12:53:00Z">
        <w:r w:rsidRPr="00954B3E">
          <w:rPr>
            <w:rFonts w:ascii="Courier New" w:hAnsi="Courier New" w:cs="Courier New"/>
            <w:color w:val="1F497D"/>
            <w:sz w:val="18"/>
            <w:szCs w:val="18"/>
            <w:rPrChange w:id="279" w:author="Steven Yang" w:date="2018-05-04T12:54:00Z">
              <w:rPr>
                <w:rFonts w:ascii="Calibri" w:hAnsi="Calibri"/>
                <w:color w:val="1F497D"/>
                <w:sz w:val="22"/>
                <w:szCs w:val="22"/>
              </w:rPr>
            </w:rPrChange>
          </w:rPr>
          <w:t># Enable or disable Monitoring</w:t>
        </w:r>
      </w:ins>
    </w:p>
    <w:p w14:paraId="42DC9775" w14:textId="7A64B5C2" w:rsidR="00954B3E" w:rsidRPr="00954B3E" w:rsidRDefault="00954B3E" w:rsidP="00954B3E">
      <w:pPr>
        <w:ind w:left="1134"/>
        <w:rPr>
          <w:ins w:id="280" w:author="Steven Yang" w:date="2018-05-04T12:53:00Z"/>
          <w:rFonts w:ascii="Courier New" w:hAnsi="Courier New" w:cs="Courier New"/>
          <w:color w:val="000000"/>
          <w:sz w:val="18"/>
          <w:szCs w:val="18"/>
          <w:rPrChange w:id="281" w:author="Steven Yang" w:date="2018-05-04T12:54:00Z">
            <w:rPr>
              <w:ins w:id="282" w:author="Steven Yang" w:date="2018-05-04T12:53:00Z"/>
              <w:rFonts w:ascii="Calibri" w:hAnsi="Calibri"/>
              <w:color w:val="000000"/>
              <w:sz w:val="22"/>
              <w:szCs w:val="22"/>
            </w:rPr>
          </w:rPrChange>
        </w:rPr>
        <w:pPrChange w:id="283" w:author="Steven Yang" w:date="2018-05-04T12:54:00Z">
          <w:pPr/>
        </w:pPrChange>
      </w:pPr>
      <w:ins w:id="284" w:author="Steven Yang" w:date="2018-05-04T12:53:00Z">
        <w:r w:rsidRPr="00954B3E">
          <w:rPr>
            <w:rFonts w:ascii="Courier New" w:hAnsi="Courier New" w:cs="Courier New"/>
            <w:b/>
            <w:color w:val="1F497D"/>
            <w:sz w:val="18"/>
            <w:szCs w:val="18"/>
            <w:rPrChange w:id="285" w:author="Steven Yang" w:date="2018-05-04T12:57:00Z">
              <w:rPr>
                <w:rFonts w:ascii="Calibri" w:hAnsi="Calibri"/>
                <w:color w:val="1F497D"/>
                <w:sz w:val="22"/>
                <w:szCs w:val="22"/>
              </w:rPr>
            </w:rPrChange>
          </w:rPr>
          <w:t>monitoring.records.enabled</w:t>
        </w:r>
        <w:r w:rsidRPr="00954B3E">
          <w:rPr>
            <w:rFonts w:ascii="Courier New" w:hAnsi="Courier New" w:cs="Courier New"/>
            <w:color w:val="1F497D"/>
            <w:sz w:val="18"/>
            <w:szCs w:val="18"/>
            <w:rPrChange w:id="286" w:author="Steven Yang" w:date="2018-05-04T12:54:00Z">
              <w:rPr>
                <w:rFonts w:ascii="Calibri" w:hAnsi="Calibri"/>
                <w:color w:val="1F497D"/>
                <w:sz w:val="22"/>
                <w:szCs w:val="22"/>
              </w:rPr>
            </w:rPrChange>
          </w:rPr>
          <w:t>=</w:t>
        </w:r>
      </w:ins>
      <w:ins w:id="287" w:author="Steven Yang" w:date="2018-05-04T12:56:00Z">
        <w:r>
          <w:rPr>
            <w:rFonts w:ascii="Courier New" w:hAnsi="Courier New" w:cs="Courier New"/>
            <w:color w:val="1F497D"/>
            <w:sz w:val="18"/>
            <w:szCs w:val="18"/>
          </w:rPr>
          <w:t>true</w:t>
        </w:r>
      </w:ins>
    </w:p>
    <w:p w14:paraId="0ED28755" w14:textId="0EC1E842" w:rsidR="00954B3E" w:rsidRDefault="00954B3E" w:rsidP="00954B3E">
      <w:pPr>
        <w:ind w:left="1134"/>
        <w:rPr>
          <w:ins w:id="288" w:author="Steven Yang" w:date="2018-05-04T12:52:00Z"/>
          <w:rFonts w:ascii="Courier New" w:hAnsi="Courier New" w:cs="Courier New"/>
          <w:sz w:val="18"/>
          <w:szCs w:val="18"/>
        </w:rPr>
      </w:pPr>
    </w:p>
    <w:p w14:paraId="7A377567" w14:textId="17A85552" w:rsidR="005F2189" w:rsidDel="00954B3E" w:rsidRDefault="005F2189" w:rsidP="00C03530">
      <w:pPr>
        <w:rPr>
          <w:del w:id="289" w:author="Steven Yang" w:date="2018-05-04T12:54:00Z"/>
          <w:rFonts w:cs="Arial"/>
          <w:sz w:val="22"/>
        </w:rPr>
      </w:pPr>
    </w:p>
    <w:p w14:paraId="0A2F294F" w14:textId="77777777" w:rsidR="00E55435" w:rsidRDefault="00E55435" w:rsidP="00C03530">
      <w:pPr>
        <w:rPr>
          <w:rFonts w:cs="Arial"/>
          <w:sz w:val="22"/>
        </w:rPr>
      </w:pPr>
    </w:p>
    <w:p w14:paraId="305D5113" w14:textId="4B6EA610" w:rsidR="009F467B" w:rsidRDefault="009F7951" w:rsidP="00B71FDD">
      <w:pPr>
        <w:pStyle w:val="Heading3"/>
      </w:pPr>
      <w:bookmarkStart w:id="290" w:name="_Toc387058550"/>
      <w:r>
        <w:t>BizFlow Web Portal Configuration</w:t>
      </w:r>
      <w:bookmarkEnd w:id="290"/>
    </w:p>
    <w:p w14:paraId="40273E50" w14:textId="450FF95A" w:rsidR="009F7951" w:rsidRDefault="009F7951" w:rsidP="009F7951">
      <w:pPr>
        <w:pStyle w:val="ListParagraph"/>
        <w:numPr>
          <w:ilvl w:val="0"/>
          <w:numId w:val="52"/>
        </w:numPr>
        <w:rPr>
          <w:rFonts w:cs="Arial"/>
          <w:sz w:val="22"/>
        </w:rPr>
      </w:pPr>
      <w:r>
        <w:rPr>
          <w:rFonts w:cs="Arial"/>
          <w:sz w:val="22"/>
        </w:rPr>
        <w:t>Log in to BizFlow Web Portal as a system administrator</w:t>
      </w:r>
      <w:r w:rsidRPr="00F77C1B">
        <w:rPr>
          <w:rFonts w:cs="Arial"/>
          <w:sz w:val="22"/>
        </w:rPr>
        <w:t>.</w:t>
      </w:r>
    </w:p>
    <w:p w14:paraId="10DDC10C" w14:textId="3416B1E4" w:rsidR="009F7951" w:rsidRDefault="009F7951" w:rsidP="009F7951">
      <w:pPr>
        <w:pStyle w:val="ListParagraph"/>
        <w:numPr>
          <w:ilvl w:val="0"/>
          <w:numId w:val="52"/>
        </w:numPr>
        <w:rPr>
          <w:rFonts w:cs="Arial"/>
          <w:sz w:val="22"/>
        </w:rPr>
      </w:pPr>
      <w:r>
        <w:rPr>
          <w:rFonts w:cs="Arial"/>
          <w:sz w:val="22"/>
        </w:rPr>
        <w:t>Click on ADMINISTRATION tab at the top right corner.</w:t>
      </w:r>
    </w:p>
    <w:p w14:paraId="56DE9569" w14:textId="0545E158" w:rsidR="009F7951" w:rsidRDefault="009F7951" w:rsidP="009F7951">
      <w:pPr>
        <w:pStyle w:val="ListParagraph"/>
        <w:numPr>
          <w:ilvl w:val="0"/>
          <w:numId w:val="52"/>
        </w:numPr>
        <w:rPr>
          <w:rFonts w:cs="Arial"/>
          <w:sz w:val="22"/>
        </w:rPr>
      </w:pPr>
      <w:r>
        <w:rPr>
          <w:rFonts w:cs="Arial"/>
          <w:sz w:val="22"/>
        </w:rPr>
        <w:lastRenderedPageBreak/>
        <w:t>Click on Global Options on the configuration page.</w:t>
      </w:r>
    </w:p>
    <w:p w14:paraId="5B0260BC" w14:textId="35A6BA67" w:rsidR="009F7951" w:rsidRDefault="009F7951" w:rsidP="009F7951">
      <w:pPr>
        <w:pStyle w:val="ListParagraph"/>
        <w:numPr>
          <w:ilvl w:val="0"/>
          <w:numId w:val="52"/>
        </w:numPr>
        <w:rPr>
          <w:rFonts w:cs="Arial"/>
          <w:sz w:val="22"/>
        </w:rPr>
      </w:pPr>
      <w:r>
        <w:rPr>
          <w:rFonts w:cs="Arial"/>
          <w:sz w:val="22"/>
        </w:rPr>
        <w:t>Select “Process Design” option for Options Category dropdown on the upper right corner.</w:t>
      </w:r>
    </w:p>
    <w:p w14:paraId="4345A033" w14:textId="2A793982" w:rsidR="009F7951" w:rsidRDefault="009F7951" w:rsidP="009F7951">
      <w:pPr>
        <w:pStyle w:val="ListParagraph"/>
        <w:numPr>
          <w:ilvl w:val="0"/>
          <w:numId w:val="52"/>
        </w:numPr>
        <w:rPr>
          <w:rFonts w:cs="Arial"/>
          <w:sz w:val="22"/>
        </w:rPr>
      </w:pPr>
      <w:r>
        <w:rPr>
          <w:rFonts w:cs="Arial"/>
          <w:sz w:val="22"/>
        </w:rPr>
        <w:t>Click disk icon next to the Options Category to check out.</w:t>
      </w:r>
    </w:p>
    <w:p w14:paraId="3E2F4338" w14:textId="77777777" w:rsidR="009F7951" w:rsidRDefault="009F7951" w:rsidP="009F7951">
      <w:pPr>
        <w:pStyle w:val="ListParagraph"/>
        <w:numPr>
          <w:ilvl w:val="0"/>
          <w:numId w:val="52"/>
        </w:numPr>
        <w:rPr>
          <w:rFonts w:cs="Arial"/>
          <w:sz w:val="22"/>
        </w:rPr>
      </w:pPr>
      <w:r>
        <w:rPr>
          <w:rFonts w:cs="Arial"/>
          <w:sz w:val="22"/>
        </w:rPr>
        <w:t xml:space="preserve">Type the URL of the BizFlow Web Portal to the field labled “Base URL”.  </w:t>
      </w:r>
    </w:p>
    <w:p w14:paraId="191BEB32" w14:textId="77777777" w:rsidR="009F1DFD" w:rsidRDefault="009F1DFD" w:rsidP="009F7951">
      <w:pPr>
        <w:pStyle w:val="ListParagraph"/>
        <w:numPr>
          <w:ilvl w:val="0"/>
          <w:numId w:val="0"/>
        </w:numPr>
        <w:ind w:left="720"/>
        <w:rPr>
          <w:rFonts w:cs="Arial"/>
          <w:sz w:val="22"/>
        </w:rPr>
      </w:pPr>
    </w:p>
    <w:p w14:paraId="55B1CCE4" w14:textId="5DC0894C" w:rsidR="009F7951" w:rsidRPr="00F77C1B" w:rsidRDefault="009F7951" w:rsidP="009F7951">
      <w:pPr>
        <w:pStyle w:val="ListParagraph"/>
        <w:numPr>
          <w:ilvl w:val="0"/>
          <w:numId w:val="0"/>
        </w:numPr>
        <w:ind w:left="720"/>
        <w:rPr>
          <w:rFonts w:cs="Arial"/>
          <w:sz w:val="22"/>
        </w:rPr>
      </w:pPr>
      <w:r>
        <w:rPr>
          <w:rFonts w:cs="Arial"/>
          <w:sz w:val="22"/>
        </w:rPr>
        <w:t>Fo</w:t>
      </w:r>
      <w:r w:rsidR="009F1DFD">
        <w:rPr>
          <w:rFonts w:cs="Arial"/>
          <w:sz w:val="22"/>
        </w:rPr>
        <w:t>r example, “</w:t>
      </w:r>
      <w:r w:rsidR="009F1DFD" w:rsidRPr="009F1DFD">
        <w:rPr>
          <w:rFonts w:ascii="Courier New" w:hAnsi="Courier New" w:cs="Courier New"/>
          <w:sz w:val="20"/>
          <w:szCs w:val="20"/>
        </w:rPr>
        <w:t>http://</w:t>
      </w:r>
      <w:r w:rsidR="00BA667B">
        <w:rPr>
          <w:rFonts w:ascii="Courier New" w:hAnsi="Courier New" w:cs="Courier New"/>
          <w:sz w:val="20"/>
          <w:szCs w:val="20"/>
        </w:rPr>
        <w:t>dev.bizflow.hhs.gov</w:t>
      </w:r>
      <w:r w:rsidR="009F1DFD" w:rsidRPr="009F1DFD">
        <w:rPr>
          <w:rFonts w:ascii="Courier New" w:hAnsi="Courier New" w:cs="Courier New"/>
          <w:sz w:val="20"/>
          <w:szCs w:val="20"/>
        </w:rPr>
        <w:t>/bizflow</w:t>
      </w:r>
      <w:r w:rsidR="009F1DFD">
        <w:rPr>
          <w:rFonts w:cs="Arial"/>
          <w:sz w:val="22"/>
        </w:rPr>
        <w:t>”</w:t>
      </w:r>
    </w:p>
    <w:p w14:paraId="340285AE" w14:textId="77777777" w:rsidR="009F7951" w:rsidRPr="009F7951" w:rsidRDefault="009F7951" w:rsidP="009F7951">
      <w:pPr>
        <w:ind w:left="720" w:hanging="360"/>
        <w:rPr>
          <w:rFonts w:cs="Arial"/>
          <w:sz w:val="22"/>
        </w:rPr>
      </w:pPr>
    </w:p>
    <w:p w14:paraId="7DC5BD86" w14:textId="77777777" w:rsidR="00D87E82" w:rsidRDefault="009F7951" w:rsidP="009F7951">
      <w:pPr>
        <w:pStyle w:val="ListParagraph"/>
        <w:numPr>
          <w:ilvl w:val="0"/>
          <w:numId w:val="52"/>
        </w:numPr>
        <w:rPr>
          <w:rFonts w:cs="Arial"/>
          <w:sz w:val="22"/>
        </w:rPr>
      </w:pPr>
      <w:r>
        <w:rPr>
          <w:rFonts w:cs="Arial"/>
          <w:sz w:val="22"/>
        </w:rPr>
        <w:t xml:space="preserve">Click the disk icon with down arrow to check in the change.  </w:t>
      </w:r>
    </w:p>
    <w:p w14:paraId="1EAA9C37" w14:textId="77777777" w:rsidR="00D87E82" w:rsidRDefault="00D87E82" w:rsidP="00D669EA">
      <w:pPr>
        <w:pStyle w:val="ListParagraph"/>
        <w:numPr>
          <w:ilvl w:val="0"/>
          <w:numId w:val="0"/>
        </w:numPr>
        <w:ind w:left="720"/>
        <w:rPr>
          <w:rFonts w:cs="Arial"/>
          <w:sz w:val="22"/>
        </w:rPr>
      </w:pPr>
    </w:p>
    <w:p w14:paraId="5FCF43BE" w14:textId="2604BBF0" w:rsidR="009F7951" w:rsidRDefault="00D87E82" w:rsidP="00D669EA">
      <w:pPr>
        <w:pStyle w:val="ListParagraph"/>
        <w:numPr>
          <w:ilvl w:val="0"/>
          <w:numId w:val="0"/>
        </w:numPr>
        <w:ind w:left="720"/>
        <w:rPr>
          <w:rFonts w:cs="Arial"/>
          <w:sz w:val="22"/>
        </w:rPr>
      </w:pPr>
      <w:r w:rsidRPr="00D87E82">
        <w:rPr>
          <w:rFonts w:cs="Arial"/>
          <w:noProof/>
          <w:sz w:val="22"/>
        </w:rPr>
        <w:drawing>
          <wp:inline distT="0" distB="0" distL="0" distR="0" wp14:anchorId="45FA3B83" wp14:editId="2BC9F4EC">
            <wp:extent cx="5290063" cy="2700867"/>
            <wp:effectExtent l="0" t="0" r="0" b="0"/>
            <wp:docPr id="24" name="Picture 24" descr="Macintosh HD:private:var:folders:9d:ryd91ph94rzdgtcp85bwg1w00000gp:T:com.skitch.skitch:DMDE6C2F2EF-CDB3-48C3-84FE-051037261E17:Pasted_Image_3_24_17__3_55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d:ryd91ph94rzdgtcp85bwg1w00000gp:T:com.skitch.skitch:DMDE6C2F2EF-CDB3-48C3-84FE-051037261E17:Pasted_Image_3_24_17__3_55_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0063" cy="2700867"/>
                    </a:xfrm>
                    <a:prstGeom prst="rect">
                      <a:avLst/>
                    </a:prstGeom>
                    <a:noFill/>
                    <a:ln>
                      <a:noFill/>
                    </a:ln>
                  </pic:spPr>
                </pic:pic>
              </a:graphicData>
            </a:graphic>
          </wp:inline>
        </w:drawing>
      </w:r>
    </w:p>
    <w:p w14:paraId="12379C09" w14:textId="77777777" w:rsidR="00D87E82" w:rsidRDefault="00D87E82" w:rsidP="00D669EA">
      <w:pPr>
        <w:pStyle w:val="ListParagraph"/>
        <w:numPr>
          <w:ilvl w:val="0"/>
          <w:numId w:val="0"/>
        </w:numPr>
        <w:ind w:left="720"/>
        <w:rPr>
          <w:rFonts w:cs="Arial"/>
          <w:sz w:val="22"/>
        </w:rPr>
      </w:pPr>
    </w:p>
    <w:p w14:paraId="290BC32F" w14:textId="77777777" w:rsidR="00D87E82" w:rsidRDefault="00D87E82" w:rsidP="00D669EA">
      <w:pPr>
        <w:pStyle w:val="ListParagraph"/>
        <w:numPr>
          <w:ilvl w:val="0"/>
          <w:numId w:val="0"/>
        </w:numPr>
        <w:ind w:left="720"/>
        <w:rPr>
          <w:rFonts w:cs="Arial"/>
          <w:sz w:val="22"/>
        </w:rPr>
      </w:pPr>
    </w:p>
    <w:p w14:paraId="434BB1F3" w14:textId="77777777" w:rsidR="00D87E82" w:rsidRDefault="00D87E82" w:rsidP="00D669EA">
      <w:pPr>
        <w:pStyle w:val="ListParagraph"/>
        <w:numPr>
          <w:ilvl w:val="0"/>
          <w:numId w:val="0"/>
        </w:numPr>
        <w:ind w:left="720"/>
        <w:rPr>
          <w:rFonts w:cs="Arial"/>
          <w:sz w:val="22"/>
        </w:rPr>
      </w:pPr>
    </w:p>
    <w:p w14:paraId="20B11526" w14:textId="5B76388A" w:rsidR="00D87E82" w:rsidRDefault="00D87E82" w:rsidP="00D87E82">
      <w:pPr>
        <w:pStyle w:val="ListParagraph"/>
        <w:numPr>
          <w:ilvl w:val="0"/>
          <w:numId w:val="52"/>
        </w:numPr>
        <w:rPr>
          <w:rFonts w:cs="Arial"/>
          <w:sz w:val="22"/>
        </w:rPr>
      </w:pPr>
      <w:r>
        <w:rPr>
          <w:rFonts w:cs="Arial"/>
          <w:sz w:val="22"/>
        </w:rPr>
        <w:t>Select “Work Area Defaults” option for Options Category dropdown on the upper right corner.</w:t>
      </w:r>
    </w:p>
    <w:p w14:paraId="448503CF" w14:textId="77777777" w:rsidR="00D87E82" w:rsidRDefault="00D87E82" w:rsidP="00D87E82">
      <w:pPr>
        <w:pStyle w:val="ListParagraph"/>
        <w:numPr>
          <w:ilvl w:val="0"/>
          <w:numId w:val="52"/>
        </w:numPr>
        <w:rPr>
          <w:rFonts w:cs="Arial"/>
          <w:sz w:val="22"/>
        </w:rPr>
      </w:pPr>
      <w:r>
        <w:rPr>
          <w:rFonts w:cs="Arial"/>
          <w:sz w:val="22"/>
        </w:rPr>
        <w:t>Click disk icon next to the Options Category to check out.</w:t>
      </w:r>
    </w:p>
    <w:p w14:paraId="35540691" w14:textId="786156F5" w:rsidR="00D87E82" w:rsidRDefault="00D87E82" w:rsidP="00D87E82">
      <w:pPr>
        <w:pStyle w:val="ListParagraph"/>
        <w:numPr>
          <w:ilvl w:val="0"/>
          <w:numId w:val="52"/>
        </w:numPr>
        <w:rPr>
          <w:rFonts w:cs="Arial"/>
          <w:sz w:val="22"/>
        </w:rPr>
      </w:pPr>
      <w:r>
        <w:rPr>
          <w:rFonts w:cs="Arial"/>
          <w:sz w:val="22"/>
        </w:rPr>
        <w:t>Set “Current Process” option for Show Attachment dropdown.</w:t>
      </w:r>
      <w:r w:rsidRPr="00D87E82">
        <w:rPr>
          <w:rFonts w:cs="Arial"/>
          <w:sz w:val="22"/>
        </w:rPr>
        <w:t xml:space="preserve"> </w:t>
      </w:r>
    </w:p>
    <w:p w14:paraId="738CB74F" w14:textId="65A3A1BE" w:rsidR="00D87E82" w:rsidRDefault="00D87E82" w:rsidP="00D87E82">
      <w:pPr>
        <w:pStyle w:val="ListParagraph"/>
        <w:numPr>
          <w:ilvl w:val="0"/>
          <w:numId w:val="52"/>
        </w:numPr>
        <w:rPr>
          <w:rFonts w:cs="Arial"/>
          <w:sz w:val="22"/>
        </w:rPr>
      </w:pPr>
      <w:r>
        <w:rPr>
          <w:rFonts w:cs="Arial"/>
          <w:sz w:val="22"/>
        </w:rPr>
        <w:t>Set “Current Process” option for Show Comments dropdown.</w:t>
      </w:r>
    </w:p>
    <w:p w14:paraId="5ABDC8E3" w14:textId="77777777" w:rsidR="00D87E82" w:rsidRDefault="00D87E82" w:rsidP="00D87E82">
      <w:pPr>
        <w:pStyle w:val="ListParagraph"/>
        <w:numPr>
          <w:ilvl w:val="0"/>
          <w:numId w:val="52"/>
        </w:numPr>
        <w:rPr>
          <w:rFonts w:cs="Arial"/>
          <w:sz w:val="22"/>
        </w:rPr>
      </w:pPr>
      <w:r>
        <w:rPr>
          <w:rFonts w:cs="Arial"/>
          <w:sz w:val="22"/>
        </w:rPr>
        <w:t xml:space="preserve">Click the disk icon with down arrow to check in the change.  </w:t>
      </w:r>
    </w:p>
    <w:p w14:paraId="0A8EAA7C" w14:textId="2033DE17" w:rsidR="00D87E82" w:rsidRDefault="00D87E82" w:rsidP="00D669EA">
      <w:pPr>
        <w:pStyle w:val="ListParagraph"/>
        <w:numPr>
          <w:ilvl w:val="0"/>
          <w:numId w:val="0"/>
        </w:numPr>
        <w:ind w:left="720"/>
        <w:rPr>
          <w:rFonts w:cs="Arial"/>
          <w:sz w:val="22"/>
        </w:rPr>
      </w:pPr>
    </w:p>
    <w:p w14:paraId="1E2F09ED" w14:textId="3FCE54BF" w:rsidR="00D87E82" w:rsidRDefault="00D87E82" w:rsidP="00D669EA">
      <w:pPr>
        <w:pStyle w:val="ListParagraph"/>
        <w:numPr>
          <w:ilvl w:val="0"/>
          <w:numId w:val="0"/>
        </w:numPr>
        <w:ind w:left="720"/>
        <w:rPr>
          <w:rFonts w:cs="Arial"/>
          <w:sz w:val="22"/>
        </w:rPr>
      </w:pPr>
      <w:r>
        <w:rPr>
          <w:rFonts w:cs="Arial"/>
          <w:noProof/>
          <w:sz w:val="22"/>
        </w:rPr>
        <w:lastRenderedPageBreak/>
        <w:drawing>
          <wp:inline distT="0" distB="0" distL="0" distR="0" wp14:anchorId="4059A9CE" wp14:editId="2C647ABD">
            <wp:extent cx="5194300" cy="2480945"/>
            <wp:effectExtent l="0" t="0" r="12700" b="8255"/>
            <wp:docPr id="25" name="Picture 25" descr="Macintosh HD:private:var:folders:9d:ryd91ph94rzdgtcp85bwg1w00000gp:T:com.skitch.skitch:DMD97F0DE89-2035-47D1-B070-6FAFAD2B4E21:Pasted_Image_4_25_17__11_06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d:ryd91ph94rzdgtcp85bwg1w00000gp:T:com.skitch.skitch:DMD97F0DE89-2035-47D1-B070-6FAFAD2B4E21:Pasted_Image_4_25_17__11_06_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4300" cy="2480945"/>
                    </a:xfrm>
                    <a:prstGeom prst="rect">
                      <a:avLst/>
                    </a:prstGeom>
                    <a:noFill/>
                    <a:ln>
                      <a:noFill/>
                    </a:ln>
                  </pic:spPr>
                </pic:pic>
              </a:graphicData>
            </a:graphic>
          </wp:inline>
        </w:drawing>
      </w:r>
    </w:p>
    <w:p w14:paraId="0D9C8964" w14:textId="77777777" w:rsidR="00D87E82" w:rsidRDefault="00D87E82" w:rsidP="00D669EA">
      <w:pPr>
        <w:pStyle w:val="ListParagraph"/>
        <w:numPr>
          <w:ilvl w:val="0"/>
          <w:numId w:val="0"/>
        </w:numPr>
        <w:ind w:left="720"/>
        <w:rPr>
          <w:rFonts w:cs="Arial"/>
          <w:sz w:val="22"/>
        </w:rPr>
      </w:pPr>
    </w:p>
    <w:p w14:paraId="6F346266" w14:textId="12F5BB63" w:rsidR="009F7951" w:rsidRDefault="009F1DFD" w:rsidP="009F1DFD">
      <w:pPr>
        <w:pStyle w:val="ListParagraph"/>
        <w:numPr>
          <w:ilvl w:val="0"/>
          <w:numId w:val="52"/>
        </w:numPr>
        <w:rPr>
          <w:rFonts w:cs="Arial"/>
          <w:sz w:val="22"/>
        </w:rPr>
      </w:pPr>
      <w:r>
        <w:rPr>
          <w:rFonts w:cs="Arial"/>
          <w:sz w:val="22"/>
        </w:rPr>
        <w:t>Log out of BizFlow Web Portal</w:t>
      </w:r>
    </w:p>
    <w:p w14:paraId="3DD0A34D" w14:textId="77777777" w:rsidR="00D87E82" w:rsidRDefault="00D87E82" w:rsidP="00C03530">
      <w:pPr>
        <w:rPr>
          <w:rFonts w:cs="Arial"/>
          <w:sz w:val="22"/>
        </w:rPr>
      </w:pPr>
    </w:p>
    <w:p w14:paraId="303F29A3" w14:textId="77777777" w:rsidR="009F1DFD" w:rsidRDefault="009F1DFD" w:rsidP="009F1DFD">
      <w:pPr>
        <w:pStyle w:val="ListParagraph"/>
        <w:numPr>
          <w:ilvl w:val="0"/>
          <w:numId w:val="0"/>
        </w:numPr>
        <w:ind w:left="720"/>
        <w:rPr>
          <w:rFonts w:cs="Arial"/>
          <w:sz w:val="22"/>
        </w:rPr>
      </w:pPr>
    </w:p>
    <w:p w14:paraId="2199A295" w14:textId="66B3E8C5" w:rsidR="009F1DFD" w:rsidRDefault="009F1DFD" w:rsidP="009F1DFD">
      <w:pPr>
        <w:pStyle w:val="ListParagraph"/>
        <w:numPr>
          <w:ilvl w:val="0"/>
          <w:numId w:val="52"/>
        </w:numPr>
        <w:rPr>
          <w:rFonts w:cs="Arial"/>
          <w:sz w:val="22"/>
        </w:rPr>
      </w:pPr>
      <w:r>
        <w:rPr>
          <w:rFonts w:cs="Arial"/>
          <w:sz w:val="22"/>
        </w:rPr>
        <w:t>Log in to the server machine which hosts BizFlow Server and BizFlow Web Application as a system administrator.</w:t>
      </w:r>
    </w:p>
    <w:p w14:paraId="1EF5B0EC" w14:textId="52912207" w:rsidR="009F1DFD" w:rsidRDefault="009F1DFD" w:rsidP="009F1DFD">
      <w:pPr>
        <w:pStyle w:val="ListParagraph"/>
        <w:numPr>
          <w:ilvl w:val="0"/>
          <w:numId w:val="52"/>
        </w:numPr>
        <w:rPr>
          <w:rFonts w:cs="Arial"/>
          <w:sz w:val="22"/>
        </w:rPr>
      </w:pPr>
      <w:r>
        <w:rPr>
          <w:rFonts w:cs="Arial"/>
          <w:sz w:val="22"/>
        </w:rPr>
        <w:t>Open Services applet.</w:t>
      </w:r>
    </w:p>
    <w:p w14:paraId="5825D839" w14:textId="1AFBB170" w:rsidR="009F1DFD" w:rsidRDefault="009F1DFD" w:rsidP="009F1DFD">
      <w:pPr>
        <w:pStyle w:val="ListParagraph"/>
        <w:numPr>
          <w:ilvl w:val="0"/>
          <w:numId w:val="52"/>
        </w:numPr>
        <w:rPr>
          <w:rFonts w:cs="Arial"/>
          <w:sz w:val="22"/>
        </w:rPr>
      </w:pPr>
      <w:r>
        <w:rPr>
          <w:rFonts w:cs="Arial"/>
          <w:sz w:val="22"/>
        </w:rPr>
        <w:t>Restart all BizFlow re</w:t>
      </w:r>
      <w:r w:rsidR="006037B3">
        <w:rPr>
          <w:rFonts w:cs="Arial"/>
          <w:sz w:val="22"/>
        </w:rPr>
        <w:t>l</w:t>
      </w:r>
      <w:r>
        <w:rPr>
          <w:rFonts w:cs="Arial"/>
          <w:sz w:val="22"/>
        </w:rPr>
        <w:t>ated services and BizFlow Web Server (Tomcat) service.</w:t>
      </w:r>
    </w:p>
    <w:p w14:paraId="71F16F2C" w14:textId="77777777" w:rsidR="009F1DFD" w:rsidRDefault="009F1DFD" w:rsidP="009F1DFD">
      <w:pPr>
        <w:rPr>
          <w:rFonts w:cs="Arial"/>
          <w:sz w:val="22"/>
        </w:rPr>
      </w:pPr>
    </w:p>
    <w:p w14:paraId="529B4BD7" w14:textId="5895C455" w:rsidR="009F1DFD" w:rsidRDefault="009F1DFD" w:rsidP="009F1DFD">
      <w:pPr>
        <w:ind w:left="709"/>
        <w:rPr>
          <w:rFonts w:cs="Arial"/>
          <w:sz w:val="22"/>
        </w:rPr>
      </w:pPr>
      <w:r>
        <w:rPr>
          <w:rFonts w:cs="Arial"/>
          <w:noProof/>
          <w:sz w:val="22"/>
        </w:rPr>
        <w:drawing>
          <wp:inline distT="0" distB="0" distL="0" distR="0" wp14:anchorId="6C0D7A84" wp14:editId="2EEE44D9">
            <wp:extent cx="4572000" cy="3084536"/>
            <wp:effectExtent l="0" t="0" r="0" b="0"/>
            <wp:docPr id="19" name="Picture 19" descr="Macintosh HD:private:var:folders:9d:ryd91ph94rzdgtcp85bwg1w00000gp:T:com.skitch.skitch:DMD75461277-2699-4804-816E-7A9518441F03:Pasted_Image_3_24_17__4_04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private:var:folders:9d:ryd91ph94rzdgtcp85bwg1w00000gp:T:com.skitch.skitch:DMD75461277-2699-4804-816E-7A9518441F03:Pasted_Image_3_24_17__4_04_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3084536"/>
                    </a:xfrm>
                    <a:prstGeom prst="rect">
                      <a:avLst/>
                    </a:prstGeom>
                    <a:noFill/>
                    <a:ln>
                      <a:noFill/>
                    </a:ln>
                  </pic:spPr>
                </pic:pic>
              </a:graphicData>
            </a:graphic>
          </wp:inline>
        </w:drawing>
      </w:r>
    </w:p>
    <w:p w14:paraId="43D4EC79" w14:textId="77777777" w:rsidR="009F1DFD" w:rsidRDefault="009F1DFD" w:rsidP="009F1DFD">
      <w:pPr>
        <w:rPr>
          <w:rFonts w:cs="Arial"/>
          <w:sz w:val="22"/>
        </w:rPr>
      </w:pPr>
    </w:p>
    <w:p w14:paraId="33F4A9B8" w14:textId="77777777" w:rsidR="009F1DFD" w:rsidRDefault="009F1DFD" w:rsidP="009F1DFD">
      <w:pPr>
        <w:rPr>
          <w:rFonts w:cs="Arial"/>
          <w:sz w:val="22"/>
        </w:rPr>
      </w:pPr>
    </w:p>
    <w:p w14:paraId="590F6B83" w14:textId="77777777" w:rsidR="00F97B45" w:rsidRDefault="00F97B45" w:rsidP="009F1DFD">
      <w:pPr>
        <w:rPr>
          <w:rFonts w:cs="Arial"/>
          <w:sz w:val="22"/>
        </w:rPr>
      </w:pPr>
    </w:p>
    <w:p w14:paraId="34F5065B" w14:textId="4C07BF32" w:rsidR="003142EF" w:rsidRDefault="003142EF" w:rsidP="003142EF">
      <w:pPr>
        <w:pStyle w:val="Heading3"/>
      </w:pPr>
      <w:bookmarkStart w:id="291" w:name="_Toc387058551"/>
      <w:r>
        <w:lastRenderedPageBreak/>
        <w:t>BizFlow Global Variable Configuration</w:t>
      </w:r>
      <w:bookmarkEnd w:id="291"/>
    </w:p>
    <w:p w14:paraId="62CC7932" w14:textId="667F08C6" w:rsidR="003142EF" w:rsidRDefault="003142EF" w:rsidP="003142EF">
      <w:pPr>
        <w:pStyle w:val="Bodycopy"/>
      </w:pPr>
      <w:r>
        <w:t xml:space="preserve">After the first deployment of BIX file, the Global Variable should be configured for each environment.  Any subsequent BIX import will not overwrite the value of the variable.  The value must be set manually per environment.   Currently, there is only one Global Variable. </w:t>
      </w:r>
    </w:p>
    <w:p w14:paraId="37019B9D" w14:textId="7F2C77CD" w:rsidR="003142EF" w:rsidRDefault="003142EF" w:rsidP="00F0250C">
      <w:pPr>
        <w:pStyle w:val="Bodycopy"/>
        <w:numPr>
          <w:ilvl w:val="0"/>
          <w:numId w:val="58"/>
        </w:numPr>
      </w:pPr>
      <w:r w:rsidRPr="006E440F">
        <w:rPr>
          <w:b/>
        </w:rPr>
        <w:t>cmsEmailDisclaimer</w:t>
      </w:r>
      <w:r w:rsidR="00EC07A2">
        <w:t xml:space="preserve"> - </w:t>
      </w:r>
      <w:r w:rsidR="00EC07A2" w:rsidRPr="00EC07A2">
        <w:t>Disclaimer that is displayed in system-generated emails</w:t>
      </w:r>
    </w:p>
    <w:p w14:paraId="0948ABBD" w14:textId="640F76B9" w:rsidR="00EC07A2" w:rsidRDefault="00EC07A2" w:rsidP="00F0250C">
      <w:pPr>
        <w:pStyle w:val="Bodycopy"/>
        <w:numPr>
          <w:ilvl w:val="0"/>
          <w:numId w:val="58"/>
        </w:numPr>
      </w:pPr>
      <w:r w:rsidRPr="006E440F">
        <w:rPr>
          <w:b/>
        </w:rPr>
        <w:t>specialProgramEmailAddress</w:t>
      </w:r>
      <w:r>
        <w:t xml:space="preserve"> - </w:t>
      </w:r>
      <w:r w:rsidRPr="00EC07A2">
        <w:t>Email address for the Special Programs group</w:t>
      </w:r>
    </w:p>
    <w:p w14:paraId="5A8D2EE6" w14:textId="7E99CEEB" w:rsidR="003142EF" w:rsidRPr="00F97B45" w:rsidRDefault="003142EF" w:rsidP="003142EF">
      <w:pPr>
        <w:pStyle w:val="Bodycopy"/>
      </w:pPr>
      <w:r>
        <w:t>In order to set the value, follow the steps below.</w:t>
      </w:r>
    </w:p>
    <w:p w14:paraId="53BBA59C" w14:textId="66FD37D8" w:rsidR="003142EF" w:rsidRDefault="003142EF" w:rsidP="003142EF">
      <w:pPr>
        <w:pStyle w:val="ListParagraph"/>
        <w:numPr>
          <w:ilvl w:val="0"/>
          <w:numId w:val="54"/>
        </w:numPr>
        <w:rPr>
          <w:rFonts w:cs="Arial"/>
          <w:sz w:val="22"/>
        </w:rPr>
      </w:pPr>
      <w:r>
        <w:rPr>
          <w:rFonts w:cs="Arial"/>
          <w:sz w:val="22"/>
        </w:rPr>
        <w:t>Open BizFlow Process Studio (BPS), and log in to the target server.</w:t>
      </w:r>
    </w:p>
    <w:p w14:paraId="1B54497D" w14:textId="1A96FEE4" w:rsidR="003142EF" w:rsidRDefault="003142EF" w:rsidP="003142EF">
      <w:pPr>
        <w:pStyle w:val="ListParagraph"/>
        <w:numPr>
          <w:ilvl w:val="0"/>
          <w:numId w:val="54"/>
        </w:numPr>
        <w:rPr>
          <w:rFonts w:cs="Arial"/>
          <w:sz w:val="22"/>
        </w:rPr>
      </w:pPr>
      <w:r>
        <w:rPr>
          <w:rFonts w:cs="Arial"/>
          <w:sz w:val="22"/>
        </w:rPr>
        <w:t>Open Operational Environment &gt; Component Library from BizFlow Explorer pane, and select Global Variable.</w:t>
      </w:r>
    </w:p>
    <w:p w14:paraId="2CC848A0" w14:textId="5CA2CE06" w:rsidR="003142EF" w:rsidRDefault="003142EF" w:rsidP="003142EF">
      <w:pPr>
        <w:pStyle w:val="ListParagraph"/>
        <w:numPr>
          <w:ilvl w:val="0"/>
          <w:numId w:val="54"/>
        </w:numPr>
        <w:rPr>
          <w:rFonts w:cs="Arial"/>
          <w:sz w:val="22"/>
        </w:rPr>
      </w:pPr>
      <w:r>
        <w:rPr>
          <w:rFonts w:cs="Arial"/>
          <w:sz w:val="22"/>
        </w:rPr>
        <w:t xml:space="preserve">In Content View, right-click on the variable, then </w:t>
      </w:r>
      <w:r w:rsidR="0068112E">
        <w:rPr>
          <w:rFonts w:cs="Arial"/>
          <w:sz w:val="22"/>
        </w:rPr>
        <w:t>choose Modify menu item.</w:t>
      </w:r>
    </w:p>
    <w:p w14:paraId="39D933BE" w14:textId="77777777" w:rsidR="0068112E" w:rsidRDefault="0068112E" w:rsidP="00F0250C">
      <w:pPr>
        <w:rPr>
          <w:rFonts w:cs="Arial"/>
          <w:sz w:val="22"/>
        </w:rPr>
      </w:pPr>
    </w:p>
    <w:p w14:paraId="610C96A0" w14:textId="3759C8CF" w:rsidR="0068112E" w:rsidRPr="00F0250C" w:rsidRDefault="0068112E" w:rsidP="00F0250C">
      <w:pPr>
        <w:rPr>
          <w:rFonts w:cs="Arial"/>
          <w:sz w:val="22"/>
        </w:rPr>
      </w:pPr>
      <w:r>
        <w:rPr>
          <w:rFonts w:cs="Arial"/>
          <w:noProof/>
          <w:sz w:val="22"/>
        </w:rPr>
        <w:drawing>
          <wp:inline distT="0" distB="0" distL="0" distR="0" wp14:anchorId="4F38B1D6" wp14:editId="45185D3F">
            <wp:extent cx="4381500" cy="3128318"/>
            <wp:effectExtent l="0" t="0" r="0" b="0"/>
            <wp:docPr id="32" name="Picture 32" descr="Macintosh HD:private:var:folders:9d:ryd91ph94rzdgtcp85bwg1w00000gp:T:com.skitch.skitch:DMD4FEA192B-D636-4FA7-A82A-A9F3C212468C:Pasted_Image_6_30_17__6_48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9d:ryd91ph94rzdgtcp85bwg1w00000gp:T:com.skitch.skitch:DMD4FEA192B-D636-4FA7-A82A-A9F3C212468C:Pasted_Image_6_30_17__6_48_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2574" cy="3129085"/>
                    </a:xfrm>
                    <a:prstGeom prst="rect">
                      <a:avLst/>
                    </a:prstGeom>
                    <a:noFill/>
                    <a:ln>
                      <a:noFill/>
                    </a:ln>
                  </pic:spPr>
                </pic:pic>
              </a:graphicData>
            </a:graphic>
          </wp:inline>
        </w:drawing>
      </w:r>
    </w:p>
    <w:p w14:paraId="4CB12500" w14:textId="77777777" w:rsidR="00F97B45" w:rsidRDefault="00F97B45" w:rsidP="009F1DFD">
      <w:pPr>
        <w:rPr>
          <w:rFonts w:cs="Arial"/>
          <w:sz w:val="22"/>
        </w:rPr>
      </w:pPr>
    </w:p>
    <w:p w14:paraId="16FC30AE" w14:textId="77777777" w:rsidR="00F97B45" w:rsidRDefault="00F97B45" w:rsidP="00F97B45">
      <w:pPr>
        <w:rPr>
          <w:rFonts w:cs="Arial"/>
          <w:sz w:val="22"/>
        </w:rPr>
      </w:pPr>
    </w:p>
    <w:p w14:paraId="6153E49E" w14:textId="77777777" w:rsidR="0068112E" w:rsidRDefault="0068112E" w:rsidP="00F0250C">
      <w:pPr>
        <w:pStyle w:val="ListParagraph"/>
        <w:numPr>
          <w:ilvl w:val="0"/>
          <w:numId w:val="0"/>
        </w:numPr>
        <w:ind w:left="720"/>
        <w:rPr>
          <w:rFonts w:cs="Arial"/>
          <w:sz w:val="22"/>
        </w:rPr>
      </w:pPr>
    </w:p>
    <w:p w14:paraId="6A7661D4" w14:textId="416C2CEE" w:rsidR="0068112E" w:rsidRDefault="0068112E" w:rsidP="00F0250C">
      <w:pPr>
        <w:pStyle w:val="ListParagraph"/>
        <w:numPr>
          <w:ilvl w:val="0"/>
          <w:numId w:val="54"/>
        </w:numPr>
        <w:rPr>
          <w:rFonts w:cs="Arial"/>
          <w:sz w:val="22"/>
        </w:rPr>
      </w:pPr>
      <w:r>
        <w:rPr>
          <w:rFonts w:cs="Arial"/>
          <w:sz w:val="22"/>
        </w:rPr>
        <w:t>In Modify dialog, set the content of Value field as appropriate.</w:t>
      </w:r>
    </w:p>
    <w:p w14:paraId="5A93F973" w14:textId="77777777" w:rsidR="0068112E" w:rsidRDefault="0068112E" w:rsidP="0068112E">
      <w:pPr>
        <w:rPr>
          <w:rFonts w:cs="Arial"/>
          <w:sz w:val="22"/>
        </w:rPr>
      </w:pPr>
    </w:p>
    <w:p w14:paraId="2378835A" w14:textId="77314A86" w:rsidR="0068112E" w:rsidRDefault="0068112E" w:rsidP="00F0250C">
      <w:pPr>
        <w:ind w:left="720"/>
        <w:rPr>
          <w:rFonts w:cs="Arial"/>
          <w:sz w:val="22"/>
        </w:rPr>
      </w:pPr>
      <w:r>
        <w:rPr>
          <w:rFonts w:cs="Arial"/>
          <w:sz w:val="22"/>
        </w:rPr>
        <w:t xml:space="preserve">For example: </w:t>
      </w:r>
      <w:r w:rsidRPr="0068112E">
        <w:rPr>
          <w:rFonts w:cs="Arial"/>
          <w:sz w:val="22"/>
        </w:rPr>
        <w:t>Replies will be sent to an unmonitored mailbox. Please do not respond to this email.</w:t>
      </w:r>
    </w:p>
    <w:p w14:paraId="6FB52D1F" w14:textId="77777777" w:rsidR="0068112E" w:rsidRDefault="0068112E" w:rsidP="00F97B45">
      <w:pPr>
        <w:rPr>
          <w:rFonts w:cs="Arial"/>
          <w:sz w:val="22"/>
        </w:rPr>
      </w:pPr>
    </w:p>
    <w:p w14:paraId="1490F733" w14:textId="18681999" w:rsidR="0068112E" w:rsidRDefault="0068112E" w:rsidP="00F97B45">
      <w:pPr>
        <w:rPr>
          <w:rFonts w:cs="Arial"/>
          <w:sz w:val="22"/>
        </w:rPr>
      </w:pPr>
      <w:r>
        <w:rPr>
          <w:noProof/>
        </w:rPr>
        <w:lastRenderedPageBreak/>
        <w:drawing>
          <wp:inline distT="0" distB="0" distL="0" distR="0" wp14:anchorId="6CAAD3A7" wp14:editId="0422F8BF">
            <wp:extent cx="2857500" cy="1666875"/>
            <wp:effectExtent l="0" t="0" r="12700" b="952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8551" cy="1667488"/>
                    </a:xfrm>
                    <a:prstGeom prst="rect">
                      <a:avLst/>
                    </a:prstGeom>
                    <a:noFill/>
                    <a:ln>
                      <a:noFill/>
                    </a:ln>
                  </pic:spPr>
                </pic:pic>
              </a:graphicData>
            </a:graphic>
          </wp:inline>
        </w:drawing>
      </w:r>
    </w:p>
    <w:p w14:paraId="5BF4CB09" w14:textId="77777777" w:rsidR="0068112E" w:rsidRDefault="0068112E" w:rsidP="00F97B45">
      <w:pPr>
        <w:rPr>
          <w:rFonts w:cs="Arial"/>
          <w:sz w:val="22"/>
        </w:rPr>
      </w:pPr>
    </w:p>
    <w:p w14:paraId="591E0510" w14:textId="77777777" w:rsidR="0068112E" w:rsidRDefault="0068112E" w:rsidP="00F97B45">
      <w:pPr>
        <w:rPr>
          <w:rFonts w:cs="Arial"/>
          <w:sz w:val="22"/>
        </w:rPr>
      </w:pPr>
    </w:p>
    <w:p w14:paraId="63E45076" w14:textId="59EA0A63" w:rsidR="00F97B45" w:rsidRDefault="00F97B45" w:rsidP="00B71FDD">
      <w:pPr>
        <w:pStyle w:val="Heading3"/>
      </w:pPr>
      <w:bookmarkStart w:id="292" w:name="_Toc387058552"/>
      <w:r>
        <w:t>Internet Explore Configuration</w:t>
      </w:r>
      <w:bookmarkEnd w:id="292"/>
    </w:p>
    <w:p w14:paraId="50CB5204" w14:textId="4E53C314" w:rsidR="00F97B45" w:rsidRPr="00F97B45" w:rsidRDefault="00F97B45" w:rsidP="00F97B45">
      <w:pPr>
        <w:pStyle w:val="Bodycopy"/>
      </w:pPr>
      <w:r>
        <w:t>If the user is using MicroSoft Internet Explorer to access BizFlow Web Portal, the following options must be set.</w:t>
      </w:r>
      <w:r w:rsidR="00450514">
        <w:t xml:space="preserve">  The instruction below is for the individual users changing the option o</w:t>
      </w:r>
      <w:r w:rsidR="0061257D">
        <w:t>f their Internet Explorer.  However, i</w:t>
      </w:r>
      <w:r>
        <w:t xml:space="preserve">t is recommended that the HHS-wide system administrator </w:t>
      </w:r>
      <w:r w:rsidR="0061257D">
        <w:t xml:space="preserve">(for Internet Explorer group policy) </w:t>
      </w:r>
      <w:r>
        <w:t xml:space="preserve">controls it centrally. </w:t>
      </w:r>
    </w:p>
    <w:p w14:paraId="48EFA31F" w14:textId="270E5AAA" w:rsidR="00F97B45" w:rsidRDefault="00F97B45" w:rsidP="00F0250C">
      <w:pPr>
        <w:pStyle w:val="ListParagraph"/>
        <w:numPr>
          <w:ilvl w:val="0"/>
          <w:numId w:val="54"/>
        </w:numPr>
        <w:rPr>
          <w:rFonts w:cs="Arial"/>
          <w:sz w:val="22"/>
        </w:rPr>
      </w:pPr>
      <w:r>
        <w:rPr>
          <w:rFonts w:cs="Arial"/>
          <w:sz w:val="22"/>
        </w:rPr>
        <w:t>Open Internet Options menu</w:t>
      </w:r>
      <w:r w:rsidR="00450514">
        <w:rPr>
          <w:rFonts w:cs="Arial"/>
          <w:sz w:val="22"/>
        </w:rPr>
        <w:t xml:space="preserve"> in the Internet Explorer</w:t>
      </w:r>
      <w:r w:rsidRPr="00F77C1B">
        <w:rPr>
          <w:rFonts w:cs="Arial"/>
          <w:sz w:val="22"/>
        </w:rPr>
        <w:t>.</w:t>
      </w:r>
    </w:p>
    <w:p w14:paraId="6CB8F423" w14:textId="77777777" w:rsidR="00450514" w:rsidRDefault="00450514" w:rsidP="00450514">
      <w:pPr>
        <w:pStyle w:val="ListParagraph"/>
        <w:numPr>
          <w:ilvl w:val="0"/>
          <w:numId w:val="0"/>
        </w:numPr>
        <w:ind w:left="720"/>
        <w:rPr>
          <w:rFonts w:cs="Arial"/>
          <w:sz w:val="22"/>
        </w:rPr>
      </w:pPr>
    </w:p>
    <w:p w14:paraId="1F6B4F31" w14:textId="75792768" w:rsidR="00F97B45" w:rsidRDefault="00F97B45" w:rsidP="00F97B45">
      <w:pPr>
        <w:ind w:left="720"/>
        <w:rPr>
          <w:rFonts w:cs="Arial"/>
          <w:sz w:val="22"/>
        </w:rPr>
      </w:pPr>
      <w:r>
        <w:rPr>
          <w:rFonts w:cs="Arial"/>
          <w:noProof/>
          <w:sz w:val="22"/>
        </w:rPr>
        <w:drawing>
          <wp:inline distT="0" distB="0" distL="0" distR="0" wp14:anchorId="507D9167" wp14:editId="075C11BA">
            <wp:extent cx="3905645" cy="3585828"/>
            <wp:effectExtent l="0" t="0" r="6350" b="0"/>
            <wp:docPr id="23" name="Picture 23" descr="Macintosh HD:private:var:folders:9d:ryd91ph94rzdgtcp85bwg1w00000gp:T:com.skitch.skitch:DMD8DD82A36-BAD2-462A-855D-84FE88E5F986:Pasted_Image_3_30_17__3_32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private:var:folders:9d:ryd91ph94rzdgtcp85bwg1w00000gp:T:com.skitch.skitch:DMD8DD82A36-BAD2-462A-855D-84FE88E5F986:Pasted_Image_3_30_17__3_32_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5661" cy="3585843"/>
                    </a:xfrm>
                    <a:prstGeom prst="rect">
                      <a:avLst/>
                    </a:prstGeom>
                    <a:noFill/>
                    <a:ln>
                      <a:noFill/>
                    </a:ln>
                  </pic:spPr>
                </pic:pic>
              </a:graphicData>
            </a:graphic>
          </wp:inline>
        </w:drawing>
      </w:r>
    </w:p>
    <w:p w14:paraId="7220D267" w14:textId="77777777" w:rsidR="00F97B45" w:rsidRDefault="00F97B45" w:rsidP="00F97B45">
      <w:pPr>
        <w:ind w:left="720"/>
        <w:rPr>
          <w:rFonts w:cs="Arial"/>
          <w:sz w:val="22"/>
        </w:rPr>
      </w:pPr>
    </w:p>
    <w:p w14:paraId="0E7ACE64" w14:textId="77777777" w:rsidR="00450514" w:rsidRPr="00F97B45" w:rsidRDefault="00450514" w:rsidP="00F97B45">
      <w:pPr>
        <w:ind w:left="720"/>
        <w:rPr>
          <w:rFonts w:cs="Arial"/>
          <w:sz w:val="22"/>
        </w:rPr>
      </w:pPr>
    </w:p>
    <w:p w14:paraId="450E34FC" w14:textId="446E076A" w:rsidR="00F97B45" w:rsidRDefault="00F97B45" w:rsidP="00F0250C">
      <w:pPr>
        <w:pStyle w:val="ListParagraph"/>
        <w:numPr>
          <w:ilvl w:val="0"/>
          <w:numId w:val="54"/>
        </w:numPr>
        <w:rPr>
          <w:rFonts w:cs="Arial"/>
          <w:sz w:val="22"/>
        </w:rPr>
      </w:pPr>
      <w:r>
        <w:rPr>
          <w:rFonts w:cs="Arial"/>
          <w:sz w:val="22"/>
        </w:rPr>
        <w:t>Click Security &gt; Trusted Sites, then click Sites button.</w:t>
      </w:r>
    </w:p>
    <w:p w14:paraId="184C868E" w14:textId="77777777" w:rsidR="00450514" w:rsidRDefault="00450514" w:rsidP="00F97B45">
      <w:pPr>
        <w:rPr>
          <w:rFonts w:cs="Arial"/>
          <w:sz w:val="22"/>
        </w:rPr>
      </w:pPr>
    </w:p>
    <w:p w14:paraId="6D546F7C" w14:textId="4062B3DC" w:rsidR="00F97B45" w:rsidRDefault="00450514" w:rsidP="00450514">
      <w:pPr>
        <w:ind w:left="720"/>
        <w:rPr>
          <w:rFonts w:cs="Arial"/>
          <w:sz w:val="22"/>
        </w:rPr>
      </w:pPr>
      <w:r>
        <w:rPr>
          <w:rFonts w:cs="Arial"/>
          <w:noProof/>
          <w:sz w:val="22"/>
        </w:rPr>
        <w:lastRenderedPageBreak/>
        <w:drawing>
          <wp:inline distT="0" distB="0" distL="0" distR="0" wp14:anchorId="4DDE554C" wp14:editId="5A78D89D">
            <wp:extent cx="3873500" cy="4890963"/>
            <wp:effectExtent l="0" t="0" r="0" b="11430"/>
            <wp:docPr id="31" name="Picture 31" descr="Macintosh HD:private:var:folders:9d:ryd91ph94rzdgtcp85bwg1w00000gp:T:com.skitch.skitch:DMDAFAC5164-F034-4A88-B896-20B169F8FF31:Pasted_Image_3_30_17__3_45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private:var:folders:9d:ryd91ph94rzdgtcp85bwg1w00000gp:T:com.skitch.skitch:DMDAFAC5164-F034-4A88-B896-20B169F8FF31:Pasted_Image_3_30_17__3_45_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3824" cy="4891372"/>
                    </a:xfrm>
                    <a:prstGeom prst="rect">
                      <a:avLst/>
                    </a:prstGeom>
                    <a:noFill/>
                    <a:ln>
                      <a:noFill/>
                    </a:ln>
                  </pic:spPr>
                </pic:pic>
              </a:graphicData>
            </a:graphic>
          </wp:inline>
        </w:drawing>
      </w:r>
    </w:p>
    <w:p w14:paraId="5B45E540" w14:textId="77777777" w:rsidR="00F97B45" w:rsidRDefault="00F97B45" w:rsidP="00F97B45">
      <w:pPr>
        <w:rPr>
          <w:rFonts w:cs="Arial"/>
          <w:sz w:val="22"/>
        </w:rPr>
      </w:pPr>
    </w:p>
    <w:p w14:paraId="4AD2C037" w14:textId="77777777" w:rsidR="00450514" w:rsidRPr="00F97B45" w:rsidRDefault="00450514" w:rsidP="00F97B45">
      <w:pPr>
        <w:rPr>
          <w:rFonts w:cs="Arial"/>
          <w:sz w:val="22"/>
        </w:rPr>
      </w:pPr>
    </w:p>
    <w:p w14:paraId="58C8116F" w14:textId="0187C392" w:rsidR="00F97B45" w:rsidRDefault="00F97B45" w:rsidP="00F0250C">
      <w:pPr>
        <w:pStyle w:val="ListParagraph"/>
        <w:numPr>
          <w:ilvl w:val="0"/>
          <w:numId w:val="54"/>
        </w:numPr>
        <w:rPr>
          <w:rFonts w:cs="Arial"/>
          <w:sz w:val="22"/>
        </w:rPr>
      </w:pPr>
      <w:r>
        <w:rPr>
          <w:rFonts w:cs="Arial"/>
          <w:sz w:val="22"/>
        </w:rPr>
        <w:t xml:space="preserve">Set </w:t>
      </w:r>
      <w:r w:rsidR="00450514">
        <w:rPr>
          <w:rFonts w:cs="Arial"/>
          <w:sz w:val="22"/>
        </w:rPr>
        <w:t xml:space="preserve">the </w:t>
      </w:r>
      <w:r>
        <w:rPr>
          <w:rFonts w:cs="Arial"/>
          <w:sz w:val="22"/>
        </w:rPr>
        <w:t>Trusted Site</w:t>
      </w:r>
      <w:r w:rsidR="00450514">
        <w:rPr>
          <w:rFonts w:cs="Arial"/>
          <w:sz w:val="22"/>
        </w:rPr>
        <w:t>s listing</w:t>
      </w:r>
      <w:r>
        <w:rPr>
          <w:rFonts w:cs="Arial"/>
          <w:sz w:val="22"/>
        </w:rPr>
        <w:t xml:space="preserve"> to include the HHS CMS BizFlow HR site URL.</w:t>
      </w:r>
    </w:p>
    <w:p w14:paraId="32D8FAE9" w14:textId="77777777" w:rsidR="00450514" w:rsidRDefault="00450514" w:rsidP="00450514">
      <w:pPr>
        <w:pStyle w:val="ListParagraph"/>
        <w:numPr>
          <w:ilvl w:val="0"/>
          <w:numId w:val="0"/>
        </w:numPr>
        <w:ind w:left="720"/>
        <w:rPr>
          <w:rFonts w:cs="Arial"/>
          <w:sz w:val="22"/>
        </w:rPr>
      </w:pPr>
    </w:p>
    <w:p w14:paraId="491E7A89" w14:textId="69F7FDE4" w:rsidR="00450514" w:rsidRPr="00F77C1B" w:rsidRDefault="00450514" w:rsidP="00450514">
      <w:pPr>
        <w:pStyle w:val="ListParagraph"/>
        <w:numPr>
          <w:ilvl w:val="0"/>
          <w:numId w:val="0"/>
        </w:numPr>
        <w:ind w:left="720"/>
        <w:rPr>
          <w:rFonts w:cs="Arial"/>
          <w:sz w:val="22"/>
        </w:rPr>
      </w:pPr>
      <w:r>
        <w:rPr>
          <w:rFonts w:cs="Arial"/>
          <w:sz w:val="22"/>
        </w:rPr>
        <w:t>For example, “</w:t>
      </w:r>
      <w:r w:rsidRPr="009F1DFD">
        <w:rPr>
          <w:rFonts w:ascii="Courier New" w:hAnsi="Courier New" w:cs="Courier New"/>
          <w:sz w:val="20"/>
          <w:szCs w:val="20"/>
        </w:rPr>
        <w:t>http://</w:t>
      </w:r>
      <w:r w:rsidR="00BA667B">
        <w:rPr>
          <w:rFonts w:ascii="Courier New" w:hAnsi="Courier New" w:cs="Courier New"/>
          <w:sz w:val="20"/>
          <w:szCs w:val="20"/>
        </w:rPr>
        <w:t>dev.bizflow.hhs.gov</w:t>
      </w:r>
      <w:r w:rsidRPr="009F1DFD">
        <w:rPr>
          <w:rFonts w:ascii="Courier New" w:hAnsi="Courier New" w:cs="Courier New"/>
          <w:sz w:val="20"/>
          <w:szCs w:val="20"/>
        </w:rPr>
        <w:t>/bizflow</w:t>
      </w:r>
      <w:r>
        <w:rPr>
          <w:rFonts w:cs="Arial"/>
          <w:sz w:val="22"/>
        </w:rPr>
        <w:t>”</w:t>
      </w:r>
    </w:p>
    <w:p w14:paraId="758FE735" w14:textId="77777777" w:rsidR="00450514" w:rsidRDefault="00450514" w:rsidP="00450514">
      <w:pPr>
        <w:pStyle w:val="ListParagraph"/>
        <w:numPr>
          <w:ilvl w:val="0"/>
          <w:numId w:val="0"/>
        </w:numPr>
        <w:ind w:left="720"/>
        <w:rPr>
          <w:rFonts w:cs="Arial"/>
          <w:sz w:val="22"/>
        </w:rPr>
      </w:pPr>
    </w:p>
    <w:p w14:paraId="2CA5C54E" w14:textId="521ED1AA" w:rsidR="00450514" w:rsidRDefault="00450514" w:rsidP="00450514">
      <w:pPr>
        <w:pStyle w:val="ListParagraph"/>
        <w:numPr>
          <w:ilvl w:val="0"/>
          <w:numId w:val="0"/>
        </w:numPr>
        <w:ind w:left="720"/>
        <w:rPr>
          <w:rFonts w:cs="Arial"/>
          <w:sz w:val="22"/>
        </w:rPr>
      </w:pPr>
      <w:r w:rsidRPr="00450514">
        <w:rPr>
          <w:rFonts w:cs="Arial"/>
          <w:b/>
          <w:sz w:val="22"/>
        </w:rPr>
        <w:t>Note</w:t>
      </w:r>
      <w:r>
        <w:rPr>
          <w:rFonts w:cs="Arial"/>
          <w:sz w:val="22"/>
        </w:rPr>
        <w:t>: If the site URL to be added is using http, not http</w:t>
      </w:r>
      <w:r w:rsidRPr="00450514">
        <w:rPr>
          <w:rFonts w:cs="Arial"/>
          <w:b/>
          <w:sz w:val="22"/>
        </w:rPr>
        <w:t>s</w:t>
      </w:r>
      <w:r>
        <w:rPr>
          <w:rFonts w:cs="Arial"/>
          <w:sz w:val="22"/>
        </w:rPr>
        <w:t>, you need to uncheck the “Require server verification (https:) …” checkbox before clicking “Add” button.</w:t>
      </w:r>
    </w:p>
    <w:p w14:paraId="72F6E377" w14:textId="34704A13" w:rsidR="00450514" w:rsidRDefault="00450514" w:rsidP="00450514">
      <w:pPr>
        <w:ind w:left="720"/>
        <w:rPr>
          <w:rFonts w:cs="Arial"/>
          <w:sz w:val="22"/>
        </w:rPr>
      </w:pPr>
      <w:r>
        <w:rPr>
          <w:rFonts w:cs="Arial"/>
          <w:noProof/>
          <w:sz w:val="22"/>
        </w:rPr>
        <w:lastRenderedPageBreak/>
        <w:drawing>
          <wp:inline distT="0" distB="0" distL="0" distR="0" wp14:anchorId="3C7A81E5" wp14:editId="20F8CCD7">
            <wp:extent cx="3860800" cy="4961309"/>
            <wp:effectExtent l="0" t="0" r="0" b="0"/>
            <wp:docPr id="33" name="Picture 33" descr="Macintosh HD:private:var:folders:9d:ryd91ph94rzdgtcp85bwg1w00000gp:T:com.skitch.skitch:DMD8F73BCB4-B2E9-425F-AAA7-B39DFB1696DC:Pasted_Image_3_30_17__3_49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private:var:folders:9d:ryd91ph94rzdgtcp85bwg1w00000gp:T:com.skitch.skitch:DMD8F73BCB4-B2E9-425F-AAA7-B39DFB1696DC:Pasted_Image_3_30_17__3_49_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61525" cy="4962240"/>
                    </a:xfrm>
                    <a:prstGeom prst="rect">
                      <a:avLst/>
                    </a:prstGeom>
                    <a:noFill/>
                    <a:ln>
                      <a:noFill/>
                    </a:ln>
                  </pic:spPr>
                </pic:pic>
              </a:graphicData>
            </a:graphic>
          </wp:inline>
        </w:drawing>
      </w:r>
    </w:p>
    <w:p w14:paraId="2C3ACCC3" w14:textId="77777777" w:rsidR="00450514" w:rsidRDefault="00450514" w:rsidP="00450514">
      <w:pPr>
        <w:rPr>
          <w:rFonts w:cs="Arial"/>
          <w:sz w:val="22"/>
        </w:rPr>
      </w:pPr>
    </w:p>
    <w:p w14:paraId="66CE1979" w14:textId="77777777" w:rsidR="00450514" w:rsidRPr="00450514" w:rsidRDefault="00450514" w:rsidP="00450514">
      <w:pPr>
        <w:rPr>
          <w:rFonts w:cs="Arial"/>
          <w:sz w:val="22"/>
        </w:rPr>
      </w:pPr>
    </w:p>
    <w:p w14:paraId="233C9B81" w14:textId="56B19437" w:rsidR="00F97B45" w:rsidRDefault="00F97B45" w:rsidP="00F0250C">
      <w:pPr>
        <w:pStyle w:val="ListParagraph"/>
        <w:numPr>
          <w:ilvl w:val="0"/>
          <w:numId w:val="54"/>
        </w:numPr>
        <w:rPr>
          <w:rFonts w:cs="Arial"/>
          <w:sz w:val="22"/>
        </w:rPr>
      </w:pPr>
      <w:r>
        <w:rPr>
          <w:rFonts w:cs="Arial"/>
          <w:sz w:val="22"/>
        </w:rPr>
        <w:t xml:space="preserve">Close the open dialog </w:t>
      </w:r>
      <w:r w:rsidR="00450514">
        <w:rPr>
          <w:rFonts w:cs="Arial"/>
          <w:sz w:val="22"/>
        </w:rPr>
        <w:t>boxes by clicking Close button, then OK button.</w:t>
      </w:r>
    </w:p>
    <w:p w14:paraId="7A3B6581" w14:textId="77777777" w:rsidR="00F97B45" w:rsidRPr="00F97B45" w:rsidRDefault="00F97B45" w:rsidP="00F97B45">
      <w:pPr>
        <w:rPr>
          <w:rFonts w:cs="Arial"/>
          <w:sz w:val="22"/>
        </w:rPr>
      </w:pPr>
    </w:p>
    <w:p w14:paraId="11B8BAC7" w14:textId="77777777" w:rsidR="00F97B45" w:rsidRPr="009F1DFD" w:rsidRDefault="00F97B45" w:rsidP="009F1DFD">
      <w:pPr>
        <w:rPr>
          <w:rFonts w:cs="Arial"/>
          <w:sz w:val="22"/>
        </w:rPr>
        <w:sectPr w:rsidR="00F97B45" w:rsidRPr="009F1DFD" w:rsidSect="00FF710D">
          <w:headerReference w:type="default" r:id="rId44"/>
          <w:footerReference w:type="default" r:id="rId45"/>
          <w:pgSz w:w="12240" w:h="15840" w:code="1"/>
          <w:pgMar w:top="1440" w:right="1350" w:bottom="634" w:left="1440" w:header="720" w:footer="720" w:gutter="0"/>
          <w:pgBorders w:offsetFrom="page">
            <w:top w:val="single" w:sz="4" w:space="24" w:color="FFFFFF"/>
          </w:pgBorders>
          <w:cols w:space="720"/>
          <w:docGrid w:linePitch="218"/>
        </w:sectPr>
      </w:pPr>
    </w:p>
    <w:bookmarkEnd w:id="111"/>
    <w:bookmarkEnd w:id="112"/>
    <w:bookmarkEnd w:id="113"/>
    <w:bookmarkEnd w:id="114"/>
    <w:p w14:paraId="342D23BC" w14:textId="31812469" w:rsidR="00006C5E" w:rsidRPr="00FD27CC" w:rsidRDefault="00913C4B" w:rsidP="0015255D">
      <w:pPr>
        <w:pStyle w:val="CopyrightDeloitteBold"/>
      </w:pPr>
      <w:r>
        <w:lastRenderedPageBreak/>
        <w:t>A</w:t>
      </w:r>
      <w:r w:rsidR="00006C5E">
        <w:t xml:space="preserve">bout </w:t>
      </w:r>
      <w:r w:rsidR="00006C5E" w:rsidRPr="00067498">
        <w:t>Deloitte</w:t>
      </w:r>
    </w:p>
    <w:p w14:paraId="342D23BD" w14:textId="77777777" w:rsidR="0015255D" w:rsidRDefault="00864A4F" w:rsidP="0015255D">
      <w:pPr>
        <w:pStyle w:val="Copyright"/>
      </w:pPr>
      <w:r w:rsidRPr="00B42FE0">
        <w:t>Deloitte provides audit, tax, consulting, and financial advisory services to public and private clients spanning multiple industries. With a globally connected network of member firms in 140 countries, Deloitte brings world-class capabilities and deep local expertise to help clients succeed wherever they operate. Deloitte's 165,000 professionals are committed to becoming the standard of excellence.</w:t>
      </w:r>
    </w:p>
    <w:p w14:paraId="342D23BE" w14:textId="77777777" w:rsidR="0015255D" w:rsidRDefault="00864A4F" w:rsidP="0015255D">
      <w:pPr>
        <w:pStyle w:val="Copyright"/>
      </w:pPr>
      <w:r w:rsidRPr="00B42FE0">
        <w:t>Deloitte's professionals are unified by a collaborative culture that fosters integrity, outstanding value to markets and clients, commitment to each other, and strength from cultural diversity. They enjoy an environment of continuous learning, challenging experiences, and enriching career opportunities. Deloitte's professionals are dedicated to strengthening corporate responsibility, building public trust, and making a positive impact in their communities.</w:t>
      </w:r>
    </w:p>
    <w:p w14:paraId="342D23BF" w14:textId="77777777" w:rsidR="0015255D" w:rsidRDefault="000E1F25" w:rsidP="0015255D">
      <w:pPr>
        <w:pStyle w:val="Copyright"/>
      </w:pPr>
      <w:r w:rsidRPr="00B42FE0">
        <w:t>Deloitte refers to one or more of Deloitte Touche Tohmatsu, a Swiss Verein, and its network of member firms, each of</w:t>
      </w:r>
      <w:r w:rsidR="00536BDA" w:rsidRPr="00B42FE0">
        <w:t xml:space="preserve"> </w:t>
      </w:r>
      <w:r w:rsidRPr="00B42FE0">
        <w:t>which is a legally separate and independent entity. Please see www.deloitte.com/about for a detailed description of the</w:t>
      </w:r>
      <w:r w:rsidR="00536BDA" w:rsidRPr="00B42FE0">
        <w:t xml:space="preserve"> </w:t>
      </w:r>
      <w:r w:rsidRPr="00B42FE0">
        <w:t xml:space="preserve">legal structure of Deloitte Touche Tohmatsu and its member firms. Please see </w:t>
      </w:r>
      <w:hyperlink r:id="rId46" w:history="1">
        <w:r w:rsidR="003C2AC2" w:rsidRPr="00DA283A">
          <w:rPr>
            <w:rStyle w:val="Hyperlink"/>
            <w:sz w:val="16"/>
            <w:szCs w:val="16"/>
          </w:rPr>
          <w:t>http://www.deloitte.com/us/about</w:t>
        </w:r>
      </w:hyperlink>
      <w:r w:rsidRPr="00B42FE0">
        <w:t xml:space="preserve"> for a</w:t>
      </w:r>
      <w:r w:rsidR="00536BDA" w:rsidRPr="00B42FE0">
        <w:t xml:space="preserve"> </w:t>
      </w:r>
      <w:r w:rsidRPr="00B42FE0">
        <w:t>detailed description of the legal structure of Deloitte LLP and its subsidiaries.</w:t>
      </w:r>
    </w:p>
    <w:p w14:paraId="342D23C0" w14:textId="77777777" w:rsidR="00AB0CBD" w:rsidRDefault="00AB0CBD" w:rsidP="0015255D">
      <w:pPr>
        <w:pStyle w:val="Copyrightsubhead"/>
      </w:pPr>
      <w:r>
        <w:t>Internal Usage Statement</w:t>
      </w:r>
    </w:p>
    <w:p w14:paraId="342D23C1" w14:textId="77777777" w:rsidR="00553081" w:rsidRDefault="00AB0CBD" w:rsidP="0015255D">
      <w:pPr>
        <w:pStyle w:val="Copyright"/>
      </w:pPr>
      <w:r>
        <w:t>This publication is for internal distribution and use only among personnel of Deloitte Touche Tohmatsu, its member firms, and its and their affiliates. Deloitte Touche Tohmatsu, its member firms, and its and their affiliates shall not be responsible for any loss whatsoever sustained by any person who relies on this publication.</w:t>
      </w:r>
    </w:p>
    <w:p w14:paraId="342D23C2" w14:textId="77777777" w:rsidR="00553081" w:rsidRPr="000E1F25" w:rsidRDefault="00553081" w:rsidP="0015255D">
      <w:pPr>
        <w:pStyle w:val="Copyright"/>
      </w:pPr>
      <w:r w:rsidRPr="000E1F25">
        <w:t>Copyright © 20</w:t>
      </w:r>
      <w:r w:rsidR="00E20AEC">
        <w:t>1</w:t>
      </w:r>
      <w:r w:rsidR="00D025A0">
        <w:t>2</w:t>
      </w:r>
      <w:r w:rsidRPr="000E1F25">
        <w:t xml:space="preserve"> Deloitte Development LLC. All rights reserved.</w:t>
      </w:r>
    </w:p>
    <w:p w14:paraId="342D23C3" w14:textId="77777777" w:rsidR="00553081" w:rsidRPr="00536BDA" w:rsidRDefault="00C10A58" w:rsidP="0015255D">
      <w:pPr>
        <w:pStyle w:val="Copyright"/>
      </w:pPr>
      <w:r>
        <mc:AlternateContent>
          <mc:Choice Requires="wps">
            <w:drawing>
              <wp:anchor distT="0" distB="0" distL="114300" distR="114300" simplePos="0" relativeHeight="251657728" behindDoc="0" locked="0" layoutInCell="1" allowOverlap="1" wp14:anchorId="342D23CA" wp14:editId="342D23CB">
                <wp:simplePos x="0" y="0"/>
                <wp:positionH relativeFrom="column">
                  <wp:posOffset>-158750</wp:posOffset>
                </wp:positionH>
                <wp:positionV relativeFrom="paragraph">
                  <wp:posOffset>124460</wp:posOffset>
                </wp:positionV>
                <wp:extent cx="6132195" cy="661670"/>
                <wp:effectExtent l="3175" t="635" r="0" b="4445"/>
                <wp:wrapNone/>
                <wp:docPr id="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2195" cy="661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3F12C9D" id="Rectangle 22" o:spid="_x0000_s1026" style="position:absolute;margin-left:-12.5pt;margin-top:9.8pt;width:482.85pt;height:52.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" stroked="f"/>
            </w:pict>
          </mc:Fallback>
        </mc:AlternateContent>
      </w:r>
      <w:r w:rsidR="00553081" w:rsidRPr="000E1F25">
        <w:t>Member of Deloitte Touche Tohmatsu</w:t>
      </w:r>
    </w:p>
    <w:sectPr w:rsidR="00553081" w:rsidRPr="00536BDA" w:rsidSect="00D0277E">
      <w:headerReference w:type="default" r:id="rId47"/>
      <w:footerReference w:type="default" r:id="rId48"/>
      <w:pgSz w:w="12240" w:h="15840" w:code="1"/>
      <w:pgMar w:top="1440" w:right="1440" w:bottom="634" w:left="1440" w:header="720" w:footer="720" w:gutter="0"/>
      <w:pgBorders w:offsetFrom="page">
        <w:top w:val="single" w:sz="4" w:space="24" w:color="FFFFFF"/>
      </w:pgBorders>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8A0BA8" w14:textId="77777777" w:rsidR="00954B3E" w:rsidRDefault="00954B3E">
      <w:r>
        <w:separator/>
      </w:r>
    </w:p>
    <w:p w14:paraId="7DEE1381" w14:textId="77777777" w:rsidR="00954B3E" w:rsidRDefault="00954B3E"/>
    <w:p w14:paraId="316F3626" w14:textId="77777777" w:rsidR="00954B3E" w:rsidRDefault="00954B3E"/>
  </w:endnote>
  <w:endnote w:type="continuationSeparator" w:id="0">
    <w:p w14:paraId="637795DB" w14:textId="77777777" w:rsidR="00954B3E" w:rsidRDefault="00954B3E">
      <w:r>
        <w:continuationSeparator/>
      </w:r>
    </w:p>
    <w:p w14:paraId="7DBCEFE9" w14:textId="77777777" w:rsidR="00954B3E" w:rsidRDefault="00954B3E"/>
    <w:p w14:paraId="544CB96D" w14:textId="77777777" w:rsidR="00954B3E" w:rsidRDefault="00954B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4D"/>
    <w:family w:val="roman"/>
    <w:notTrueType/>
    <w:pitch w:val="variable"/>
    <w:sig w:usb0="00000003" w:usb1="00000000" w:usb2="00000000" w:usb3="00000000" w:csb0="00000001" w:csb1="00000000"/>
  </w:font>
  <w:font w:name="Garamond 3">
    <w:charset w:val="00"/>
    <w:family w:val="roman"/>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Arial Black">
    <w:panose1 w:val="020B0A04020102020204"/>
    <w:charset w:val="00"/>
    <w:family w:val="auto"/>
    <w:pitch w:val="variable"/>
    <w:sig w:usb0="00000287" w:usb1="00000000" w:usb2="00000000" w:usb3="00000000" w:csb0="0000009F" w:csb1="00000000"/>
  </w:font>
  <w:font w:name="ＭＳ Ｐ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D23DD" w14:textId="77777777" w:rsidR="00954B3E" w:rsidRDefault="00954B3E"/>
  <w:tbl>
    <w:tblPr>
      <w:tblW w:w="0" w:type="auto"/>
      <w:tblCellSpacing w:w="20" w:type="dxa"/>
      <w:tblBorders>
        <w:top w:val="single" w:sz="8" w:space="0" w:color="002776"/>
      </w:tblBorders>
      <w:tblLook w:val="04A0" w:firstRow="1" w:lastRow="0" w:firstColumn="1" w:lastColumn="0" w:noHBand="0" w:noVBand="1"/>
    </w:tblPr>
    <w:tblGrid>
      <w:gridCol w:w="3227"/>
      <w:gridCol w:w="3202"/>
      <w:gridCol w:w="3227"/>
    </w:tblGrid>
    <w:tr w:rsidR="00954B3E" w14:paraId="342D23E3" w14:textId="77777777" w:rsidTr="000F0914">
      <w:trPr>
        <w:tblCellSpacing w:w="20" w:type="dxa"/>
      </w:trPr>
      <w:tc>
        <w:tcPr>
          <w:tcW w:w="3167" w:type="dxa"/>
        </w:tcPr>
        <w:p w14:paraId="342D23DE" w14:textId="77777777" w:rsidR="00954B3E" w:rsidRPr="000F0914" w:rsidRDefault="00954B3E" w:rsidP="000F0914">
          <w:pPr>
            <w:pStyle w:val="Footer"/>
            <w:jc w:val="both"/>
            <w:rPr>
              <w:rFonts w:cs="Arial"/>
            </w:rPr>
          </w:pPr>
          <w:fldSimple w:instr=" STYLEREF  &quot;Document Control Information&quot;  \* MERGEFORMAT ">
            <w:r w:rsidR="001779EE" w:rsidRPr="001779EE">
              <w:rPr>
                <w:rFonts w:cs="Arial"/>
                <w:noProof/>
              </w:rPr>
              <w:t>Document Control Information</w:t>
            </w:r>
          </w:fldSimple>
        </w:p>
        <w:p w14:paraId="342D23DF" w14:textId="66A05399" w:rsidR="00954B3E" w:rsidRPr="000F0914" w:rsidRDefault="00954B3E" w:rsidP="00D025A0">
          <w:pPr>
            <w:pStyle w:val="Footer"/>
            <w:jc w:val="both"/>
            <w:rPr>
              <w:rFonts w:cs="Arial"/>
            </w:rPr>
          </w:pPr>
          <w:r w:rsidRPr="000F0914">
            <w:rPr>
              <w:rFonts w:cs="Arial"/>
            </w:rPr>
            <w:fldChar w:fldCharType="begin"/>
          </w:r>
          <w:r w:rsidRPr="000F0914">
            <w:rPr>
              <w:rFonts w:cs="Arial"/>
            </w:rPr>
            <w:instrText xml:space="preserve"> SAVEDATE  \@ "d-MMM-yy" </w:instrText>
          </w:r>
          <w:r w:rsidRPr="000F0914">
            <w:rPr>
              <w:rFonts w:cs="Arial"/>
            </w:rPr>
            <w:fldChar w:fldCharType="separate"/>
          </w:r>
          <w:r>
            <w:rPr>
              <w:rFonts w:cs="Arial"/>
              <w:noProof/>
            </w:rPr>
            <w:t>22-Mar-18</w:t>
          </w:r>
          <w:r w:rsidRPr="000F0914">
            <w:rPr>
              <w:rFonts w:cs="Arial"/>
            </w:rPr>
            <w:fldChar w:fldCharType="end"/>
          </w:r>
        </w:p>
      </w:tc>
      <w:tc>
        <w:tcPr>
          <w:tcW w:w="3162" w:type="dxa"/>
        </w:tcPr>
        <w:p w14:paraId="342D23E0" w14:textId="77777777" w:rsidR="00954B3E" w:rsidRPr="000F0914" w:rsidRDefault="00954B3E" w:rsidP="000F0914">
          <w:pPr>
            <w:pStyle w:val="Footer"/>
            <w:jc w:val="center"/>
            <w:rPr>
              <w:rFonts w:cs="Arial"/>
            </w:rPr>
          </w:pPr>
          <w:r w:rsidRPr="000F0914">
            <w:rPr>
              <w:rFonts w:cs="Arial"/>
            </w:rPr>
            <w:t xml:space="preserve">Page </w:t>
          </w:r>
          <w:r w:rsidRPr="000F0914">
            <w:rPr>
              <w:rFonts w:cs="Arial"/>
            </w:rPr>
            <w:fldChar w:fldCharType="begin"/>
          </w:r>
          <w:r w:rsidRPr="000F0914">
            <w:rPr>
              <w:rFonts w:cs="Arial"/>
            </w:rPr>
            <w:instrText xml:space="preserve"> PAGE  \* roman  \* MERGEFORMAT </w:instrText>
          </w:r>
          <w:r w:rsidRPr="000F0914">
            <w:rPr>
              <w:rFonts w:cs="Arial"/>
            </w:rPr>
            <w:fldChar w:fldCharType="separate"/>
          </w:r>
          <w:r w:rsidR="001779EE">
            <w:rPr>
              <w:rFonts w:cs="Arial"/>
              <w:noProof/>
            </w:rPr>
            <w:t>iii</w:t>
          </w:r>
          <w:r w:rsidRPr="000F0914">
            <w:rPr>
              <w:rFonts w:cs="Arial"/>
            </w:rPr>
            <w:fldChar w:fldCharType="end"/>
          </w:r>
        </w:p>
      </w:tc>
      <w:tc>
        <w:tcPr>
          <w:tcW w:w="3167" w:type="dxa"/>
        </w:tcPr>
        <w:p w14:paraId="342D23E2" w14:textId="6296DA47" w:rsidR="00954B3E" w:rsidRDefault="00954B3E" w:rsidP="00B315FA">
          <w:pPr>
            <w:pStyle w:val="Footer"/>
            <w:jc w:val="right"/>
          </w:pPr>
          <w:fldSimple w:instr=" STYLEREF  &quot;&lt;Insert name of the project&gt;&quot;  \* MERGEFORMAT ">
            <w:r w:rsidR="001779EE" w:rsidRPr="001779EE">
              <w:rPr>
                <w:rFonts w:cs="Arial"/>
                <w:noProof/>
              </w:rPr>
              <w:t>HHS</w:t>
            </w:r>
            <w:r w:rsidR="001779EE">
              <w:rPr>
                <w:noProof/>
              </w:rPr>
              <w:t xml:space="preserve"> CMS BizFlow HR System</w:t>
            </w:r>
          </w:fldSimple>
        </w:p>
      </w:tc>
    </w:tr>
  </w:tbl>
  <w:p w14:paraId="342D23E4" w14:textId="77777777" w:rsidR="00954B3E" w:rsidRDefault="00954B3E" w:rsidP="00E66048"/>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D23EB" w14:textId="77777777" w:rsidR="00954B3E" w:rsidRDefault="00954B3E"/>
  <w:tbl>
    <w:tblPr>
      <w:tblW w:w="0" w:type="auto"/>
      <w:tblCellSpacing w:w="20" w:type="dxa"/>
      <w:tblBorders>
        <w:top w:val="single" w:sz="8" w:space="0" w:color="002776"/>
      </w:tblBorders>
      <w:tblLook w:val="04A0" w:firstRow="1" w:lastRow="0" w:firstColumn="1" w:lastColumn="0" w:noHBand="0" w:noVBand="1"/>
    </w:tblPr>
    <w:tblGrid>
      <w:gridCol w:w="3252"/>
      <w:gridCol w:w="3232"/>
      <w:gridCol w:w="3252"/>
    </w:tblGrid>
    <w:tr w:rsidR="00954B3E" w14:paraId="342D23F1" w14:textId="77777777" w:rsidTr="000F0914">
      <w:trPr>
        <w:tblCellSpacing w:w="20" w:type="dxa"/>
      </w:trPr>
      <w:tc>
        <w:tcPr>
          <w:tcW w:w="3192" w:type="dxa"/>
        </w:tcPr>
        <w:p w14:paraId="342D23EC" w14:textId="77777777" w:rsidR="00954B3E" w:rsidRPr="000F0914" w:rsidRDefault="00954B3E" w:rsidP="000F0914">
          <w:pPr>
            <w:pStyle w:val="Footer"/>
            <w:jc w:val="both"/>
            <w:rPr>
              <w:rFonts w:cs="Arial"/>
            </w:rPr>
          </w:pPr>
          <w:r>
            <w:t>Table of Contents</w:t>
          </w:r>
        </w:p>
        <w:p w14:paraId="342D23ED" w14:textId="2FB40D85" w:rsidR="00954B3E" w:rsidRPr="000F0914" w:rsidRDefault="00954B3E" w:rsidP="00D025A0">
          <w:pPr>
            <w:pStyle w:val="Footer"/>
            <w:jc w:val="both"/>
            <w:rPr>
              <w:rFonts w:cs="Arial"/>
            </w:rPr>
          </w:pPr>
          <w:r w:rsidRPr="000F0914">
            <w:rPr>
              <w:rFonts w:cs="Arial"/>
            </w:rPr>
            <w:fldChar w:fldCharType="begin"/>
          </w:r>
          <w:r w:rsidRPr="000F0914">
            <w:rPr>
              <w:rFonts w:cs="Arial"/>
            </w:rPr>
            <w:instrText xml:space="preserve"> SAVEDATE  \@ "d-MMM-yy" </w:instrText>
          </w:r>
          <w:r w:rsidRPr="000F0914">
            <w:rPr>
              <w:rFonts w:cs="Arial"/>
            </w:rPr>
            <w:fldChar w:fldCharType="separate"/>
          </w:r>
          <w:r>
            <w:rPr>
              <w:rFonts w:cs="Arial"/>
              <w:noProof/>
            </w:rPr>
            <w:t>22-Mar-18</w:t>
          </w:r>
          <w:r w:rsidRPr="000F0914">
            <w:rPr>
              <w:rFonts w:cs="Arial"/>
            </w:rPr>
            <w:fldChar w:fldCharType="end"/>
          </w:r>
        </w:p>
      </w:tc>
      <w:tc>
        <w:tcPr>
          <w:tcW w:w="3192" w:type="dxa"/>
        </w:tcPr>
        <w:p w14:paraId="342D23EE" w14:textId="77777777" w:rsidR="00954B3E" w:rsidRPr="000F0914" w:rsidRDefault="00954B3E" w:rsidP="000F0914">
          <w:pPr>
            <w:pStyle w:val="Footer"/>
            <w:jc w:val="center"/>
            <w:rPr>
              <w:rFonts w:cs="Arial"/>
            </w:rPr>
          </w:pPr>
          <w:r w:rsidRPr="000F0914">
            <w:rPr>
              <w:rFonts w:cs="Arial"/>
            </w:rPr>
            <w:t xml:space="preserve">Page </w:t>
          </w:r>
          <w:r w:rsidRPr="000F0914">
            <w:rPr>
              <w:rFonts w:cs="Arial"/>
            </w:rPr>
            <w:fldChar w:fldCharType="begin"/>
          </w:r>
          <w:r w:rsidRPr="000F0914">
            <w:rPr>
              <w:rFonts w:cs="Arial"/>
            </w:rPr>
            <w:instrText xml:space="preserve"> PAGE  \* roman  \* MERGEFORMAT </w:instrText>
          </w:r>
          <w:r w:rsidRPr="000F0914">
            <w:rPr>
              <w:rFonts w:cs="Arial"/>
            </w:rPr>
            <w:fldChar w:fldCharType="separate"/>
          </w:r>
          <w:r w:rsidR="001779EE">
            <w:rPr>
              <w:rFonts w:cs="Arial"/>
              <w:noProof/>
            </w:rPr>
            <w:t>iv</w:t>
          </w:r>
          <w:r w:rsidRPr="000F0914">
            <w:rPr>
              <w:rFonts w:cs="Arial"/>
            </w:rPr>
            <w:fldChar w:fldCharType="end"/>
          </w:r>
        </w:p>
      </w:tc>
      <w:tc>
        <w:tcPr>
          <w:tcW w:w="3192" w:type="dxa"/>
        </w:tcPr>
        <w:p w14:paraId="342D23EF" w14:textId="77777777" w:rsidR="00954B3E" w:rsidRPr="000F0914" w:rsidRDefault="00954B3E" w:rsidP="000F0914">
          <w:pPr>
            <w:pStyle w:val="Footer"/>
            <w:jc w:val="right"/>
            <w:rPr>
              <w:rFonts w:cs="Arial"/>
            </w:rPr>
          </w:pPr>
          <w:fldSimple w:instr=" STYLEREF  &quot;&lt;Insert name of the project&gt;&quot;  \* MERGEFORMAT ">
            <w:r w:rsidR="001779EE" w:rsidRPr="001779EE">
              <w:rPr>
                <w:rFonts w:cs="Arial"/>
                <w:noProof/>
              </w:rPr>
              <w:t>HHS CMS</w:t>
            </w:r>
            <w:r w:rsidR="001779EE">
              <w:rPr>
                <w:noProof/>
              </w:rPr>
              <w:t xml:space="preserve"> BizFlow HR System</w:t>
            </w:r>
          </w:fldSimple>
        </w:p>
        <w:p w14:paraId="342D23F0" w14:textId="77777777" w:rsidR="00954B3E" w:rsidRDefault="00954B3E" w:rsidP="000F0914">
          <w:pPr>
            <w:pStyle w:val="Footer"/>
            <w:jc w:val="right"/>
          </w:pPr>
          <w:fldSimple w:instr=" FILENAME  \* FirstCap  \* MERGEFORMAT ">
            <w:r w:rsidRPr="00F721B5">
              <w:rPr>
                <w:rFonts w:cs="Arial"/>
                <w:noProof/>
              </w:rPr>
              <w:t>Document5</w:t>
            </w:r>
          </w:fldSimple>
        </w:p>
      </w:tc>
    </w:tr>
  </w:tbl>
  <w:p w14:paraId="342D23F2" w14:textId="77777777" w:rsidR="00954B3E" w:rsidRDefault="00954B3E" w:rsidP="00E66048"/>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D2401" w14:textId="77777777" w:rsidR="00954B3E" w:rsidRPr="00DD7802" w:rsidRDefault="00954B3E" w:rsidP="00DD780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98E434" w14:textId="77777777" w:rsidR="00954B3E" w:rsidRDefault="00954B3E">
      <w:r>
        <w:separator/>
      </w:r>
    </w:p>
    <w:p w14:paraId="017763D4" w14:textId="77777777" w:rsidR="00954B3E" w:rsidRDefault="00954B3E"/>
    <w:p w14:paraId="5C3D73B0" w14:textId="77777777" w:rsidR="00954B3E" w:rsidRDefault="00954B3E"/>
  </w:footnote>
  <w:footnote w:type="continuationSeparator" w:id="0">
    <w:p w14:paraId="61CA5225" w14:textId="77777777" w:rsidR="00954B3E" w:rsidRDefault="00954B3E">
      <w:r>
        <w:continuationSeparator/>
      </w:r>
    </w:p>
    <w:p w14:paraId="29BE30A1" w14:textId="77777777" w:rsidR="00954B3E" w:rsidRDefault="00954B3E"/>
    <w:p w14:paraId="005C6C81" w14:textId="77777777" w:rsidR="00954B3E" w:rsidRDefault="00954B3E"/>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2268"/>
      <w:gridCol w:w="5040"/>
      <w:gridCol w:w="2160"/>
    </w:tblGrid>
    <w:tr w:rsidR="00954B3E" w:rsidRPr="0084165C" w14:paraId="342D23DB" w14:textId="77777777" w:rsidTr="00FF14E1">
      <w:tc>
        <w:tcPr>
          <w:tcW w:w="2268" w:type="dxa"/>
        </w:tcPr>
        <w:p w14:paraId="342D23D8" w14:textId="77777777" w:rsidR="00954B3E" w:rsidRPr="00E03656" w:rsidRDefault="00954B3E" w:rsidP="00035DDE">
          <w:pPr>
            <w:spacing w:after="60"/>
            <w:rPr>
              <w:rFonts w:cs="Arial"/>
              <w:b/>
              <w:bCs/>
              <w:sz w:val="28"/>
              <w:szCs w:val="28"/>
            </w:rPr>
          </w:pPr>
          <w:r>
            <w:rPr>
              <w:rFonts w:ascii="Verdana" w:hAnsi="Verdana"/>
              <w:b/>
              <w:noProof/>
              <w:color w:val="000080"/>
              <w:sz w:val="32"/>
              <w:szCs w:val="32"/>
            </w:rPr>
            <w:drawing>
              <wp:inline distT="0" distB="0" distL="0" distR="0" wp14:anchorId="342D2402" wp14:editId="342D2403">
                <wp:extent cx="923925" cy="171450"/>
                <wp:effectExtent l="0" t="0" r="9525" b="0"/>
                <wp:docPr id="14"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14:paraId="342D23D9" w14:textId="77777777" w:rsidR="00954B3E" w:rsidRPr="00C10A58" w:rsidRDefault="00954B3E" w:rsidP="00FF14E1">
          <w:pPr>
            <w:pStyle w:val="Header"/>
            <w:rPr>
              <w:rFonts w:cs="Arial"/>
              <w:b w:val="0"/>
              <w:bCs/>
              <w:smallCaps/>
              <w14:shadow w14:blurRad="50800" w14:dist="38100" w14:dir="2700000" w14:sx="100000" w14:sy="100000" w14:kx="0" w14:ky="0" w14:algn="tl">
                <w14:srgbClr w14:val="000000">
                  <w14:alpha w14:val="60000"/>
                </w14:srgbClr>
              </w14:shadow>
            </w:rPr>
          </w:pPr>
          <w:fldSimple w:instr=" STYLEREF  &quot;Document name&quot;  \* MERGEFORMAT ">
            <w:r w:rsidR="001779EE" w:rsidRPr="001779EE">
              <w:rPr>
                <w:bCs/>
                <w:noProof/>
              </w:rPr>
              <w:t>Deployment</w:t>
            </w:r>
          </w:fldSimple>
          <w:r w:rsidRPr="0049677E">
            <w:rPr>
              <w:b w:val="0"/>
            </w:rPr>
            <w:fldChar w:fldCharType="begin"/>
          </w:r>
          <w:r w:rsidRPr="0049677E">
            <w:instrText xml:space="preserve"> TITLE   \* MERGEFORMAT </w:instrText>
          </w:r>
          <w:r w:rsidRPr="0049677E">
            <w:rPr>
              <w:b w:val="0"/>
            </w:rPr>
            <w:fldChar w:fldCharType="end"/>
          </w:r>
        </w:p>
      </w:tc>
      <w:tc>
        <w:tcPr>
          <w:tcW w:w="2160" w:type="dxa"/>
        </w:tcPr>
        <w:p w14:paraId="342D23DA" w14:textId="0F473D96" w:rsidR="00954B3E" w:rsidRPr="0049677E" w:rsidRDefault="00954B3E" w:rsidP="00FF14E1">
          <w:pPr>
            <w:pStyle w:val="Header"/>
            <w:jc w:val="right"/>
            <w:rPr>
              <w:b w:val="0"/>
            </w:rPr>
          </w:pPr>
        </w:p>
      </w:tc>
    </w:tr>
  </w:tbl>
  <w:p w14:paraId="342D23DC" w14:textId="77777777" w:rsidR="00954B3E" w:rsidRDefault="00954B3E" w:rsidP="00F04864">
    <w:pPr>
      <w:tabs>
        <w:tab w:val="left" w:pos="7230"/>
      </w:tabs>
    </w:pPr>
    <w:r>
      <w:pict w14:anchorId="342D2404">
        <v:rect id="_x0000_i1025" style="width:540pt;height:1pt" o:hralign="center" o:hrstd="t" o:hrnoshade="t" o:hr="t" fillcolor="#002776" stroked="f"/>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D23E5" w14:textId="183FDC18" w:rsidR="00954B3E" w:rsidRDefault="00954B3E" w:rsidP="00716241">
    <w:pPr>
      <w:tabs>
        <w:tab w:val="right" w:pos="9360"/>
      </w:tabs>
      <w:ind w:right="-274"/>
    </w:pPr>
    <w:r>
      <w:rPr>
        <w:b/>
        <w:noProof/>
        <w:color w:val="000066"/>
        <w:sz w:val="18"/>
        <w:szCs w:val="18"/>
      </w:rPr>
      <w:drawing>
        <wp:inline distT="0" distB="0" distL="0" distR="0" wp14:anchorId="342D2405" wp14:editId="342D2406">
          <wp:extent cx="1933575" cy="361950"/>
          <wp:effectExtent l="0" t="0" r="9525" b="0"/>
          <wp:docPr id="15" name="Picture 17" descr="DEL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_C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3575" cy="361950"/>
                  </a:xfrm>
                  <a:prstGeom prst="rect">
                    <a:avLst/>
                  </a:prstGeom>
                  <a:noFill/>
                  <a:ln>
                    <a:noFill/>
                  </a:ln>
                </pic:spPr>
              </pic:pic>
            </a:graphicData>
          </a:graphic>
        </wp:inline>
      </w:drawing>
    </w:r>
    <w:r>
      <w:tab/>
    </w:r>
    <w:r w:rsidRPr="00A338AD">
      <w:rPr>
        <w:noProof/>
      </w:rPr>
      <w:drawing>
        <wp:inline distT="0" distB="0" distL="0" distR="0" wp14:anchorId="64EB5005" wp14:editId="3269BEB6">
          <wp:extent cx="1734862" cy="598861"/>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734862" cy="598861"/>
                  </a:xfrm>
                  <a:prstGeom prst="rect">
                    <a:avLst/>
                  </a:prstGeom>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2268"/>
      <w:gridCol w:w="5040"/>
      <w:gridCol w:w="2160"/>
    </w:tblGrid>
    <w:tr w:rsidR="00954B3E" w:rsidRPr="00F023A2" w14:paraId="342D23E9" w14:textId="77777777" w:rsidTr="00FB5D85">
      <w:tc>
        <w:tcPr>
          <w:tcW w:w="2268" w:type="dxa"/>
        </w:tcPr>
        <w:p w14:paraId="342D23E6" w14:textId="77777777" w:rsidR="00954B3E" w:rsidRPr="00E03656" w:rsidRDefault="00954B3E" w:rsidP="00035DDE">
          <w:pPr>
            <w:spacing w:after="60"/>
            <w:rPr>
              <w:rFonts w:cs="Arial"/>
              <w:b/>
              <w:bCs/>
              <w:sz w:val="28"/>
              <w:szCs w:val="28"/>
            </w:rPr>
          </w:pPr>
          <w:r>
            <w:rPr>
              <w:rFonts w:ascii="Verdana" w:hAnsi="Verdana"/>
              <w:b/>
              <w:noProof/>
              <w:color w:val="000080"/>
              <w:sz w:val="32"/>
              <w:szCs w:val="32"/>
            </w:rPr>
            <w:drawing>
              <wp:inline distT="0" distB="0" distL="0" distR="0" wp14:anchorId="342D2407" wp14:editId="342D2408">
                <wp:extent cx="923925" cy="171450"/>
                <wp:effectExtent l="0" t="0" r="9525" b="0"/>
                <wp:docPr id="13"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14:paraId="342D23E7" w14:textId="5D2194D1" w:rsidR="00954B3E" w:rsidRPr="00492FF6" w:rsidRDefault="00954B3E" w:rsidP="00492FF6">
          <w:pPr>
            <w:pStyle w:val="Header"/>
          </w:pPr>
          <w:r>
            <w:t>Deployment Instruction</w:t>
          </w:r>
        </w:p>
      </w:tc>
      <w:tc>
        <w:tcPr>
          <w:tcW w:w="2160" w:type="dxa"/>
        </w:tcPr>
        <w:p w14:paraId="342D23E8" w14:textId="77777777" w:rsidR="00954B3E" w:rsidRPr="0049677E" w:rsidRDefault="00954B3E" w:rsidP="00FF14E1">
          <w:pPr>
            <w:pStyle w:val="Header"/>
            <w:jc w:val="right"/>
            <w:rPr>
              <w:b w:val="0"/>
            </w:rPr>
          </w:pPr>
          <w:fldSimple w:instr=" STYLEREF  &quot;Document Identification&quot;  \* MERGEFORMAT ">
            <w:r w:rsidR="001779EE">
              <w:rPr>
                <w:noProof/>
              </w:rPr>
              <w:t>HHS CMS BizFlow HR System Deployment.docx</w:t>
            </w:r>
          </w:fldSimple>
        </w:p>
      </w:tc>
    </w:tr>
  </w:tbl>
  <w:p w14:paraId="342D23EA" w14:textId="7889EB8F" w:rsidR="00954B3E" w:rsidRDefault="00954B3E" w:rsidP="005960C4">
    <w:pPr>
      <w:tabs>
        <w:tab w:val="left" w:pos="7230"/>
      </w:tabs>
      <w:jc w:val="right"/>
    </w:pPr>
    <w:r>
      <w:pict w14:anchorId="342D2409">
        <v:rect id="_x0000_i1026" style="width:540pt;height:1pt" o:hralign="center" o:hrstd="t" o:hrnoshade="t" o:hr="t" fillcolor="#002776" stroked="f"/>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D2400" w14:textId="77777777" w:rsidR="00954B3E" w:rsidRPr="00DD7802" w:rsidRDefault="00954B3E" w:rsidP="00DD780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360896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4CE20830"/>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276EB8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6188D52"/>
    <w:lvl w:ilvl="0">
      <w:start w:val="1"/>
      <w:numFmt w:val="lowerLetter"/>
      <w:pStyle w:val="ListNumber2"/>
      <w:lvlText w:val="%1."/>
      <w:lvlJc w:val="left"/>
      <w:pPr>
        <w:ind w:left="720" w:hanging="360"/>
      </w:pPr>
    </w:lvl>
  </w:abstractNum>
  <w:abstractNum w:abstractNumId="4">
    <w:nsid w:val="FFFFFF80"/>
    <w:multiLevelType w:val="singleLevel"/>
    <w:tmpl w:val="0B760F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CB16C7F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A24C89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703E546C"/>
    <w:lvl w:ilvl="0">
      <w:start w:val="1"/>
      <w:numFmt w:val="bullet"/>
      <w:pStyle w:val="ListBullet2"/>
      <w:lvlText w:val=""/>
      <w:lvlJc w:val="left"/>
      <w:pPr>
        <w:ind w:left="720" w:hanging="360"/>
      </w:pPr>
      <w:rPr>
        <w:rFonts w:ascii="Symbol" w:hAnsi="Symbol" w:hint="default"/>
        <w:sz w:val="14"/>
      </w:rPr>
    </w:lvl>
  </w:abstractNum>
  <w:abstractNum w:abstractNumId="8">
    <w:nsid w:val="FFFFFF89"/>
    <w:multiLevelType w:val="singleLevel"/>
    <w:tmpl w:val="F236A046"/>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1442B0A"/>
    <w:multiLevelType w:val="hybridMultilevel"/>
    <w:tmpl w:val="7CEAB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33830E2"/>
    <w:multiLevelType w:val="hybridMultilevel"/>
    <w:tmpl w:val="7C847ACA"/>
    <w:lvl w:ilvl="0" w:tplc="F5C08A5A">
      <w:start w:val="1"/>
      <w:numFmt w:val="bullet"/>
      <w:pStyle w:val="Bullet2"/>
      <w:lvlText w:val="o"/>
      <w:lvlJc w:val="left"/>
      <w:pPr>
        <w:ind w:left="1080" w:hanging="360"/>
      </w:pPr>
      <w:rPr>
        <w:rFonts w:ascii="Courier New" w:hAnsi="Courier New" w:hint="default"/>
        <w:sz w:val="1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080A16D4"/>
    <w:multiLevelType w:val="multilevel"/>
    <w:tmpl w:val="02364D62"/>
    <w:numStyleLink w:val="List1"/>
  </w:abstractNum>
  <w:abstractNum w:abstractNumId="12">
    <w:nsid w:val="0B07458E"/>
    <w:multiLevelType w:val="hybridMultilevel"/>
    <w:tmpl w:val="B67C45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1701F15"/>
    <w:multiLevelType w:val="multilevel"/>
    <w:tmpl w:val="008C5ADE"/>
    <w:styleLink w:val="Style3"/>
    <w:lvl w:ilvl="0">
      <w:start w:val="1"/>
      <w:numFmt w:val="none"/>
      <w:pStyle w:val="FigureCaption"/>
      <w:suff w:val="space"/>
      <w:lvlText w:val="Figure 1:"/>
      <w:lvlJc w:val="center"/>
      <w:pPr>
        <w:ind w:left="216" w:firstLine="72"/>
      </w:pPr>
      <w:rPr>
        <w:rFonts w:ascii="Arial Bold" w:hAnsi="Arial Bold" w:hint="default"/>
        <w:b/>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1380417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13C36284"/>
    <w:multiLevelType w:val="hybridMultilevel"/>
    <w:tmpl w:val="CEA4F4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80E78D4"/>
    <w:multiLevelType w:val="hybridMultilevel"/>
    <w:tmpl w:val="1982D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2575E1"/>
    <w:multiLevelType w:val="hybridMultilevel"/>
    <w:tmpl w:val="B67C45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AA97259"/>
    <w:multiLevelType w:val="multilevel"/>
    <w:tmpl w:val="CB5281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1B024558"/>
    <w:multiLevelType w:val="hybridMultilevel"/>
    <w:tmpl w:val="5BA069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CC44D06"/>
    <w:multiLevelType w:val="hybridMultilevel"/>
    <w:tmpl w:val="B67C45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D8811B5"/>
    <w:multiLevelType w:val="multilevel"/>
    <w:tmpl w:val="3E2207B0"/>
    <w:styleLink w:val="Style4"/>
    <w:lvl w:ilvl="0">
      <w:start w:val="1"/>
      <w:numFmt w:val="decimal"/>
      <w:lvlText w:val="%1."/>
      <w:lvlJc w:val="left"/>
      <w:pPr>
        <w:ind w:left="720" w:hanging="360"/>
      </w:pPr>
      <w:rPr>
        <w:rFonts w:ascii="Arial" w:hAnsi="Arial" w:cs="Times New Roman"/>
        <w:b w:val="0"/>
        <w:bCs w:val="0"/>
        <w:i w:val="0"/>
        <w:iCs w:val="0"/>
        <w:caps w:val="0"/>
        <w:smallCaps w:val="0"/>
        <w:strike w:val="0"/>
        <w:dstrike w:val="0"/>
        <w:noProof w:val="0"/>
        <w:snapToGrid w:val="0"/>
        <w:vanish w:val="0"/>
        <w:color w:val="000000"/>
        <w:spacing w:val="0"/>
        <w:w w:val="0"/>
        <w:kern w:val="0"/>
        <w:position w:val="0"/>
        <w:sz w:val="18"/>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1F484FD8"/>
    <w:multiLevelType w:val="hybridMultilevel"/>
    <w:tmpl w:val="CDC80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F67770B"/>
    <w:multiLevelType w:val="hybridMultilevel"/>
    <w:tmpl w:val="6890B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BA4A16"/>
    <w:multiLevelType w:val="hybridMultilevel"/>
    <w:tmpl w:val="69404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2762F3E"/>
    <w:multiLevelType w:val="hybridMultilevel"/>
    <w:tmpl w:val="05A854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301061C"/>
    <w:multiLevelType w:val="hybridMultilevel"/>
    <w:tmpl w:val="8EAE0BF0"/>
    <w:lvl w:ilvl="0" w:tplc="3476F1FA">
      <w:start w:val="1"/>
      <w:numFmt w:val="bullet"/>
      <w:pStyle w:val="Bullet3Last"/>
      <w:lvlText w:val="-"/>
      <w:lvlJc w:val="left"/>
      <w:pPr>
        <w:ind w:left="108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24650035"/>
    <w:multiLevelType w:val="hybridMultilevel"/>
    <w:tmpl w:val="5FB4F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4DC538D"/>
    <w:multiLevelType w:val="multilevel"/>
    <w:tmpl w:val="02364D62"/>
    <w:styleLink w:val="List1"/>
    <w:lvl w:ilvl="0">
      <w:start w:val="1"/>
      <w:numFmt w:val="decimal"/>
      <w:pStyle w:val="ListLa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nsid w:val="26A954B7"/>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2994551E"/>
    <w:multiLevelType w:val="hybridMultilevel"/>
    <w:tmpl w:val="4ECA1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A4A1B48"/>
    <w:multiLevelType w:val="hybridMultilevel"/>
    <w:tmpl w:val="873A3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BA874C6"/>
    <w:multiLevelType w:val="hybridMultilevel"/>
    <w:tmpl w:val="38A45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DE7334"/>
    <w:multiLevelType w:val="hybridMultilevel"/>
    <w:tmpl w:val="FAC28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DF2525F"/>
    <w:multiLevelType w:val="multilevel"/>
    <w:tmpl w:val="008C5ADE"/>
    <w:numStyleLink w:val="Style3"/>
  </w:abstractNum>
  <w:abstractNum w:abstractNumId="35">
    <w:nsid w:val="2F143B8B"/>
    <w:multiLevelType w:val="hybridMultilevel"/>
    <w:tmpl w:val="05A854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1AF3FB7"/>
    <w:multiLevelType w:val="hybridMultilevel"/>
    <w:tmpl w:val="B67C45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4613346"/>
    <w:multiLevelType w:val="hybridMultilevel"/>
    <w:tmpl w:val="A2A4E334"/>
    <w:lvl w:ilvl="0" w:tplc="CF488D8C">
      <w:start w:val="1"/>
      <w:numFmt w:val="bullet"/>
      <w:pStyle w:val="Tablebullet"/>
      <w:lvlText w:val=""/>
      <w:lvlJc w:val="left"/>
      <w:pPr>
        <w:ind w:left="720" w:hanging="360"/>
      </w:pPr>
      <w:rPr>
        <w:rFonts w:ascii="Symbol" w:hAnsi="Symbol" w:hint="default"/>
      </w:rPr>
    </w:lvl>
    <w:lvl w:ilvl="1" w:tplc="C420AD7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5E7236F"/>
    <w:multiLevelType w:val="hybridMultilevel"/>
    <w:tmpl w:val="CEA4F4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60C2F97"/>
    <w:multiLevelType w:val="hybridMultilevel"/>
    <w:tmpl w:val="1472D3DE"/>
    <w:lvl w:ilvl="0" w:tplc="EBD6FFC0">
      <w:start w:val="1"/>
      <w:numFmt w:val="lowerLetter"/>
      <w:pStyle w:val="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7656086"/>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37E9307D"/>
    <w:multiLevelType w:val="multilevel"/>
    <w:tmpl w:val="87FEA96A"/>
    <w:styleLink w:val="Style5"/>
    <w:lvl w:ilvl="0">
      <w:start w:val="1"/>
      <w:numFmt w:val="decimal"/>
      <w:pStyle w:val="TableList"/>
      <w:lvlText w:val="%1."/>
      <w:lvlJc w:val="left"/>
      <w:pPr>
        <w:ind w:left="360" w:hanging="360"/>
      </w:pPr>
      <w:rPr>
        <w:rFonts w:ascii="Arial" w:hAnsi="Arial" w:hint="default"/>
        <w:b w:val="0"/>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nsid w:val="40AD7EC1"/>
    <w:multiLevelType w:val="hybridMultilevel"/>
    <w:tmpl w:val="0E72A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3764B5F"/>
    <w:multiLevelType w:val="hybridMultilevel"/>
    <w:tmpl w:val="62B40622"/>
    <w:lvl w:ilvl="0" w:tplc="B75A8F30">
      <w:start w:val="1"/>
      <w:numFmt w:val="bullet"/>
      <w:pStyle w:val="Tablebullet2"/>
      <w:lvlText w:val="o"/>
      <w:lvlJc w:val="left"/>
      <w:pPr>
        <w:ind w:left="1038" w:hanging="360"/>
      </w:pPr>
      <w:rPr>
        <w:rFonts w:ascii="Courier New" w:hAnsi="Courier New" w:hint="default"/>
        <w:color w:val="auto"/>
        <w:sz w:val="14"/>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44">
    <w:nsid w:val="43BF31E4"/>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46492703"/>
    <w:multiLevelType w:val="hybridMultilevel"/>
    <w:tmpl w:val="CEA4F4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7390DD9"/>
    <w:multiLevelType w:val="hybridMultilevel"/>
    <w:tmpl w:val="5BA069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A403E1E"/>
    <w:multiLevelType w:val="hybridMultilevel"/>
    <w:tmpl w:val="6890B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AC81486"/>
    <w:multiLevelType w:val="hybridMultilevel"/>
    <w:tmpl w:val="12FEE4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nsid w:val="4B4E41DB"/>
    <w:multiLevelType w:val="hybridMultilevel"/>
    <w:tmpl w:val="70F046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0191497"/>
    <w:multiLevelType w:val="hybridMultilevel"/>
    <w:tmpl w:val="2A8EEA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25B40A2"/>
    <w:multiLevelType w:val="hybridMultilevel"/>
    <w:tmpl w:val="CC4C27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74C5248"/>
    <w:multiLevelType w:val="hybridMultilevel"/>
    <w:tmpl w:val="797C1C16"/>
    <w:lvl w:ilvl="0" w:tplc="83BAD9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57B86BB0"/>
    <w:multiLevelType w:val="hybridMultilevel"/>
    <w:tmpl w:val="21924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C562B4"/>
    <w:multiLevelType w:val="hybridMultilevel"/>
    <w:tmpl w:val="5EE0391C"/>
    <w:lvl w:ilvl="0" w:tplc="4242403E">
      <w:start w:val="1"/>
      <w:numFmt w:val="bullet"/>
      <w:pStyle w:val="ListParagraph"/>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5">
    <w:nsid w:val="58B20043"/>
    <w:multiLevelType w:val="hybridMultilevel"/>
    <w:tmpl w:val="733066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5B08107D"/>
    <w:multiLevelType w:val="hybridMultilevel"/>
    <w:tmpl w:val="FE0CDD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B8A0E4C"/>
    <w:multiLevelType w:val="hybridMultilevel"/>
    <w:tmpl w:val="A636F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F1A4231"/>
    <w:multiLevelType w:val="hybridMultilevel"/>
    <w:tmpl w:val="1F6E2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07F2AA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60">
    <w:nsid w:val="63476F86"/>
    <w:multiLevelType w:val="hybridMultilevel"/>
    <w:tmpl w:val="9E440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4B300E6"/>
    <w:multiLevelType w:val="hybridMultilevel"/>
    <w:tmpl w:val="1982D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6505136"/>
    <w:multiLevelType w:val="hybridMultilevel"/>
    <w:tmpl w:val="EAE01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DEA057A"/>
    <w:multiLevelType w:val="hybridMultilevel"/>
    <w:tmpl w:val="1AAC99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E1E510B"/>
    <w:multiLevelType w:val="hybridMultilevel"/>
    <w:tmpl w:val="9EC0A52E"/>
    <w:lvl w:ilvl="0" w:tplc="6534E564">
      <w:start w:val="1"/>
      <w:numFmt w:val="bullet"/>
      <w:pStyle w:val="numbullet2"/>
      <w:lvlText w:val="o"/>
      <w:lvlJc w:val="left"/>
      <w:pPr>
        <w:ind w:left="1440" w:hanging="360"/>
      </w:pPr>
      <w:rPr>
        <w:rFonts w:ascii="Courier New" w:hAnsi="Courier New" w:hint="default"/>
        <w:sz w:val="1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6FC478C3"/>
    <w:multiLevelType w:val="hybridMultilevel"/>
    <w:tmpl w:val="401AA708"/>
    <w:lvl w:ilvl="0" w:tplc="744C22F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nsid w:val="71C85744"/>
    <w:multiLevelType w:val="hybridMultilevel"/>
    <w:tmpl w:val="25D81108"/>
    <w:lvl w:ilvl="0" w:tplc="16ECE056">
      <w:start w:val="1"/>
      <w:numFmt w:val="bullet"/>
      <w:pStyle w:val="Bullet3"/>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nsid w:val="71D95087"/>
    <w:multiLevelType w:val="hybridMultilevel"/>
    <w:tmpl w:val="0126688A"/>
    <w:lvl w:ilvl="0" w:tplc="D274674A">
      <w:start w:val="1"/>
      <w:numFmt w:val="bullet"/>
      <w:pStyle w:val="numbullet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75BD13B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69">
    <w:nsid w:val="77467D31"/>
    <w:multiLevelType w:val="multilevel"/>
    <w:tmpl w:val="6276E0F4"/>
    <w:lvl w:ilvl="0">
      <w:start w:val="1"/>
      <w:numFmt w:val="decimal"/>
      <w:pStyle w:val="Li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0">
    <w:nsid w:val="78273A32"/>
    <w:multiLevelType w:val="multilevel"/>
    <w:tmpl w:val="314C76C8"/>
    <w:styleLink w:val="Style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nsid w:val="783720AD"/>
    <w:multiLevelType w:val="hybridMultilevel"/>
    <w:tmpl w:val="4224DD20"/>
    <w:lvl w:ilvl="0" w:tplc="82D24EB4">
      <w:start w:val="1"/>
      <w:numFmt w:val="decimal"/>
      <w:pStyle w:val="ListNumber"/>
      <w:lvlText w:val="%1."/>
      <w:lvlJc w:val="left"/>
      <w:pPr>
        <w:ind w:left="360" w:hanging="360"/>
      </w:pPr>
      <w:rPr>
        <w:rFonts w:hint="default"/>
        <w:sz w:val="20"/>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nsid w:val="7B096CB9"/>
    <w:multiLevelType w:val="multilevel"/>
    <w:tmpl w:val="BACA7F84"/>
    <w:styleLink w:val="Style2"/>
    <w:lvl w:ilvl="0">
      <w:start w:val="1"/>
      <w:numFmt w:val="decimal"/>
      <w:suff w:val="space"/>
      <w:lvlText w:val="Table %1:"/>
      <w:lvlJc w:val="center"/>
      <w:pPr>
        <w:ind w:left="216" w:hanging="216"/>
      </w:pPr>
      <w:rPr>
        <w:rFonts w:hint="default"/>
        <w:b/>
        <w:i w:val="0"/>
        <w:sz w:val="18"/>
        <w:szCs w:val="1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3">
    <w:nsid w:val="7B193932"/>
    <w:multiLevelType w:val="hybridMultilevel"/>
    <w:tmpl w:val="EA86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D5A4976"/>
    <w:multiLevelType w:val="hybridMultilevel"/>
    <w:tmpl w:val="5BA0699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E457873"/>
    <w:multiLevelType w:val="hybridMultilevel"/>
    <w:tmpl w:val="4B4C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59"/>
  </w:num>
  <w:num w:numId="3">
    <w:abstractNumId w:val="14"/>
  </w:num>
  <w:num w:numId="4">
    <w:abstractNumId w:val="68"/>
  </w:num>
  <w:num w:numId="5">
    <w:abstractNumId w:val="8"/>
  </w:num>
  <w:num w:numId="6">
    <w:abstractNumId w:val="7"/>
  </w:num>
  <w:num w:numId="7">
    <w:abstractNumId w:val="6"/>
  </w:num>
  <w:num w:numId="8">
    <w:abstractNumId w:val="5"/>
  </w:num>
  <w:num w:numId="9">
    <w:abstractNumId w:val="4"/>
  </w:num>
  <w:num w:numId="10">
    <w:abstractNumId w:val="2"/>
  </w:num>
  <w:num w:numId="11">
    <w:abstractNumId w:val="1"/>
  </w:num>
  <w:num w:numId="12">
    <w:abstractNumId w:val="0"/>
  </w:num>
  <w:num w:numId="13">
    <w:abstractNumId w:val="18"/>
  </w:num>
  <w:num w:numId="14">
    <w:abstractNumId w:val="39"/>
  </w:num>
  <w:num w:numId="15">
    <w:abstractNumId w:val="70"/>
  </w:num>
  <w:num w:numId="16">
    <w:abstractNumId w:val="28"/>
  </w:num>
  <w:num w:numId="17">
    <w:abstractNumId w:val="11"/>
  </w:num>
  <w:num w:numId="18">
    <w:abstractNumId w:val="10"/>
  </w:num>
  <w:num w:numId="19">
    <w:abstractNumId w:val="69"/>
  </w:num>
  <w:num w:numId="20">
    <w:abstractNumId w:val="67"/>
  </w:num>
  <w:num w:numId="21">
    <w:abstractNumId w:val="64"/>
  </w:num>
  <w:num w:numId="22">
    <w:abstractNumId w:val="3"/>
  </w:num>
  <w:num w:numId="23">
    <w:abstractNumId w:val="37"/>
  </w:num>
  <w:num w:numId="24">
    <w:abstractNumId w:val="71"/>
  </w:num>
  <w:num w:numId="25">
    <w:abstractNumId w:val="66"/>
  </w:num>
  <w:num w:numId="26">
    <w:abstractNumId w:val="43"/>
  </w:num>
  <w:num w:numId="27">
    <w:abstractNumId w:val="72"/>
  </w:num>
  <w:num w:numId="28">
    <w:abstractNumId w:val="13"/>
  </w:num>
  <w:num w:numId="29">
    <w:abstractNumId w:val="21"/>
  </w:num>
  <w:num w:numId="30">
    <w:abstractNumId w:val="41"/>
  </w:num>
  <w:num w:numId="31">
    <w:abstractNumId w:val="34"/>
  </w:num>
  <w:num w:numId="32">
    <w:abstractNumId w:val="54"/>
  </w:num>
  <w:num w:numId="33">
    <w:abstractNumId w:val="47"/>
  </w:num>
  <w:num w:numId="34">
    <w:abstractNumId w:val="55"/>
  </w:num>
  <w:num w:numId="35">
    <w:abstractNumId w:val="73"/>
  </w:num>
  <w:num w:numId="36">
    <w:abstractNumId w:val="60"/>
  </w:num>
  <w:num w:numId="37">
    <w:abstractNumId w:val="57"/>
  </w:num>
  <w:num w:numId="38">
    <w:abstractNumId w:val="53"/>
  </w:num>
  <w:num w:numId="39">
    <w:abstractNumId w:val="51"/>
  </w:num>
  <w:num w:numId="40">
    <w:abstractNumId w:val="42"/>
  </w:num>
  <w:num w:numId="41">
    <w:abstractNumId w:val="65"/>
  </w:num>
  <w:num w:numId="42">
    <w:abstractNumId w:val="44"/>
  </w:num>
  <w:num w:numId="43">
    <w:abstractNumId w:val="40"/>
  </w:num>
  <w:num w:numId="44">
    <w:abstractNumId w:val="48"/>
  </w:num>
  <w:num w:numId="45">
    <w:abstractNumId w:val="29"/>
  </w:num>
  <w:num w:numId="46">
    <w:abstractNumId w:val="46"/>
  </w:num>
  <w:num w:numId="47">
    <w:abstractNumId w:val="50"/>
  </w:num>
  <w:num w:numId="48">
    <w:abstractNumId w:val="12"/>
  </w:num>
  <w:num w:numId="49">
    <w:abstractNumId w:val="49"/>
  </w:num>
  <w:num w:numId="50">
    <w:abstractNumId w:val="32"/>
  </w:num>
  <w:num w:numId="51">
    <w:abstractNumId w:val="56"/>
  </w:num>
  <w:num w:numId="52">
    <w:abstractNumId w:val="25"/>
  </w:num>
  <w:num w:numId="53">
    <w:abstractNumId w:val="17"/>
  </w:num>
  <w:num w:numId="54">
    <w:abstractNumId w:val="63"/>
  </w:num>
  <w:num w:numId="55">
    <w:abstractNumId w:val="15"/>
  </w:num>
  <w:num w:numId="56">
    <w:abstractNumId w:val="74"/>
  </w:num>
  <w:num w:numId="57">
    <w:abstractNumId w:val="31"/>
  </w:num>
  <w:num w:numId="58">
    <w:abstractNumId w:val="75"/>
  </w:num>
  <w:num w:numId="59">
    <w:abstractNumId w:val="35"/>
  </w:num>
  <w:num w:numId="60">
    <w:abstractNumId w:val="38"/>
  </w:num>
  <w:num w:numId="61">
    <w:abstractNumId w:val="22"/>
  </w:num>
  <w:num w:numId="62">
    <w:abstractNumId w:val="19"/>
  </w:num>
  <w:num w:numId="63">
    <w:abstractNumId w:val="58"/>
  </w:num>
  <w:num w:numId="64">
    <w:abstractNumId w:val="24"/>
  </w:num>
  <w:num w:numId="65">
    <w:abstractNumId w:val="23"/>
  </w:num>
  <w:num w:numId="66">
    <w:abstractNumId w:val="30"/>
  </w:num>
  <w:num w:numId="67">
    <w:abstractNumId w:val="52"/>
  </w:num>
  <w:num w:numId="68">
    <w:abstractNumId w:val="62"/>
  </w:num>
  <w:num w:numId="69">
    <w:abstractNumId w:val="33"/>
  </w:num>
  <w:num w:numId="70">
    <w:abstractNumId w:val="16"/>
  </w:num>
  <w:num w:numId="71">
    <w:abstractNumId w:val="9"/>
  </w:num>
  <w:num w:numId="72">
    <w:abstractNumId w:val="61"/>
  </w:num>
  <w:num w:numId="73">
    <w:abstractNumId w:val="27"/>
  </w:num>
  <w:num w:numId="74">
    <w:abstractNumId w:val="36"/>
  </w:num>
  <w:num w:numId="75">
    <w:abstractNumId w:val="20"/>
  </w:num>
  <w:num w:numId="76">
    <w:abstractNumId w:val="4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intFractionalCharacterWidth/>
  <w:hideSpellingErrors/>
  <w:hideGrammaticalErrors/>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attachedTemplate r:id="rId1"/>
  <w:trackRevisions/>
  <w:defaultTabStop w:val="720"/>
  <w:doNotHyphenateCaps/>
  <w:drawingGridHorizontalSpacing w:val="100"/>
  <w:displayHorizontalDrawingGridEvery w:val="0"/>
  <w:displayVerticalDrawingGridEvery w:val="0"/>
  <w:doNotShadeFormData/>
  <w:noPunctuationKerning/>
  <w:characterSpacingControl w:val="doNotCompress"/>
  <w:hdrShapeDefaults>
    <o:shapedefaults v:ext="edit" spidmax="57348"/>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1B5"/>
    <w:rsid w:val="000006EA"/>
    <w:rsid w:val="00001175"/>
    <w:rsid w:val="00003274"/>
    <w:rsid w:val="00006C5E"/>
    <w:rsid w:val="000070C0"/>
    <w:rsid w:val="0001091B"/>
    <w:rsid w:val="00011BBD"/>
    <w:rsid w:val="00012065"/>
    <w:rsid w:val="000125D5"/>
    <w:rsid w:val="00015418"/>
    <w:rsid w:val="000228FD"/>
    <w:rsid w:val="0002381C"/>
    <w:rsid w:val="00025BC6"/>
    <w:rsid w:val="00027470"/>
    <w:rsid w:val="00033139"/>
    <w:rsid w:val="0003318C"/>
    <w:rsid w:val="0003495A"/>
    <w:rsid w:val="00034BA5"/>
    <w:rsid w:val="00035DDE"/>
    <w:rsid w:val="0003684B"/>
    <w:rsid w:val="00036FF6"/>
    <w:rsid w:val="00042038"/>
    <w:rsid w:val="00042B3B"/>
    <w:rsid w:val="000430CE"/>
    <w:rsid w:val="000446B6"/>
    <w:rsid w:val="000447F2"/>
    <w:rsid w:val="00050797"/>
    <w:rsid w:val="000560F1"/>
    <w:rsid w:val="000564E7"/>
    <w:rsid w:val="000570BE"/>
    <w:rsid w:val="000609AB"/>
    <w:rsid w:val="00060A77"/>
    <w:rsid w:val="000615D7"/>
    <w:rsid w:val="00061C11"/>
    <w:rsid w:val="0006203A"/>
    <w:rsid w:val="00062751"/>
    <w:rsid w:val="00064574"/>
    <w:rsid w:val="00067498"/>
    <w:rsid w:val="000708B4"/>
    <w:rsid w:val="00072665"/>
    <w:rsid w:val="000727FB"/>
    <w:rsid w:val="000762ED"/>
    <w:rsid w:val="0007689F"/>
    <w:rsid w:val="0007733A"/>
    <w:rsid w:val="00077738"/>
    <w:rsid w:val="0008103F"/>
    <w:rsid w:val="0008142B"/>
    <w:rsid w:val="0008200E"/>
    <w:rsid w:val="000839ED"/>
    <w:rsid w:val="00084E59"/>
    <w:rsid w:val="000850D5"/>
    <w:rsid w:val="00086438"/>
    <w:rsid w:val="000947E1"/>
    <w:rsid w:val="00094AEC"/>
    <w:rsid w:val="0009600C"/>
    <w:rsid w:val="000A1684"/>
    <w:rsid w:val="000A4074"/>
    <w:rsid w:val="000A651D"/>
    <w:rsid w:val="000B00EF"/>
    <w:rsid w:val="000B34EA"/>
    <w:rsid w:val="000B419E"/>
    <w:rsid w:val="000B7120"/>
    <w:rsid w:val="000B7CD0"/>
    <w:rsid w:val="000C37AC"/>
    <w:rsid w:val="000C6CE8"/>
    <w:rsid w:val="000C759F"/>
    <w:rsid w:val="000C7704"/>
    <w:rsid w:val="000C7CC9"/>
    <w:rsid w:val="000D06C2"/>
    <w:rsid w:val="000D1627"/>
    <w:rsid w:val="000D355B"/>
    <w:rsid w:val="000D76B2"/>
    <w:rsid w:val="000E0112"/>
    <w:rsid w:val="000E1F25"/>
    <w:rsid w:val="000E286A"/>
    <w:rsid w:val="000E3648"/>
    <w:rsid w:val="000E3CE2"/>
    <w:rsid w:val="000E4076"/>
    <w:rsid w:val="000E5700"/>
    <w:rsid w:val="000E61BA"/>
    <w:rsid w:val="000E6C9B"/>
    <w:rsid w:val="000F0914"/>
    <w:rsid w:val="000F1D88"/>
    <w:rsid w:val="000F603A"/>
    <w:rsid w:val="0010050A"/>
    <w:rsid w:val="00100F4B"/>
    <w:rsid w:val="0010267E"/>
    <w:rsid w:val="001054A8"/>
    <w:rsid w:val="00105EBC"/>
    <w:rsid w:val="00106225"/>
    <w:rsid w:val="00110018"/>
    <w:rsid w:val="00115412"/>
    <w:rsid w:val="001168D6"/>
    <w:rsid w:val="00116B96"/>
    <w:rsid w:val="00116FE3"/>
    <w:rsid w:val="00120898"/>
    <w:rsid w:val="001223D8"/>
    <w:rsid w:val="0012250A"/>
    <w:rsid w:val="00124491"/>
    <w:rsid w:val="00125C8B"/>
    <w:rsid w:val="0013198F"/>
    <w:rsid w:val="00131FB9"/>
    <w:rsid w:val="00132154"/>
    <w:rsid w:val="00132E97"/>
    <w:rsid w:val="00134F1E"/>
    <w:rsid w:val="00136306"/>
    <w:rsid w:val="00136B00"/>
    <w:rsid w:val="00136E8B"/>
    <w:rsid w:val="001443E0"/>
    <w:rsid w:val="00150FAD"/>
    <w:rsid w:val="00151998"/>
    <w:rsid w:val="0015255D"/>
    <w:rsid w:val="0015502B"/>
    <w:rsid w:val="00161E54"/>
    <w:rsid w:val="00162B89"/>
    <w:rsid w:val="001653A4"/>
    <w:rsid w:val="00166687"/>
    <w:rsid w:val="00166A9C"/>
    <w:rsid w:val="0016735B"/>
    <w:rsid w:val="00171560"/>
    <w:rsid w:val="00173BD3"/>
    <w:rsid w:val="00173EC8"/>
    <w:rsid w:val="00175AD0"/>
    <w:rsid w:val="001766A9"/>
    <w:rsid w:val="00176BE9"/>
    <w:rsid w:val="0017789E"/>
    <w:rsid w:val="001779EE"/>
    <w:rsid w:val="00183CBF"/>
    <w:rsid w:val="00186645"/>
    <w:rsid w:val="00187FEC"/>
    <w:rsid w:val="0019046D"/>
    <w:rsid w:val="00195B91"/>
    <w:rsid w:val="001968E2"/>
    <w:rsid w:val="00196A42"/>
    <w:rsid w:val="001972E9"/>
    <w:rsid w:val="001A083A"/>
    <w:rsid w:val="001A37FC"/>
    <w:rsid w:val="001A40DE"/>
    <w:rsid w:val="001A473F"/>
    <w:rsid w:val="001A47AB"/>
    <w:rsid w:val="001A4A58"/>
    <w:rsid w:val="001A747E"/>
    <w:rsid w:val="001A75DB"/>
    <w:rsid w:val="001B21DA"/>
    <w:rsid w:val="001B2423"/>
    <w:rsid w:val="001B5B36"/>
    <w:rsid w:val="001B77A6"/>
    <w:rsid w:val="001C0C74"/>
    <w:rsid w:val="001C0CDF"/>
    <w:rsid w:val="001C3436"/>
    <w:rsid w:val="001C6CEB"/>
    <w:rsid w:val="001D2004"/>
    <w:rsid w:val="001D5846"/>
    <w:rsid w:val="001E1996"/>
    <w:rsid w:val="001E26F2"/>
    <w:rsid w:val="001E4D2A"/>
    <w:rsid w:val="001E7498"/>
    <w:rsid w:val="001F078E"/>
    <w:rsid w:val="001F0DF9"/>
    <w:rsid w:val="001F29BD"/>
    <w:rsid w:val="001F5E80"/>
    <w:rsid w:val="001F6BD3"/>
    <w:rsid w:val="001F6D0E"/>
    <w:rsid w:val="001F7023"/>
    <w:rsid w:val="002048B1"/>
    <w:rsid w:val="00205933"/>
    <w:rsid w:val="002104FE"/>
    <w:rsid w:val="00210E72"/>
    <w:rsid w:val="002125D5"/>
    <w:rsid w:val="00213723"/>
    <w:rsid w:val="00214E73"/>
    <w:rsid w:val="002156A3"/>
    <w:rsid w:val="00220B37"/>
    <w:rsid w:val="002216FD"/>
    <w:rsid w:val="00224604"/>
    <w:rsid w:val="002274B9"/>
    <w:rsid w:val="00227EC1"/>
    <w:rsid w:val="002324C7"/>
    <w:rsid w:val="002335EC"/>
    <w:rsid w:val="002348A3"/>
    <w:rsid w:val="0024299A"/>
    <w:rsid w:val="00243861"/>
    <w:rsid w:val="00247E06"/>
    <w:rsid w:val="0025004E"/>
    <w:rsid w:val="00250797"/>
    <w:rsid w:val="002516BA"/>
    <w:rsid w:val="00252C3E"/>
    <w:rsid w:val="00254965"/>
    <w:rsid w:val="00255C9A"/>
    <w:rsid w:val="0025627D"/>
    <w:rsid w:val="002634A4"/>
    <w:rsid w:val="00263887"/>
    <w:rsid w:val="00263A77"/>
    <w:rsid w:val="00264FFA"/>
    <w:rsid w:val="00273451"/>
    <w:rsid w:val="00274268"/>
    <w:rsid w:val="002743F7"/>
    <w:rsid w:val="00274F69"/>
    <w:rsid w:val="00277388"/>
    <w:rsid w:val="00281049"/>
    <w:rsid w:val="00281E52"/>
    <w:rsid w:val="002851D7"/>
    <w:rsid w:val="002854FA"/>
    <w:rsid w:val="002860B5"/>
    <w:rsid w:val="002865A0"/>
    <w:rsid w:val="00286CCE"/>
    <w:rsid w:val="002873D8"/>
    <w:rsid w:val="002909C7"/>
    <w:rsid w:val="00291323"/>
    <w:rsid w:val="00296835"/>
    <w:rsid w:val="00296F00"/>
    <w:rsid w:val="002A00BD"/>
    <w:rsid w:val="002A08E5"/>
    <w:rsid w:val="002A14D4"/>
    <w:rsid w:val="002A527E"/>
    <w:rsid w:val="002A5D3B"/>
    <w:rsid w:val="002B162D"/>
    <w:rsid w:val="002B40F1"/>
    <w:rsid w:val="002B4216"/>
    <w:rsid w:val="002B674F"/>
    <w:rsid w:val="002B6AA1"/>
    <w:rsid w:val="002C0E47"/>
    <w:rsid w:val="002C30CF"/>
    <w:rsid w:val="002C3157"/>
    <w:rsid w:val="002D0567"/>
    <w:rsid w:val="002D1BA1"/>
    <w:rsid w:val="002D2519"/>
    <w:rsid w:val="002D5C35"/>
    <w:rsid w:val="002D6520"/>
    <w:rsid w:val="002E11C4"/>
    <w:rsid w:val="002E1297"/>
    <w:rsid w:val="002E601B"/>
    <w:rsid w:val="002E71D8"/>
    <w:rsid w:val="002E73BC"/>
    <w:rsid w:val="002F016D"/>
    <w:rsid w:val="002F48A8"/>
    <w:rsid w:val="002F6345"/>
    <w:rsid w:val="003009CA"/>
    <w:rsid w:val="00305EB5"/>
    <w:rsid w:val="003073B5"/>
    <w:rsid w:val="00310211"/>
    <w:rsid w:val="0031023E"/>
    <w:rsid w:val="00310DAE"/>
    <w:rsid w:val="003111A4"/>
    <w:rsid w:val="00311598"/>
    <w:rsid w:val="00313719"/>
    <w:rsid w:val="003142EF"/>
    <w:rsid w:val="003146F0"/>
    <w:rsid w:val="00317735"/>
    <w:rsid w:val="00322429"/>
    <w:rsid w:val="00322532"/>
    <w:rsid w:val="003226A0"/>
    <w:rsid w:val="00322C4C"/>
    <w:rsid w:val="00325A9A"/>
    <w:rsid w:val="00326AA3"/>
    <w:rsid w:val="00330D8B"/>
    <w:rsid w:val="00334F07"/>
    <w:rsid w:val="00334FDD"/>
    <w:rsid w:val="003376D8"/>
    <w:rsid w:val="00337B89"/>
    <w:rsid w:val="00340740"/>
    <w:rsid w:val="00342664"/>
    <w:rsid w:val="003431D5"/>
    <w:rsid w:val="00344E51"/>
    <w:rsid w:val="00347207"/>
    <w:rsid w:val="00352F65"/>
    <w:rsid w:val="003557BD"/>
    <w:rsid w:val="0035633C"/>
    <w:rsid w:val="0035666E"/>
    <w:rsid w:val="003566C3"/>
    <w:rsid w:val="00357772"/>
    <w:rsid w:val="00360CE2"/>
    <w:rsid w:val="003625AC"/>
    <w:rsid w:val="003626EC"/>
    <w:rsid w:val="00363F8F"/>
    <w:rsid w:val="00366347"/>
    <w:rsid w:val="00366846"/>
    <w:rsid w:val="0037576F"/>
    <w:rsid w:val="003779F7"/>
    <w:rsid w:val="00377B17"/>
    <w:rsid w:val="00381A24"/>
    <w:rsid w:val="00384004"/>
    <w:rsid w:val="003922B9"/>
    <w:rsid w:val="00393A06"/>
    <w:rsid w:val="003961A5"/>
    <w:rsid w:val="00396265"/>
    <w:rsid w:val="00397326"/>
    <w:rsid w:val="0039747F"/>
    <w:rsid w:val="00397AFF"/>
    <w:rsid w:val="003A3C14"/>
    <w:rsid w:val="003A4052"/>
    <w:rsid w:val="003A5542"/>
    <w:rsid w:val="003A7442"/>
    <w:rsid w:val="003B0BB9"/>
    <w:rsid w:val="003B0FB9"/>
    <w:rsid w:val="003B4D52"/>
    <w:rsid w:val="003B5C63"/>
    <w:rsid w:val="003B7919"/>
    <w:rsid w:val="003C2AC2"/>
    <w:rsid w:val="003C30F2"/>
    <w:rsid w:val="003C75A7"/>
    <w:rsid w:val="003C7AAA"/>
    <w:rsid w:val="003D083F"/>
    <w:rsid w:val="003D400C"/>
    <w:rsid w:val="003D4EF1"/>
    <w:rsid w:val="003D504A"/>
    <w:rsid w:val="003E4160"/>
    <w:rsid w:val="003E4D15"/>
    <w:rsid w:val="003E6C9E"/>
    <w:rsid w:val="003F14D8"/>
    <w:rsid w:val="003F4877"/>
    <w:rsid w:val="003F49F0"/>
    <w:rsid w:val="003F6167"/>
    <w:rsid w:val="00401F07"/>
    <w:rsid w:val="0040305D"/>
    <w:rsid w:val="0040634D"/>
    <w:rsid w:val="00411211"/>
    <w:rsid w:val="00412530"/>
    <w:rsid w:val="00414DC8"/>
    <w:rsid w:val="004165D6"/>
    <w:rsid w:val="00417F17"/>
    <w:rsid w:val="00420264"/>
    <w:rsid w:val="00420C43"/>
    <w:rsid w:val="0042365E"/>
    <w:rsid w:val="004249CA"/>
    <w:rsid w:val="00427E66"/>
    <w:rsid w:val="004372AF"/>
    <w:rsid w:val="00437DC0"/>
    <w:rsid w:val="004411B4"/>
    <w:rsid w:val="00443A9C"/>
    <w:rsid w:val="00445650"/>
    <w:rsid w:val="004458A3"/>
    <w:rsid w:val="00450514"/>
    <w:rsid w:val="004506E7"/>
    <w:rsid w:val="004541B2"/>
    <w:rsid w:val="004603CD"/>
    <w:rsid w:val="00460FC2"/>
    <w:rsid w:val="004630CF"/>
    <w:rsid w:val="00477B0A"/>
    <w:rsid w:val="0048064A"/>
    <w:rsid w:val="00481363"/>
    <w:rsid w:val="00485E60"/>
    <w:rsid w:val="004911D3"/>
    <w:rsid w:val="00492FF6"/>
    <w:rsid w:val="00493C5C"/>
    <w:rsid w:val="00494670"/>
    <w:rsid w:val="0049677E"/>
    <w:rsid w:val="004A218B"/>
    <w:rsid w:val="004A24EC"/>
    <w:rsid w:val="004A26FF"/>
    <w:rsid w:val="004A389E"/>
    <w:rsid w:val="004A5ACC"/>
    <w:rsid w:val="004A5DA4"/>
    <w:rsid w:val="004B3D65"/>
    <w:rsid w:val="004B44BF"/>
    <w:rsid w:val="004B515C"/>
    <w:rsid w:val="004B647E"/>
    <w:rsid w:val="004B792D"/>
    <w:rsid w:val="004C3365"/>
    <w:rsid w:val="004C471D"/>
    <w:rsid w:val="004C622C"/>
    <w:rsid w:val="004D2422"/>
    <w:rsid w:val="004D3EFB"/>
    <w:rsid w:val="004D4BEA"/>
    <w:rsid w:val="004D5409"/>
    <w:rsid w:val="004D6A65"/>
    <w:rsid w:val="004D707C"/>
    <w:rsid w:val="004E08F5"/>
    <w:rsid w:val="004E5964"/>
    <w:rsid w:val="004E6976"/>
    <w:rsid w:val="004E7246"/>
    <w:rsid w:val="004E73E1"/>
    <w:rsid w:val="004E78D9"/>
    <w:rsid w:val="005004AF"/>
    <w:rsid w:val="0050573D"/>
    <w:rsid w:val="005161A7"/>
    <w:rsid w:val="00520F2D"/>
    <w:rsid w:val="00523B4A"/>
    <w:rsid w:val="00523F52"/>
    <w:rsid w:val="005254D0"/>
    <w:rsid w:val="005259D4"/>
    <w:rsid w:val="00526602"/>
    <w:rsid w:val="00526CB1"/>
    <w:rsid w:val="005318EC"/>
    <w:rsid w:val="0053204A"/>
    <w:rsid w:val="00535C82"/>
    <w:rsid w:val="005364B6"/>
    <w:rsid w:val="00536BDA"/>
    <w:rsid w:val="00537245"/>
    <w:rsid w:val="005375E5"/>
    <w:rsid w:val="00540CF7"/>
    <w:rsid w:val="00543213"/>
    <w:rsid w:val="005449BC"/>
    <w:rsid w:val="00546982"/>
    <w:rsid w:val="00547187"/>
    <w:rsid w:val="00547DDE"/>
    <w:rsid w:val="005519A9"/>
    <w:rsid w:val="00553081"/>
    <w:rsid w:val="00555352"/>
    <w:rsid w:val="00555A94"/>
    <w:rsid w:val="00556AD5"/>
    <w:rsid w:val="00556C71"/>
    <w:rsid w:val="00556F37"/>
    <w:rsid w:val="00557100"/>
    <w:rsid w:val="00557E80"/>
    <w:rsid w:val="00572587"/>
    <w:rsid w:val="0057352F"/>
    <w:rsid w:val="00577757"/>
    <w:rsid w:val="00580CB1"/>
    <w:rsid w:val="00582A0A"/>
    <w:rsid w:val="00582E63"/>
    <w:rsid w:val="005834A4"/>
    <w:rsid w:val="00586346"/>
    <w:rsid w:val="00587B4A"/>
    <w:rsid w:val="00590344"/>
    <w:rsid w:val="00590593"/>
    <w:rsid w:val="005907C2"/>
    <w:rsid w:val="0059275B"/>
    <w:rsid w:val="00593E93"/>
    <w:rsid w:val="005960C4"/>
    <w:rsid w:val="0059686B"/>
    <w:rsid w:val="00596B37"/>
    <w:rsid w:val="005A0C99"/>
    <w:rsid w:val="005A1890"/>
    <w:rsid w:val="005A665F"/>
    <w:rsid w:val="005B06E7"/>
    <w:rsid w:val="005B0707"/>
    <w:rsid w:val="005B3622"/>
    <w:rsid w:val="005B3804"/>
    <w:rsid w:val="005B40EA"/>
    <w:rsid w:val="005C0B06"/>
    <w:rsid w:val="005C0D07"/>
    <w:rsid w:val="005C492D"/>
    <w:rsid w:val="005C5731"/>
    <w:rsid w:val="005C6454"/>
    <w:rsid w:val="005D0BDC"/>
    <w:rsid w:val="005D103B"/>
    <w:rsid w:val="005D1C73"/>
    <w:rsid w:val="005D6FC4"/>
    <w:rsid w:val="005D78A3"/>
    <w:rsid w:val="005E07FA"/>
    <w:rsid w:val="005E0AE2"/>
    <w:rsid w:val="005E4BA9"/>
    <w:rsid w:val="005F2189"/>
    <w:rsid w:val="005F2668"/>
    <w:rsid w:val="005F40BF"/>
    <w:rsid w:val="005F467C"/>
    <w:rsid w:val="005F65BC"/>
    <w:rsid w:val="005F7727"/>
    <w:rsid w:val="005F7A7A"/>
    <w:rsid w:val="00600E03"/>
    <w:rsid w:val="00600F4A"/>
    <w:rsid w:val="00601899"/>
    <w:rsid w:val="006027BE"/>
    <w:rsid w:val="006037B3"/>
    <w:rsid w:val="006037D0"/>
    <w:rsid w:val="00606CF3"/>
    <w:rsid w:val="00607D55"/>
    <w:rsid w:val="0061257D"/>
    <w:rsid w:val="00612EE4"/>
    <w:rsid w:val="00615015"/>
    <w:rsid w:val="0061526A"/>
    <w:rsid w:val="00617841"/>
    <w:rsid w:val="00617CAB"/>
    <w:rsid w:val="00617D22"/>
    <w:rsid w:val="00620677"/>
    <w:rsid w:val="00621980"/>
    <w:rsid w:val="006231CA"/>
    <w:rsid w:val="00626133"/>
    <w:rsid w:val="00626E85"/>
    <w:rsid w:val="00626F64"/>
    <w:rsid w:val="00630C59"/>
    <w:rsid w:val="00634408"/>
    <w:rsid w:val="006414E5"/>
    <w:rsid w:val="006415BB"/>
    <w:rsid w:val="0064263A"/>
    <w:rsid w:val="00643CAE"/>
    <w:rsid w:val="006456C2"/>
    <w:rsid w:val="00645D22"/>
    <w:rsid w:val="00650A5D"/>
    <w:rsid w:val="006521BA"/>
    <w:rsid w:val="00655015"/>
    <w:rsid w:val="0065574F"/>
    <w:rsid w:val="00660A55"/>
    <w:rsid w:val="00661483"/>
    <w:rsid w:val="00661B8B"/>
    <w:rsid w:val="0066428E"/>
    <w:rsid w:val="006649A5"/>
    <w:rsid w:val="00664F47"/>
    <w:rsid w:val="0067029F"/>
    <w:rsid w:val="00672539"/>
    <w:rsid w:val="0067387C"/>
    <w:rsid w:val="00674F7C"/>
    <w:rsid w:val="00676CA7"/>
    <w:rsid w:val="0067720A"/>
    <w:rsid w:val="006800F8"/>
    <w:rsid w:val="00680F3F"/>
    <w:rsid w:val="0068112E"/>
    <w:rsid w:val="00683B1E"/>
    <w:rsid w:val="00686538"/>
    <w:rsid w:val="00686B70"/>
    <w:rsid w:val="006911AD"/>
    <w:rsid w:val="0069778F"/>
    <w:rsid w:val="006A0D4A"/>
    <w:rsid w:val="006A1FBF"/>
    <w:rsid w:val="006A4AC5"/>
    <w:rsid w:val="006A4FA9"/>
    <w:rsid w:val="006A6700"/>
    <w:rsid w:val="006B2068"/>
    <w:rsid w:val="006B30B0"/>
    <w:rsid w:val="006B40ED"/>
    <w:rsid w:val="006B5329"/>
    <w:rsid w:val="006B64F8"/>
    <w:rsid w:val="006C1F72"/>
    <w:rsid w:val="006C561A"/>
    <w:rsid w:val="006C583D"/>
    <w:rsid w:val="006C7867"/>
    <w:rsid w:val="006D038E"/>
    <w:rsid w:val="006D130B"/>
    <w:rsid w:val="006D1D0B"/>
    <w:rsid w:val="006E1D19"/>
    <w:rsid w:val="006E26A5"/>
    <w:rsid w:val="006E440F"/>
    <w:rsid w:val="006E5C3C"/>
    <w:rsid w:val="006F05B6"/>
    <w:rsid w:val="006F32CC"/>
    <w:rsid w:val="006F47F5"/>
    <w:rsid w:val="006F4F6C"/>
    <w:rsid w:val="006F600A"/>
    <w:rsid w:val="006F6DCB"/>
    <w:rsid w:val="006F6F15"/>
    <w:rsid w:val="00703588"/>
    <w:rsid w:val="00704272"/>
    <w:rsid w:val="00704EA0"/>
    <w:rsid w:val="00706C6B"/>
    <w:rsid w:val="00706EA0"/>
    <w:rsid w:val="00710AA7"/>
    <w:rsid w:val="00711E81"/>
    <w:rsid w:val="0071269F"/>
    <w:rsid w:val="007132B7"/>
    <w:rsid w:val="00713AE8"/>
    <w:rsid w:val="007146DA"/>
    <w:rsid w:val="007150AF"/>
    <w:rsid w:val="00716241"/>
    <w:rsid w:val="007200AF"/>
    <w:rsid w:val="00721207"/>
    <w:rsid w:val="00724563"/>
    <w:rsid w:val="00725944"/>
    <w:rsid w:val="00726958"/>
    <w:rsid w:val="0073060D"/>
    <w:rsid w:val="00730AAF"/>
    <w:rsid w:val="00730E44"/>
    <w:rsid w:val="007350B6"/>
    <w:rsid w:val="0073535E"/>
    <w:rsid w:val="00737542"/>
    <w:rsid w:val="00737698"/>
    <w:rsid w:val="007418A2"/>
    <w:rsid w:val="00743F5D"/>
    <w:rsid w:val="00744225"/>
    <w:rsid w:val="00747CC9"/>
    <w:rsid w:val="00750A78"/>
    <w:rsid w:val="007514C3"/>
    <w:rsid w:val="007539DA"/>
    <w:rsid w:val="00754596"/>
    <w:rsid w:val="00754982"/>
    <w:rsid w:val="007557A2"/>
    <w:rsid w:val="00756CA5"/>
    <w:rsid w:val="00760700"/>
    <w:rsid w:val="00762108"/>
    <w:rsid w:val="00762DD6"/>
    <w:rsid w:val="00763F9C"/>
    <w:rsid w:val="00764B5E"/>
    <w:rsid w:val="00764E2D"/>
    <w:rsid w:val="00767D97"/>
    <w:rsid w:val="00771444"/>
    <w:rsid w:val="00771AB1"/>
    <w:rsid w:val="00771FE1"/>
    <w:rsid w:val="007724D9"/>
    <w:rsid w:val="007730A6"/>
    <w:rsid w:val="007740DB"/>
    <w:rsid w:val="0077689A"/>
    <w:rsid w:val="00777BD4"/>
    <w:rsid w:val="007807A2"/>
    <w:rsid w:val="00781360"/>
    <w:rsid w:val="00781E15"/>
    <w:rsid w:val="00782991"/>
    <w:rsid w:val="00785909"/>
    <w:rsid w:val="00786B4A"/>
    <w:rsid w:val="00786B66"/>
    <w:rsid w:val="00793684"/>
    <w:rsid w:val="00796FB5"/>
    <w:rsid w:val="007A3451"/>
    <w:rsid w:val="007A4793"/>
    <w:rsid w:val="007A548C"/>
    <w:rsid w:val="007A6209"/>
    <w:rsid w:val="007B00A7"/>
    <w:rsid w:val="007B6EA6"/>
    <w:rsid w:val="007B7C21"/>
    <w:rsid w:val="007C2893"/>
    <w:rsid w:val="007C2A3B"/>
    <w:rsid w:val="007C4472"/>
    <w:rsid w:val="007C7242"/>
    <w:rsid w:val="007D2207"/>
    <w:rsid w:val="007D2443"/>
    <w:rsid w:val="007D3673"/>
    <w:rsid w:val="007D403C"/>
    <w:rsid w:val="007E4991"/>
    <w:rsid w:val="007E5333"/>
    <w:rsid w:val="007E5BD7"/>
    <w:rsid w:val="007F1D3C"/>
    <w:rsid w:val="00800EEB"/>
    <w:rsid w:val="008015A9"/>
    <w:rsid w:val="00806D92"/>
    <w:rsid w:val="00810D12"/>
    <w:rsid w:val="008130EB"/>
    <w:rsid w:val="0082154E"/>
    <w:rsid w:val="00824FB5"/>
    <w:rsid w:val="00827085"/>
    <w:rsid w:val="00836717"/>
    <w:rsid w:val="0083694D"/>
    <w:rsid w:val="0083768C"/>
    <w:rsid w:val="0083787D"/>
    <w:rsid w:val="00840184"/>
    <w:rsid w:val="0084165C"/>
    <w:rsid w:val="00845FB4"/>
    <w:rsid w:val="008548FF"/>
    <w:rsid w:val="008554EE"/>
    <w:rsid w:val="008558A2"/>
    <w:rsid w:val="00856820"/>
    <w:rsid w:val="00860B65"/>
    <w:rsid w:val="00860C1A"/>
    <w:rsid w:val="00863969"/>
    <w:rsid w:val="00864A4F"/>
    <w:rsid w:val="00865124"/>
    <w:rsid w:val="00865331"/>
    <w:rsid w:val="008658F1"/>
    <w:rsid w:val="0086679E"/>
    <w:rsid w:val="00867766"/>
    <w:rsid w:val="00870FC8"/>
    <w:rsid w:val="0087112C"/>
    <w:rsid w:val="0087176B"/>
    <w:rsid w:val="00872655"/>
    <w:rsid w:val="0087422F"/>
    <w:rsid w:val="0087471A"/>
    <w:rsid w:val="008747E0"/>
    <w:rsid w:val="00875CEF"/>
    <w:rsid w:val="0087668A"/>
    <w:rsid w:val="008817DF"/>
    <w:rsid w:val="00882B38"/>
    <w:rsid w:val="00882DF1"/>
    <w:rsid w:val="00883138"/>
    <w:rsid w:val="00885BF8"/>
    <w:rsid w:val="00886087"/>
    <w:rsid w:val="00890B54"/>
    <w:rsid w:val="0089478F"/>
    <w:rsid w:val="008947A1"/>
    <w:rsid w:val="00894E56"/>
    <w:rsid w:val="00896E02"/>
    <w:rsid w:val="00897785"/>
    <w:rsid w:val="008A09EC"/>
    <w:rsid w:val="008A21B2"/>
    <w:rsid w:val="008A77C5"/>
    <w:rsid w:val="008B0DC0"/>
    <w:rsid w:val="008B0FE0"/>
    <w:rsid w:val="008B53AC"/>
    <w:rsid w:val="008B7D5B"/>
    <w:rsid w:val="008B7FD5"/>
    <w:rsid w:val="008C28E0"/>
    <w:rsid w:val="008C5FA3"/>
    <w:rsid w:val="008C768F"/>
    <w:rsid w:val="008D047B"/>
    <w:rsid w:val="008D67C4"/>
    <w:rsid w:val="008D72F6"/>
    <w:rsid w:val="008D7E44"/>
    <w:rsid w:val="008E10B7"/>
    <w:rsid w:val="008E1CBB"/>
    <w:rsid w:val="008E2339"/>
    <w:rsid w:val="008E2E66"/>
    <w:rsid w:val="008E3100"/>
    <w:rsid w:val="008F43CD"/>
    <w:rsid w:val="008F7F28"/>
    <w:rsid w:val="0090407F"/>
    <w:rsid w:val="009041FE"/>
    <w:rsid w:val="00910167"/>
    <w:rsid w:val="0091071F"/>
    <w:rsid w:val="00911728"/>
    <w:rsid w:val="00912716"/>
    <w:rsid w:val="00913C4B"/>
    <w:rsid w:val="00916F08"/>
    <w:rsid w:val="00921BFC"/>
    <w:rsid w:val="00921E32"/>
    <w:rsid w:val="00921F40"/>
    <w:rsid w:val="00922EB4"/>
    <w:rsid w:val="00923BC4"/>
    <w:rsid w:val="00927768"/>
    <w:rsid w:val="009309F7"/>
    <w:rsid w:val="009315BD"/>
    <w:rsid w:val="00932B0E"/>
    <w:rsid w:val="00943A8C"/>
    <w:rsid w:val="0094445E"/>
    <w:rsid w:val="00950626"/>
    <w:rsid w:val="00953EFA"/>
    <w:rsid w:val="00954B3E"/>
    <w:rsid w:val="00954E51"/>
    <w:rsid w:val="009622F1"/>
    <w:rsid w:val="0096603E"/>
    <w:rsid w:val="0096635F"/>
    <w:rsid w:val="00972872"/>
    <w:rsid w:val="00974DCD"/>
    <w:rsid w:val="00974FBB"/>
    <w:rsid w:val="00975AF1"/>
    <w:rsid w:val="00977201"/>
    <w:rsid w:val="00977E9C"/>
    <w:rsid w:val="00980724"/>
    <w:rsid w:val="00980C23"/>
    <w:rsid w:val="00981C70"/>
    <w:rsid w:val="00981CD2"/>
    <w:rsid w:val="00985BD7"/>
    <w:rsid w:val="00990C3E"/>
    <w:rsid w:val="00990E31"/>
    <w:rsid w:val="00991979"/>
    <w:rsid w:val="00992FE9"/>
    <w:rsid w:val="009939A1"/>
    <w:rsid w:val="00993DCC"/>
    <w:rsid w:val="009978FD"/>
    <w:rsid w:val="00997AC0"/>
    <w:rsid w:val="009A457D"/>
    <w:rsid w:val="009A5046"/>
    <w:rsid w:val="009B2C61"/>
    <w:rsid w:val="009B46EC"/>
    <w:rsid w:val="009B49B2"/>
    <w:rsid w:val="009B79A1"/>
    <w:rsid w:val="009C1920"/>
    <w:rsid w:val="009C5E2D"/>
    <w:rsid w:val="009C636D"/>
    <w:rsid w:val="009C729E"/>
    <w:rsid w:val="009C7737"/>
    <w:rsid w:val="009D020B"/>
    <w:rsid w:val="009D11DB"/>
    <w:rsid w:val="009D2889"/>
    <w:rsid w:val="009D4ADE"/>
    <w:rsid w:val="009D52E8"/>
    <w:rsid w:val="009D5918"/>
    <w:rsid w:val="009D5A94"/>
    <w:rsid w:val="009D5ED6"/>
    <w:rsid w:val="009E05C5"/>
    <w:rsid w:val="009E18C6"/>
    <w:rsid w:val="009E3E8B"/>
    <w:rsid w:val="009E4BD8"/>
    <w:rsid w:val="009E4FF1"/>
    <w:rsid w:val="009E5839"/>
    <w:rsid w:val="009E7B3A"/>
    <w:rsid w:val="009F1747"/>
    <w:rsid w:val="009F1DA4"/>
    <w:rsid w:val="009F1DFD"/>
    <w:rsid w:val="009F3936"/>
    <w:rsid w:val="009F467B"/>
    <w:rsid w:val="009F4702"/>
    <w:rsid w:val="009F5ED2"/>
    <w:rsid w:val="009F6312"/>
    <w:rsid w:val="009F7054"/>
    <w:rsid w:val="009F7951"/>
    <w:rsid w:val="009F7A9D"/>
    <w:rsid w:val="00A01B8A"/>
    <w:rsid w:val="00A0269D"/>
    <w:rsid w:val="00A06000"/>
    <w:rsid w:val="00A06A32"/>
    <w:rsid w:val="00A07EAB"/>
    <w:rsid w:val="00A10050"/>
    <w:rsid w:val="00A13DA0"/>
    <w:rsid w:val="00A140BF"/>
    <w:rsid w:val="00A1439C"/>
    <w:rsid w:val="00A14415"/>
    <w:rsid w:val="00A21B4B"/>
    <w:rsid w:val="00A23B4C"/>
    <w:rsid w:val="00A242A0"/>
    <w:rsid w:val="00A30C28"/>
    <w:rsid w:val="00A30D62"/>
    <w:rsid w:val="00A3350A"/>
    <w:rsid w:val="00A338AD"/>
    <w:rsid w:val="00A339A6"/>
    <w:rsid w:val="00A3605D"/>
    <w:rsid w:val="00A41C4A"/>
    <w:rsid w:val="00A44E29"/>
    <w:rsid w:val="00A473CF"/>
    <w:rsid w:val="00A4763D"/>
    <w:rsid w:val="00A47BDB"/>
    <w:rsid w:val="00A50154"/>
    <w:rsid w:val="00A51416"/>
    <w:rsid w:val="00A5513D"/>
    <w:rsid w:val="00A57288"/>
    <w:rsid w:val="00A5761B"/>
    <w:rsid w:val="00A57D73"/>
    <w:rsid w:val="00A608A3"/>
    <w:rsid w:val="00A6145D"/>
    <w:rsid w:val="00A61555"/>
    <w:rsid w:val="00A63A58"/>
    <w:rsid w:val="00A7053D"/>
    <w:rsid w:val="00A70DB8"/>
    <w:rsid w:val="00A71829"/>
    <w:rsid w:val="00A718BD"/>
    <w:rsid w:val="00A72482"/>
    <w:rsid w:val="00A77542"/>
    <w:rsid w:val="00A77B37"/>
    <w:rsid w:val="00A83657"/>
    <w:rsid w:val="00A8449A"/>
    <w:rsid w:val="00A84BDE"/>
    <w:rsid w:val="00A8656F"/>
    <w:rsid w:val="00A86A05"/>
    <w:rsid w:val="00A87990"/>
    <w:rsid w:val="00A946AA"/>
    <w:rsid w:val="00A96539"/>
    <w:rsid w:val="00A96940"/>
    <w:rsid w:val="00A96D0C"/>
    <w:rsid w:val="00A9719A"/>
    <w:rsid w:val="00AA1DC1"/>
    <w:rsid w:val="00AA2FC7"/>
    <w:rsid w:val="00AA32DC"/>
    <w:rsid w:val="00AA7FDA"/>
    <w:rsid w:val="00AB0CBD"/>
    <w:rsid w:val="00AB231B"/>
    <w:rsid w:val="00AB2C64"/>
    <w:rsid w:val="00AB5D20"/>
    <w:rsid w:val="00AB6529"/>
    <w:rsid w:val="00AB6D43"/>
    <w:rsid w:val="00AC052B"/>
    <w:rsid w:val="00AC1626"/>
    <w:rsid w:val="00AC3E41"/>
    <w:rsid w:val="00AC4650"/>
    <w:rsid w:val="00AC6AF3"/>
    <w:rsid w:val="00AD02AF"/>
    <w:rsid w:val="00AD35F5"/>
    <w:rsid w:val="00AD74BB"/>
    <w:rsid w:val="00AD7E7B"/>
    <w:rsid w:val="00AE2381"/>
    <w:rsid w:val="00AE6ADB"/>
    <w:rsid w:val="00AE74C2"/>
    <w:rsid w:val="00AF207F"/>
    <w:rsid w:val="00AF242C"/>
    <w:rsid w:val="00AF32A5"/>
    <w:rsid w:val="00AF34D1"/>
    <w:rsid w:val="00AF6622"/>
    <w:rsid w:val="00AF735A"/>
    <w:rsid w:val="00B00391"/>
    <w:rsid w:val="00B01CD5"/>
    <w:rsid w:val="00B04219"/>
    <w:rsid w:val="00B04C16"/>
    <w:rsid w:val="00B04E9F"/>
    <w:rsid w:val="00B0604E"/>
    <w:rsid w:val="00B06C2A"/>
    <w:rsid w:val="00B104A4"/>
    <w:rsid w:val="00B11196"/>
    <w:rsid w:val="00B1388A"/>
    <w:rsid w:val="00B24B2B"/>
    <w:rsid w:val="00B25C51"/>
    <w:rsid w:val="00B25FA0"/>
    <w:rsid w:val="00B273A1"/>
    <w:rsid w:val="00B30EF7"/>
    <w:rsid w:val="00B315FA"/>
    <w:rsid w:val="00B36B3B"/>
    <w:rsid w:val="00B406CA"/>
    <w:rsid w:val="00B409C7"/>
    <w:rsid w:val="00B42FE0"/>
    <w:rsid w:val="00B437DB"/>
    <w:rsid w:val="00B46687"/>
    <w:rsid w:val="00B47931"/>
    <w:rsid w:val="00B502FA"/>
    <w:rsid w:val="00B51647"/>
    <w:rsid w:val="00B51751"/>
    <w:rsid w:val="00B521FD"/>
    <w:rsid w:val="00B56DD6"/>
    <w:rsid w:val="00B576C0"/>
    <w:rsid w:val="00B60D96"/>
    <w:rsid w:val="00B61188"/>
    <w:rsid w:val="00B65468"/>
    <w:rsid w:val="00B703DF"/>
    <w:rsid w:val="00B7174E"/>
    <w:rsid w:val="00B71FDD"/>
    <w:rsid w:val="00B7514C"/>
    <w:rsid w:val="00B8060A"/>
    <w:rsid w:val="00B82A01"/>
    <w:rsid w:val="00B83239"/>
    <w:rsid w:val="00B838FD"/>
    <w:rsid w:val="00B83EBD"/>
    <w:rsid w:val="00B856EA"/>
    <w:rsid w:val="00B90D37"/>
    <w:rsid w:val="00B91B37"/>
    <w:rsid w:val="00B938D0"/>
    <w:rsid w:val="00B93A66"/>
    <w:rsid w:val="00B951F9"/>
    <w:rsid w:val="00B95D25"/>
    <w:rsid w:val="00B97BF3"/>
    <w:rsid w:val="00BA0134"/>
    <w:rsid w:val="00BA2A56"/>
    <w:rsid w:val="00BA43D7"/>
    <w:rsid w:val="00BA667B"/>
    <w:rsid w:val="00BA78AF"/>
    <w:rsid w:val="00BA7C1A"/>
    <w:rsid w:val="00BB19B9"/>
    <w:rsid w:val="00BB2DF1"/>
    <w:rsid w:val="00BB2FBD"/>
    <w:rsid w:val="00BB3A43"/>
    <w:rsid w:val="00BB3D1E"/>
    <w:rsid w:val="00BB53A3"/>
    <w:rsid w:val="00BB58AB"/>
    <w:rsid w:val="00BB67E0"/>
    <w:rsid w:val="00BB792D"/>
    <w:rsid w:val="00BC112D"/>
    <w:rsid w:val="00BC64E3"/>
    <w:rsid w:val="00BD2A13"/>
    <w:rsid w:val="00BD528D"/>
    <w:rsid w:val="00BD58C9"/>
    <w:rsid w:val="00BD7D62"/>
    <w:rsid w:val="00BD7E20"/>
    <w:rsid w:val="00BE09B4"/>
    <w:rsid w:val="00BE1656"/>
    <w:rsid w:val="00BE2B67"/>
    <w:rsid w:val="00BE4D64"/>
    <w:rsid w:val="00BE560B"/>
    <w:rsid w:val="00BE5711"/>
    <w:rsid w:val="00BE5A8D"/>
    <w:rsid w:val="00BE6478"/>
    <w:rsid w:val="00BF2D39"/>
    <w:rsid w:val="00BF44B4"/>
    <w:rsid w:val="00BF483D"/>
    <w:rsid w:val="00BF615C"/>
    <w:rsid w:val="00BF7965"/>
    <w:rsid w:val="00C03530"/>
    <w:rsid w:val="00C067B7"/>
    <w:rsid w:val="00C10A58"/>
    <w:rsid w:val="00C11539"/>
    <w:rsid w:val="00C12D02"/>
    <w:rsid w:val="00C168DD"/>
    <w:rsid w:val="00C21566"/>
    <w:rsid w:val="00C2205F"/>
    <w:rsid w:val="00C23014"/>
    <w:rsid w:val="00C3259F"/>
    <w:rsid w:val="00C3321D"/>
    <w:rsid w:val="00C33639"/>
    <w:rsid w:val="00C33861"/>
    <w:rsid w:val="00C33880"/>
    <w:rsid w:val="00C3770F"/>
    <w:rsid w:val="00C436F9"/>
    <w:rsid w:val="00C45A4A"/>
    <w:rsid w:val="00C50933"/>
    <w:rsid w:val="00C50C52"/>
    <w:rsid w:val="00C50EF3"/>
    <w:rsid w:val="00C531CB"/>
    <w:rsid w:val="00C53786"/>
    <w:rsid w:val="00C55E4A"/>
    <w:rsid w:val="00C64677"/>
    <w:rsid w:val="00C657A3"/>
    <w:rsid w:val="00C67F53"/>
    <w:rsid w:val="00C703A4"/>
    <w:rsid w:val="00C73B39"/>
    <w:rsid w:val="00C74745"/>
    <w:rsid w:val="00C75E5C"/>
    <w:rsid w:val="00C76214"/>
    <w:rsid w:val="00C8284F"/>
    <w:rsid w:val="00C83B8C"/>
    <w:rsid w:val="00C83BED"/>
    <w:rsid w:val="00C86C0D"/>
    <w:rsid w:val="00C87873"/>
    <w:rsid w:val="00C9050B"/>
    <w:rsid w:val="00C925C1"/>
    <w:rsid w:val="00C92E76"/>
    <w:rsid w:val="00C93F39"/>
    <w:rsid w:val="00C96D26"/>
    <w:rsid w:val="00CA14A7"/>
    <w:rsid w:val="00CA31F0"/>
    <w:rsid w:val="00CA7863"/>
    <w:rsid w:val="00CA7DC3"/>
    <w:rsid w:val="00CB0467"/>
    <w:rsid w:val="00CB0B16"/>
    <w:rsid w:val="00CB0CDC"/>
    <w:rsid w:val="00CB1E12"/>
    <w:rsid w:val="00CB514C"/>
    <w:rsid w:val="00CB5B33"/>
    <w:rsid w:val="00CC12CE"/>
    <w:rsid w:val="00CC44F1"/>
    <w:rsid w:val="00CC76E3"/>
    <w:rsid w:val="00CD04CE"/>
    <w:rsid w:val="00CE2C5D"/>
    <w:rsid w:val="00CE3A4D"/>
    <w:rsid w:val="00CE65A2"/>
    <w:rsid w:val="00CF0395"/>
    <w:rsid w:val="00CF0494"/>
    <w:rsid w:val="00CF1D73"/>
    <w:rsid w:val="00CF67DB"/>
    <w:rsid w:val="00CF6A27"/>
    <w:rsid w:val="00D00181"/>
    <w:rsid w:val="00D0158D"/>
    <w:rsid w:val="00D01E94"/>
    <w:rsid w:val="00D0205B"/>
    <w:rsid w:val="00D025A0"/>
    <w:rsid w:val="00D0277E"/>
    <w:rsid w:val="00D04755"/>
    <w:rsid w:val="00D054C2"/>
    <w:rsid w:val="00D05594"/>
    <w:rsid w:val="00D055FB"/>
    <w:rsid w:val="00D05D41"/>
    <w:rsid w:val="00D0629D"/>
    <w:rsid w:val="00D12199"/>
    <w:rsid w:val="00D1247E"/>
    <w:rsid w:val="00D12F16"/>
    <w:rsid w:val="00D13832"/>
    <w:rsid w:val="00D13B35"/>
    <w:rsid w:val="00D16435"/>
    <w:rsid w:val="00D16834"/>
    <w:rsid w:val="00D174F7"/>
    <w:rsid w:val="00D2035B"/>
    <w:rsid w:val="00D25E5D"/>
    <w:rsid w:val="00D27C1B"/>
    <w:rsid w:val="00D3073A"/>
    <w:rsid w:val="00D309B7"/>
    <w:rsid w:val="00D30FA8"/>
    <w:rsid w:val="00D32305"/>
    <w:rsid w:val="00D32B4D"/>
    <w:rsid w:val="00D400EA"/>
    <w:rsid w:val="00D43EC7"/>
    <w:rsid w:val="00D470F4"/>
    <w:rsid w:val="00D50AD4"/>
    <w:rsid w:val="00D537B0"/>
    <w:rsid w:val="00D578A3"/>
    <w:rsid w:val="00D61644"/>
    <w:rsid w:val="00D634F4"/>
    <w:rsid w:val="00D65A59"/>
    <w:rsid w:val="00D6625D"/>
    <w:rsid w:val="00D669EA"/>
    <w:rsid w:val="00D67BDE"/>
    <w:rsid w:val="00D70A17"/>
    <w:rsid w:val="00D72716"/>
    <w:rsid w:val="00D7564A"/>
    <w:rsid w:val="00D758B8"/>
    <w:rsid w:val="00D75F33"/>
    <w:rsid w:val="00D77B06"/>
    <w:rsid w:val="00D801B0"/>
    <w:rsid w:val="00D8324C"/>
    <w:rsid w:val="00D83A96"/>
    <w:rsid w:val="00D843BD"/>
    <w:rsid w:val="00D84E0D"/>
    <w:rsid w:val="00D87E82"/>
    <w:rsid w:val="00D91DFA"/>
    <w:rsid w:val="00D9208D"/>
    <w:rsid w:val="00D93098"/>
    <w:rsid w:val="00D9440F"/>
    <w:rsid w:val="00D9644B"/>
    <w:rsid w:val="00D97070"/>
    <w:rsid w:val="00D975DF"/>
    <w:rsid w:val="00DA0FD4"/>
    <w:rsid w:val="00DA1B19"/>
    <w:rsid w:val="00DA2F5D"/>
    <w:rsid w:val="00DA4057"/>
    <w:rsid w:val="00DA478A"/>
    <w:rsid w:val="00DA4805"/>
    <w:rsid w:val="00DA4A87"/>
    <w:rsid w:val="00DA78ED"/>
    <w:rsid w:val="00DB01FA"/>
    <w:rsid w:val="00DB0A70"/>
    <w:rsid w:val="00DB2124"/>
    <w:rsid w:val="00DB2F5E"/>
    <w:rsid w:val="00DC0913"/>
    <w:rsid w:val="00DC2548"/>
    <w:rsid w:val="00DC4EB6"/>
    <w:rsid w:val="00DC7C51"/>
    <w:rsid w:val="00DD0FB0"/>
    <w:rsid w:val="00DD5275"/>
    <w:rsid w:val="00DD7802"/>
    <w:rsid w:val="00DE00CE"/>
    <w:rsid w:val="00DE0E92"/>
    <w:rsid w:val="00DE196A"/>
    <w:rsid w:val="00DE1DC5"/>
    <w:rsid w:val="00DE39A9"/>
    <w:rsid w:val="00DE5298"/>
    <w:rsid w:val="00DE7156"/>
    <w:rsid w:val="00DE7A34"/>
    <w:rsid w:val="00DF5764"/>
    <w:rsid w:val="00DF662C"/>
    <w:rsid w:val="00DF6649"/>
    <w:rsid w:val="00DF69F5"/>
    <w:rsid w:val="00DF6D63"/>
    <w:rsid w:val="00E05D24"/>
    <w:rsid w:val="00E1311F"/>
    <w:rsid w:val="00E13154"/>
    <w:rsid w:val="00E16724"/>
    <w:rsid w:val="00E177E5"/>
    <w:rsid w:val="00E20AEC"/>
    <w:rsid w:val="00E23F82"/>
    <w:rsid w:val="00E24955"/>
    <w:rsid w:val="00E26AC7"/>
    <w:rsid w:val="00E3043D"/>
    <w:rsid w:val="00E31B90"/>
    <w:rsid w:val="00E33D7E"/>
    <w:rsid w:val="00E341D5"/>
    <w:rsid w:val="00E3450D"/>
    <w:rsid w:val="00E35074"/>
    <w:rsid w:val="00E40BE8"/>
    <w:rsid w:val="00E433F3"/>
    <w:rsid w:val="00E46A5B"/>
    <w:rsid w:val="00E47BE2"/>
    <w:rsid w:val="00E501F6"/>
    <w:rsid w:val="00E50882"/>
    <w:rsid w:val="00E51049"/>
    <w:rsid w:val="00E52D0D"/>
    <w:rsid w:val="00E5344E"/>
    <w:rsid w:val="00E53729"/>
    <w:rsid w:val="00E55435"/>
    <w:rsid w:val="00E619D5"/>
    <w:rsid w:val="00E62278"/>
    <w:rsid w:val="00E66048"/>
    <w:rsid w:val="00E7289A"/>
    <w:rsid w:val="00E7292C"/>
    <w:rsid w:val="00E7306A"/>
    <w:rsid w:val="00E74A55"/>
    <w:rsid w:val="00E74F07"/>
    <w:rsid w:val="00E7568F"/>
    <w:rsid w:val="00E757EE"/>
    <w:rsid w:val="00E77FFB"/>
    <w:rsid w:val="00E82132"/>
    <w:rsid w:val="00E8387A"/>
    <w:rsid w:val="00E84A23"/>
    <w:rsid w:val="00E90F4B"/>
    <w:rsid w:val="00E9163D"/>
    <w:rsid w:val="00E94402"/>
    <w:rsid w:val="00E97BD2"/>
    <w:rsid w:val="00E97F2B"/>
    <w:rsid w:val="00EA1BAC"/>
    <w:rsid w:val="00EA1FCA"/>
    <w:rsid w:val="00EA346B"/>
    <w:rsid w:val="00EA5763"/>
    <w:rsid w:val="00EA7DA3"/>
    <w:rsid w:val="00EA7F5F"/>
    <w:rsid w:val="00EB5C52"/>
    <w:rsid w:val="00EB648A"/>
    <w:rsid w:val="00EB6BFB"/>
    <w:rsid w:val="00EC07A2"/>
    <w:rsid w:val="00EC150E"/>
    <w:rsid w:val="00EC7156"/>
    <w:rsid w:val="00EC7715"/>
    <w:rsid w:val="00ED0BC8"/>
    <w:rsid w:val="00ED2E32"/>
    <w:rsid w:val="00EE015B"/>
    <w:rsid w:val="00EE0CA0"/>
    <w:rsid w:val="00EE141A"/>
    <w:rsid w:val="00EE223C"/>
    <w:rsid w:val="00EE56A1"/>
    <w:rsid w:val="00EE7A6E"/>
    <w:rsid w:val="00EF1D17"/>
    <w:rsid w:val="00EF4A44"/>
    <w:rsid w:val="00EF4DB7"/>
    <w:rsid w:val="00EF5D44"/>
    <w:rsid w:val="00EF656E"/>
    <w:rsid w:val="00EF73B9"/>
    <w:rsid w:val="00F023A2"/>
    <w:rsid w:val="00F0250C"/>
    <w:rsid w:val="00F03B48"/>
    <w:rsid w:val="00F04185"/>
    <w:rsid w:val="00F04864"/>
    <w:rsid w:val="00F049AC"/>
    <w:rsid w:val="00F052B5"/>
    <w:rsid w:val="00F0634C"/>
    <w:rsid w:val="00F0745F"/>
    <w:rsid w:val="00F10ECB"/>
    <w:rsid w:val="00F11103"/>
    <w:rsid w:val="00F11252"/>
    <w:rsid w:val="00F12B88"/>
    <w:rsid w:val="00F17B9F"/>
    <w:rsid w:val="00F20FA4"/>
    <w:rsid w:val="00F2340F"/>
    <w:rsid w:val="00F24363"/>
    <w:rsid w:val="00F255D6"/>
    <w:rsid w:val="00F256DD"/>
    <w:rsid w:val="00F27A23"/>
    <w:rsid w:val="00F27B20"/>
    <w:rsid w:val="00F27FAE"/>
    <w:rsid w:val="00F3111B"/>
    <w:rsid w:val="00F315FE"/>
    <w:rsid w:val="00F326FE"/>
    <w:rsid w:val="00F327FC"/>
    <w:rsid w:val="00F34292"/>
    <w:rsid w:val="00F35AC3"/>
    <w:rsid w:val="00F42F93"/>
    <w:rsid w:val="00F45107"/>
    <w:rsid w:val="00F45820"/>
    <w:rsid w:val="00F45E62"/>
    <w:rsid w:val="00F472F6"/>
    <w:rsid w:val="00F50825"/>
    <w:rsid w:val="00F54A71"/>
    <w:rsid w:val="00F555A2"/>
    <w:rsid w:val="00F56A34"/>
    <w:rsid w:val="00F60555"/>
    <w:rsid w:val="00F62B96"/>
    <w:rsid w:val="00F64A48"/>
    <w:rsid w:val="00F660C5"/>
    <w:rsid w:val="00F666D2"/>
    <w:rsid w:val="00F67CC2"/>
    <w:rsid w:val="00F7212D"/>
    <w:rsid w:val="00F721B5"/>
    <w:rsid w:val="00F721DC"/>
    <w:rsid w:val="00F72904"/>
    <w:rsid w:val="00F765C2"/>
    <w:rsid w:val="00F76C06"/>
    <w:rsid w:val="00F77C1B"/>
    <w:rsid w:val="00F82660"/>
    <w:rsid w:val="00F844E2"/>
    <w:rsid w:val="00F8659C"/>
    <w:rsid w:val="00F87B6C"/>
    <w:rsid w:val="00F94FA6"/>
    <w:rsid w:val="00F95D04"/>
    <w:rsid w:val="00F95D92"/>
    <w:rsid w:val="00F96402"/>
    <w:rsid w:val="00F97B45"/>
    <w:rsid w:val="00FA3E96"/>
    <w:rsid w:val="00FA5924"/>
    <w:rsid w:val="00FB1907"/>
    <w:rsid w:val="00FB481D"/>
    <w:rsid w:val="00FB4D0E"/>
    <w:rsid w:val="00FB55B2"/>
    <w:rsid w:val="00FB5D85"/>
    <w:rsid w:val="00FB6184"/>
    <w:rsid w:val="00FB64F4"/>
    <w:rsid w:val="00FB7AB1"/>
    <w:rsid w:val="00FC3214"/>
    <w:rsid w:val="00FC5A80"/>
    <w:rsid w:val="00FC6AF0"/>
    <w:rsid w:val="00FD000E"/>
    <w:rsid w:val="00FD0C67"/>
    <w:rsid w:val="00FD27CC"/>
    <w:rsid w:val="00FD2A7C"/>
    <w:rsid w:val="00FD2C5F"/>
    <w:rsid w:val="00FD306D"/>
    <w:rsid w:val="00FD36D3"/>
    <w:rsid w:val="00FD3A45"/>
    <w:rsid w:val="00FD3B69"/>
    <w:rsid w:val="00FD4884"/>
    <w:rsid w:val="00FD5C63"/>
    <w:rsid w:val="00FE1422"/>
    <w:rsid w:val="00FE381D"/>
    <w:rsid w:val="00FE433C"/>
    <w:rsid w:val="00FE7D45"/>
    <w:rsid w:val="00FF14E1"/>
    <w:rsid w:val="00FF640D"/>
    <w:rsid w:val="00FF71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7348"/>
    <o:shapelayout v:ext="edit">
      <o:idmap v:ext="edit" data="1"/>
    </o:shapelayout>
  </w:shapeDefaults>
  <w:decimalSymbol w:val="."/>
  <w:listSeparator w:val=","/>
  <w14:docId w14:val="342D2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List" w:qFormat="1"/>
    <w:lsdException w:name="List Number" w:semiHidden="0" w:unhideWhenUsed="0" w:qFormat="1"/>
    <w:lsdException w:name="List 2" w:qFormat="1"/>
    <w:lsdException w:name="List 4" w:semiHidden="0" w:unhideWhenUsed="0"/>
    <w:lsdException w:name="List 5" w:semiHidden="0" w:unhideWhenUsed="0"/>
    <w:lsdException w:name="List Number 2" w:qFormat="1"/>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BC112D"/>
    <w:rPr>
      <w:rFonts w:ascii="Arial" w:hAnsi="Arial"/>
    </w:rPr>
  </w:style>
  <w:style w:type="paragraph" w:styleId="Heading1">
    <w:name w:val="heading 1"/>
    <w:aliases w:val="1,Attribute Heading 1"/>
    <w:next w:val="Bodycopy"/>
    <w:link w:val="Heading1Char"/>
    <w:autoRedefine/>
    <w:qFormat/>
    <w:rsid w:val="00A140BF"/>
    <w:pPr>
      <w:pageBreakBefore/>
      <w:numPr>
        <w:numId w:val="13"/>
      </w:numPr>
      <w:spacing w:before="120" w:after="180"/>
      <w:outlineLvl w:val="0"/>
    </w:pPr>
    <w:rPr>
      <w:rFonts w:ascii="Arial Bold" w:hAnsi="Arial Bold" w:cs="Arial"/>
      <w:b/>
      <w:color w:val="002776"/>
      <w:sz w:val="24"/>
      <w:szCs w:val="24"/>
    </w:rPr>
  </w:style>
  <w:style w:type="paragraph" w:styleId="Heading2">
    <w:name w:val="heading 2"/>
    <w:aliases w:val="2,21,H2"/>
    <w:next w:val="Bodycopy"/>
    <w:link w:val="Heading2Char"/>
    <w:autoRedefine/>
    <w:qFormat/>
    <w:rsid w:val="00310211"/>
    <w:pPr>
      <w:keepNext/>
      <w:numPr>
        <w:ilvl w:val="1"/>
        <w:numId w:val="13"/>
      </w:numPr>
      <w:spacing w:before="360" w:after="120"/>
      <w:outlineLvl w:val="1"/>
    </w:pPr>
    <w:rPr>
      <w:rFonts w:ascii="Arial Bold" w:eastAsia="Times" w:hAnsi="Arial Bold"/>
      <w:b/>
      <w:color w:val="002776"/>
      <w:lang w:val="en-GB"/>
    </w:rPr>
  </w:style>
  <w:style w:type="paragraph" w:styleId="Heading3">
    <w:name w:val="heading 3"/>
    <w:aliases w:val="3"/>
    <w:next w:val="Bodycopy"/>
    <w:link w:val="Heading3Char"/>
    <w:autoRedefine/>
    <w:qFormat/>
    <w:rsid w:val="00B71FDD"/>
    <w:pPr>
      <w:keepNext/>
      <w:numPr>
        <w:ilvl w:val="2"/>
        <w:numId w:val="13"/>
      </w:numPr>
      <w:spacing w:before="240" w:after="120"/>
      <w:outlineLvl w:val="2"/>
    </w:pPr>
    <w:rPr>
      <w:rFonts w:ascii="Arial Bold" w:eastAsia="Times" w:hAnsi="Arial Bold"/>
      <w:b/>
      <w:lang w:val="en-GB"/>
    </w:rPr>
  </w:style>
  <w:style w:type="paragraph" w:styleId="Heading4">
    <w:name w:val="heading 4"/>
    <w:next w:val="Bodycopy"/>
    <w:qFormat/>
    <w:rsid w:val="00254965"/>
    <w:pPr>
      <w:keepNext/>
      <w:numPr>
        <w:ilvl w:val="3"/>
        <w:numId w:val="13"/>
      </w:numPr>
      <w:spacing w:before="180" w:after="120"/>
      <w:outlineLvl w:val="3"/>
    </w:pPr>
    <w:rPr>
      <w:rFonts w:ascii="Arial Bold" w:hAnsi="Arial Bold"/>
      <w:b/>
      <w:i/>
      <w:szCs w:val="18"/>
    </w:rPr>
  </w:style>
  <w:style w:type="paragraph" w:styleId="Heading5">
    <w:name w:val="heading 5"/>
    <w:aliases w:val="5"/>
    <w:basedOn w:val="Normal"/>
    <w:next w:val="Bodycopy"/>
    <w:qFormat/>
    <w:rsid w:val="00254965"/>
    <w:pPr>
      <w:keepNext/>
      <w:numPr>
        <w:ilvl w:val="4"/>
        <w:numId w:val="13"/>
      </w:numPr>
      <w:spacing w:before="180"/>
      <w:outlineLvl w:val="4"/>
    </w:pPr>
    <w:rPr>
      <w:i/>
    </w:rPr>
  </w:style>
  <w:style w:type="paragraph" w:styleId="Heading6">
    <w:name w:val="heading 6"/>
    <w:basedOn w:val="Normal"/>
    <w:next w:val="Normal"/>
    <w:qFormat/>
    <w:rsid w:val="00726958"/>
    <w:pPr>
      <w:numPr>
        <w:ilvl w:val="5"/>
        <w:numId w:val="13"/>
      </w:numPr>
      <w:outlineLvl w:val="5"/>
    </w:pPr>
    <w:rPr>
      <w:i/>
    </w:rPr>
  </w:style>
  <w:style w:type="paragraph" w:styleId="Heading7">
    <w:name w:val="heading 7"/>
    <w:basedOn w:val="Normal"/>
    <w:next w:val="Normal"/>
    <w:qFormat/>
    <w:rsid w:val="00726958"/>
    <w:pPr>
      <w:numPr>
        <w:ilvl w:val="6"/>
        <w:numId w:val="13"/>
      </w:numPr>
      <w:outlineLvl w:val="6"/>
    </w:pPr>
    <w:rPr>
      <w:rFonts w:ascii="Times New Roman" w:hAnsi="Times New Roman"/>
      <w:i/>
    </w:rPr>
  </w:style>
  <w:style w:type="paragraph" w:styleId="Heading8">
    <w:name w:val="heading 8"/>
    <w:basedOn w:val="Normal"/>
    <w:next w:val="Normal"/>
    <w:qFormat/>
    <w:rsid w:val="00726958"/>
    <w:pPr>
      <w:numPr>
        <w:ilvl w:val="7"/>
        <w:numId w:val="13"/>
      </w:numPr>
      <w:outlineLvl w:val="7"/>
    </w:pPr>
    <w:rPr>
      <w:rFonts w:ascii="Times New Roman" w:hAnsi="Times New Roman"/>
      <w:i/>
    </w:rPr>
  </w:style>
  <w:style w:type="paragraph" w:styleId="Heading9">
    <w:name w:val="heading 9"/>
    <w:basedOn w:val="Normal"/>
    <w:next w:val="Normal"/>
    <w:qFormat/>
    <w:rsid w:val="00726958"/>
    <w:pPr>
      <w:numPr>
        <w:ilvl w:val="8"/>
        <w:numId w:val="13"/>
      </w:num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A41C4A"/>
    <w:pPr>
      <w:spacing w:after="120" w:line="240" w:lineRule="exact"/>
    </w:pPr>
    <w:rPr>
      <w:rFonts w:ascii="Arial" w:eastAsia="Times" w:hAnsi="Arial"/>
      <w:b/>
      <w:color w:val="000000"/>
      <w:lang w:val="en-GB"/>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
    <w:name w:val="Bullet 2"/>
    <w:basedOn w:val="ListBullet2"/>
    <w:autoRedefine/>
    <w:qFormat/>
    <w:rsid w:val="00E757EE"/>
    <w:pPr>
      <w:numPr>
        <w:numId w:val="18"/>
      </w:numPr>
      <w:spacing w:after="60"/>
      <w:ind w:left="720"/>
    </w:pPr>
    <w:rPr>
      <w:sz w:val="20"/>
    </w:rPr>
  </w:style>
  <w:style w:type="paragraph" w:customStyle="1" w:styleId="Bullet1">
    <w:name w:val="Bullet 1"/>
    <w:basedOn w:val="ListBullet"/>
    <w:autoRedefine/>
    <w:qFormat/>
    <w:rsid w:val="00E757EE"/>
    <w:pPr>
      <w:spacing w:after="60"/>
    </w:pPr>
  </w:style>
  <w:style w:type="paragraph" w:styleId="TOC1">
    <w:name w:val="toc 1"/>
    <w:basedOn w:val="Normal"/>
    <w:next w:val="Normal"/>
    <w:autoRedefine/>
    <w:uiPriority w:val="39"/>
    <w:rsid w:val="00661483"/>
    <w:pPr>
      <w:tabs>
        <w:tab w:val="left" w:pos="360"/>
        <w:tab w:val="right" w:leader="dot" w:pos="9360"/>
        <w:tab w:val="right" w:pos="10080"/>
      </w:tabs>
      <w:spacing w:before="120"/>
    </w:pPr>
    <w:rPr>
      <w:b/>
    </w:rPr>
  </w:style>
  <w:style w:type="paragraph" w:styleId="TOC2">
    <w:name w:val="toc 2"/>
    <w:basedOn w:val="Normal"/>
    <w:next w:val="Normal"/>
    <w:autoRedefine/>
    <w:uiPriority w:val="39"/>
    <w:rsid w:val="00A41C4A"/>
    <w:pPr>
      <w:tabs>
        <w:tab w:val="left" w:pos="360"/>
        <w:tab w:val="left" w:pos="800"/>
        <w:tab w:val="right" w:leader="dot" w:pos="9360"/>
      </w:tabs>
      <w:ind w:left="360"/>
    </w:pPr>
    <w:rPr>
      <w:noProof/>
    </w:rPr>
  </w:style>
  <w:style w:type="paragraph" w:styleId="TOC3">
    <w:name w:val="toc 3"/>
    <w:basedOn w:val="Normal"/>
    <w:next w:val="Normal"/>
    <w:autoRedefine/>
    <w:uiPriority w:val="39"/>
    <w:rsid w:val="00B273A1"/>
    <w:pPr>
      <w:tabs>
        <w:tab w:val="left" w:pos="1325"/>
        <w:tab w:val="right" w:leader="dot" w:pos="9360"/>
      </w:tabs>
      <w:ind w:left="763"/>
    </w:p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semiHidden/>
    <w:rsid w:val="00176BE9"/>
    <w:pPr>
      <w:ind w:left="800"/>
    </w:pPr>
    <w:rPr>
      <w:sz w:val="18"/>
    </w:rPr>
  </w:style>
  <w:style w:type="paragraph" w:styleId="TOC6">
    <w:name w:val="toc 6"/>
    <w:basedOn w:val="Normal"/>
    <w:next w:val="Normal"/>
    <w:semiHidden/>
    <w:rsid w:val="00176BE9"/>
    <w:pPr>
      <w:ind w:left="1000"/>
    </w:pPr>
    <w:rPr>
      <w:sz w:val="18"/>
    </w:rPr>
  </w:style>
  <w:style w:type="paragraph" w:styleId="TOC7">
    <w:name w:val="toc 7"/>
    <w:basedOn w:val="Normal"/>
    <w:next w:val="Normal"/>
    <w:semiHidden/>
    <w:rsid w:val="00176BE9"/>
    <w:pPr>
      <w:ind w:left="1200"/>
    </w:pPr>
    <w:rPr>
      <w:sz w:val="18"/>
    </w:rPr>
  </w:style>
  <w:style w:type="paragraph" w:styleId="TOC8">
    <w:name w:val="toc 8"/>
    <w:basedOn w:val="Normal"/>
    <w:next w:val="Normal"/>
    <w:semiHidden/>
    <w:rsid w:val="00176BE9"/>
    <w:pPr>
      <w:ind w:left="1400"/>
    </w:pPr>
    <w:rPr>
      <w:sz w:val="18"/>
    </w:rPr>
  </w:style>
  <w:style w:type="paragraph" w:styleId="TOC9">
    <w:name w:val="toc 9"/>
    <w:basedOn w:val="Normal"/>
    <w:next w:val="Normal"/>
    <w:semiHidden/>
    <w:rsid w:val="00176BE9"/>
    <w:pPr>
      <w:ind w:left="1600"/>
    </w:pPr>
    <w:rPr>
      <w:sz w:val="18"/>
    </w:rPr>
  </w:style>
  <w:style w:type="paragraph" w:customStyle="1" w:styleId="Table">
    <w:name w:val="Table"/>
    <w:basedOn w:val="Normal"/>
    <w:semiHidden/>
    <w:rsid w:val="00176BE9"/>
    <w:pPr>
      <w:framePr w:hSpace="187" w:wrap="around" w:vAnchor="text" w:hAnchor="text" w:y="1"/>
    </w:pPr>
    <w:rPr>
      <w:rFonts w:ascii="Times New Roman" w:hAnsi="Times New Roman"/>
    </w:rPr>
  </w:style>
  <w:style w:type="paragraph" w:customStyle="1" w:styleId="DocumentControlInformation">
    <w:name w:val="Document Control Information"/>
    <w:autoRedefine/>
    <w:rsid w:val="00125C8B"/>
    <w:pPr>
      <w:pageBreakBefore/>
      <w:spacing w:after="240"/>
    </w:pPr>
    <w:rPr>
      <w:rFonts w:ascii="Arial" w:hAnsi="Arial" w:cs="Arial"/>
      <w:b/>
      <w:color w:val="002776"/>
      <w:sz w:val="24"/>
      <w:szCs w:val="24"/>
    </w:rPr>
  </w:style>
  <w:style w:type="paragraph" w:customStyle="1" w:styleId="Tabletext">
    <w:name w:val="Tabletext"/>
    <w:basedOn w:val="Normal"/>
    <w:autoRedefine/>
    <w:qFormat/>
    <w:rsid w:val="009F4702"/>
    <w:pPr>
      <w:spacing w:before="40" w:after="40"/>
    </w:pPr>
    <w:rPr>
      <w:sz w:val="18"/>
    </w:r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
    <w:rsid w:val="003F14D8"/>
    <w:pPr>
      <w:numPr>
        <w:numId w:val="25"/>
      </w:numPr>
      <w:ind w:left="1080"/>
    </w:pPr>
  </w:style>
  <w:style w:type="paragraph" w:customStyle="1" w:styleId="Tablehead1">
    <w:name w:val="Tablehead1"/>
    <w:basedOn w:val="Normal"/>
    <w:qFormat/>
    <w:rsid w:val="00352F65"/>
    <w:pPr>
      <w:keepNext/>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2"/>
      </w:numPr>
    </w:pPr>
  </w:style>
  <w:style w:type="numbering" w:styleId="1ai">
    <w:name w:val="Outline List 1"/>
    <w:basedOn w:val="NoList"/>
    <w:semiHidden/>
    <w:rsid w:val="00176BE9"/>
    <w:pPr>
      <w:numPr>
        <w:numId w:val="3"/>
      </w:numPr>
    </w:pPr>
  </w:style>
  <w:style w:type="numbering" w:styleId="ArticleSection">
    <w:name w:val="Outline List 3"/>
    <w:basedOn w:val="NoList"/>
    <w:semiHidden/>
    <w:rsid w:val="00176BE9"/>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B856EA"/>
    <w:pPr>
      <w:spacing w:after="240"/>
    </w:pPr>
    <w:rPr>
      <w:rFonts w:ascii="Arial" w:hAnsi="Arial" w:cs="Arial"/>
      <w:b/>
      <w:color w:val="002776"/>
      <w:sz w:val="24"/>
      <w:szCs w:val="24"/>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B2DF1"/>
    <w:pPr>
      <w:numPr>
        <w:numId w:val="19"/>
      </w:numPr>
      <w:spacing w:after="0"/>
    </w:pPr>
  </w:style>
  <w:style w:type="paragraph" w:styleId="List2">
    <w:name w:val="List 2"/>
    <w:basedOn w:val="Bodycopy"/>
    <w:autoRedefine/>
    <w:semiHidden/>
    <w:qFormat/>
    <w:rsid w:val="00E33D7E"/>
    <w:pPr>
      <w:numPr>
        <w:numId w:val="14"/>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semiHidden/>
    <w:rsid w:val="007A548C"/>
    <w:pPr>
      <w:numPr>
        <w:numId w:val="5"/>
      </w:numPr>
      <w:spacing w:after="0"/>
    </w:pPr>
  </w:style>
  <w:style w:type="paragraph" w:styleId="ListBullet2">
    <w:name w:val="List Bullet 2"/>
    <w:basedOn w:val="Bodycopy"/>
    <w:autoRedefine/>
    <w:semiHidden/>
    <w:rsid w:val="007350B6"/>
    <w:pPr>
      <w:numPr>
        <w:numId w:val="6"/>
      </w:numPr>
      <w:spacing w:after="0"/>
    </w:pPr>
    <w:rPr>
      <w:rFonts w:cs="Arial"/>
      <w:bCs/>
      <w:sz w:val="18"/>
      <w:szCs w:val="18"/>
    </w:rPr>
  </w:style>
  <w:style w:type="paragraph" w:styleId="ListBullet3">
    <w:name w:val="List Bullet 3"/>
    <w:basedOn w:val="Normal"/>
    <w:autoRedefine/>
    <w:semiHidden/>
    <w:rsid w:val="00176BE9"/>
    <w:pPr>
      <w:numPr>
        <w:numId w:val="7"/>
      </w:numPr>
    </w:pPr>
  </w:style>
  <w:style w:type="paragraph" w:styleId="ListBullet4">
    <w:name w:val="List Bullet 4"/>
    <w:basedOn w:val="Normal"/>
    <w:autoRedefine/>
    <w:semiHidden/>
    <w:rsid w:val="00176BE9"/>
    <w:pPr>
      <w:numPr>
        <w:numId w:val="8"/>
      </w:numPr>
    </w:pPr>
  </w:style>
  <w:style w:type="paragraph" w:styleId="ListBullet5">
    <w:name w:val="List Bullet 5"/>
    <w:basedOn w:val="Normal"/>
    <w:autoRedefine/>
    <w:semiHidden/>
    <w:rsid w:val="00176BE9"/>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numPr>
        <w:numId w:val="24"/>
      </w:numPr>
      <w:spacing w:after="60"/>
    </w:pPr>
  </w:style>
  <w:style w:type="paragraph" w:styleId="ListNumber2">
    <w:name w:val="List Number 2"/>
    <w:basedOn w:val="Normal"/>
    <w:qFormat/>
    <w:rsid w:val="00800EEB"/>
    <w:pPr>
      <w:numPr>
        <w:numId w:val="22"/>
      </w:numPr>
      <w:spacing w:after="60"/>
    </w:pPr>
  </w:style>
  <w:style w:type="paragraph" w:styleId="ListNumber3">
    <w:name w:val="List Number 3"/>
    <w:basedOn w:val="Normal"/>
    <w:semiHidden/>
    <w:rsid w:val="00176BE9"/>
    <w:pPr>
      <w:numPr>
        <w:numId w:val="10"/>
      </w:numPr>
    </w:pPr>
  </w:style>
  <w:style w:type="paragraph" w:styleId="ListNumber4">
    <w:name w:val="List Number 4"/>
    <w:basedOn w:val="Normal"/>
    <w:semiHidden/>
    <w:rsid w:val="00176BE9"/>
    <w:pPr>
      <w:numPr>
        <w:numId w:val="11"/>
      </w:numPr>
    </w:pPr>
  </w:style>
  <w:style w:type="paragraph" w:styleId="ListNumber5">
    <w:name w:val="List Number 5"/>
    <w:basedOn w:val="Normal"/>
    <w:semiHidden/>
    <w:rsid w:val="00176BE9"/>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uiPriority w:val="99"/>
    <w:rsid w:val="00176BE9"/>
    <w:rPr>
      <w:rFonts w:ascii="Times New Roman" w:hAnsi="Times New Roman"/>
      <w:sz w:val="24"/>
      <w:szCs w:val="24"/>
    </w:rPr>
  </w:style>
  <w:style w:type="paragraph" w:styleId="NormalIndent">
    <w:name w:val="Normal Indent"/>
    <w:basedOn w:val="Normal"/>
    <w:semiHidden/>
    <w:rsid w:val="00176BE9"/>
    <w:pPr>
      <w:ind w:left="720"/>
    </w:pPr>
  </w:style>
  <w:style w:type="paragraph" w:styleId="NoteHeading">
    <w:name w:val="Note Heading"/>
    <w:basedOn w:val="Normal"/>
    <w:next w:val="Normal"/>
    <w:semiHidden/>
    <w:rsid w:val="00176BE9"/>
  </w:style>
  <w:style w:type="paragraph" w:styleId="PlainText">
    <w:name w:val="Plain Text"/>
    <w:basedOn w:val="Normal"/>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BE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176BE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3F14D8"/>
    <w:pPr>
      <w:numPr>
        <w:numId w:val="1"/>
      </w:numPr>
      <w:spacing w:after="120"/>
    </w:pPr>
  </w:style>
  <w:style w:type="numbering" w:customStyle="1" w:styleId="Style3">
    <w:name w:val="Style3"/>
    <w:uiPriority w:val="99"/>
    <w:rsid w:val="008A21B2"/>
    <w:pPr>
      <w:numPr>
        <w:numId w:val="28"/>
      </w:numPr>
    </w:pPr>
  </w:style>
  <w:style w:type="paragraph" w:customStyle="1" w:styleId="ListNumberLast">
    <w:name w:val="List Number Last"/>
    <w:basedOn w:val="ListNumber"/>
    <w:link w:val="ListNumberLastChar"/>
    <w:rsid w:val="00187FEC"/>
  </w:style>
  <w:style w:type="character" w:customStyle="1" w:styleId="Heading1Char">
    <w:name w:val="Heading 1 Char"/>
    <w:aliases w:val="1 Char,Attribute Heading 1 Char"/>
    <w:basedOn w:val="DefaultParagraphFont"/>
    <w:link w:val="Heading1"/>
    <w:rsid w:val="00A140BF"/>
    <w:rPr>
      <w:rFonts w:ascii="Arial Bold" w:hAnsi="Arial Bold" w:cs="Arial"/>
      <w:b/>
      <w:color w:val="002776"/>
      <w:sz w:val="24"/>
      <w:szCs w:val="24"/>
    </w:rPr>
  </w:style>
  <w:style w:type="character" w:customStyle="1" w:styleId="ListNumberChar">
    <w:name w:val="List Number Char"/>
    <w:basedOn w:val="DefaultParagraphFont"/>
    <w:link w:val="ListNumber"/>
    <w:rsid w:val="00A61555"/>
    <w:rPr>
      <w:rFonts w:ascii="Arial" w:hAnsi="Arial"/>
    </w:rPr>
  </w:style>
  <w:style w:type="character" w:customStyle="1" w:styleId="ListNumberLastChar">
    <w:name w:val="List Number Last Char"/>
    <w:basedOn w:val="ListNumberChar"/>
    <w:link w:val="ListNumberLast"/>
    <w:rsid w:val="00187FEC"/>
    <w:rPr>
      <w:rFonts w:ascii="Arial" w:hAnsi="Arial"/>
    </w:rPr>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E24955"/>
    <w:pPr>
      <w:numPr>
        <w:numId w:val="20"/>
      </w:numPr>
      <w:spacing w:after="60"/>
      <w:ind w:left="720"/>
    </w:pPr>
    <w:rPr>
      <w:szCs w:val="16"/>
    </w:rPr>
  </w:style>
  <w:style w:type="paragraph" w:customStyle="1" w:styleId="numbullet2">
    <w:name w:val="numbullet2"/>
    <w:basedOn w:val="Normal"/>
    <w:rsid w:val="00E24955"/>
    <w:pPr>
      <w:numPr>
        <w:numId w:val="21"/>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paragraph" w:customStyle="1" w:styleId="DocumentInformation">
    <w:name w:val="Document Information"/>
    <w:link w:val="DocumentInformationChar"/>
    <w:autoRedefine/>
    <w:rsid w:val="00313719"/>
    <w:pPr>
      <w:spacing w:before="240" w:after="180"/>
    </w:pPr>
    <w:rPr>
      <w:rFonts w:ascii="Arial" w:hAnsi="Arial" w:cs="Arial"/>
      <w:b/>
      <w:color w:val="002776"/>
      <w:sz w:val="24"/>
      <w:szCs w:val="24"/>
    </w:rPr>
  </w:style>
  <w:style w:type="character" w:customStyle="1" w:styleId="DocumentInformationChar">
    <w:name w:val="Document Information Char"/>
    <w:basedOn w:val="DefaultParagraphFont"/>
    <w:link w:val="DocumentInformation"/>
    <w:rsid w:val="00313719"/>
    <w:rPr>
      <w:rFonts w:ascii="Arial" w:hAnsi="Arial" w:cs="Arial"/>
      <w:b/>
      <w:color w:val="002776"/>
      <w:sz w:val="24"/>
      <w:szCs w:val="24"/>
      <w:lang w:val="en-US" w:eastAsia="en-US" w:bidi="ar-SA"/>
    </w:rPr>
  </w:style>
  <w:style w:type="paragraph" w:customStyle="1" w:styleId="Bodycopy">
    <w:name w:val="Body copy"/>
    <w:link w:val="BodycopyChar"/>
    <w:qFormat/>
    <w:rsid w:val="00254965"/>
    <w:pPr>
      <w:spacing w:after="120"/>
    </w:pPr>
    <w:rPr>
      <w:rFonts w:ascii="Arial" w:eastAsia="Times" w:hAnsi="Arial"/>
      <w:color w:val="000000"/>
    </w:rPr>
  </w:style>
  <w:style w:type="character" w:customStyle="1" w:styleId="BodycopyChar">
    <w:name w:val="Body copy Char"/>
    <w:basedOn w:val="DefaultParagraphFont"/>
    <w:link w:val="Bodycopy"/>
    <w:rsid w:val="00254965"/>
    <w:rPr>
      <w:rFonts w:ascii="Arial" w:eastAsia="Times" w:hAnsi="Arial"/>
      <w:color w:val="000000"/>
      <w:lang w:val="en-US" w:eastAsia="en-US" w:bidi="ar-SA"/>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67498"/>
    <w:pPr>
      <w:pageBreakBefore/>
      <w:spacing w:before="2400"/>
      <w:ind w:left="1440"/>
    </w:pPr>
    <w:rPr>
      <w:color w:val="002776"/>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9F5ED2"/>
    <w:pPr>
      <w:spacing w:after="120" w:line="280" w:lineRule="exact"/>
    </w:pPr>
    <w:rPr>
      <w:rFonts w:ascii="Arial" w:eastAsia="Times" w:hAnsi="Arial"/>
      <w:bCs/>
      <w:color w:val="000000"/>
      <w:lang w:val="en-GB"/>
    </w:rPr>
  </w:style>
  <w:style w:type="paragraph" w:customStyle="1" w:styleId="Documentname">
    <w:name w:val="Document name"/>
    <w:autoRedefine/>
    <w:rsid w:val="0049677E"/>
    <w:pPr>
      <w:spacing w:after="120" w:line="280" w:lineRule="exact"/>
    </w:pPr>
    <w:rPr>
      <w:rFonts w:ascii="Arial" w:eastAsia="Times" w:hAnsi="Arial"/>
      <w:color w:val="000000"/>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Bullet1"/>
    <w:next w:val="Bodycopy"/>
    <w:autoRedefine/>
    <w:rsid w:val="00363F8F"/>
    <w:pPr>
      <w:spacing w:after="120"/>
    </w:pPr>
  </w:style>
  <w:style w:type="paragraph" w:customStyle="1" w:styleId="Bullet2Last">
    <w:name w:val="Bullet 2 Last"/>
    <w:basedOn w:val="Bullet2"/>
    <w:next w:val="Bodycopy"/>
    <w:autoRedefine/>
    <w:rsid w:val="00363F8F"/>
    <w:pPr>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D58C9"/>
    <w:pPr>
      <w:spacing w:after="120"/>
    </w:pPr>
  </w:style>
  <w:style w:type="paragraph" w:customStyle="1" w:styleId="ListLast">
    <w:name w:val="List Last"/>
    <w:basedOn w:val="List"/>
    <w:autoRedefine/>
    <w:rsid w:val="00460FC2"/>
    <w:pPr>
      <w:numPr>
        <w:numId w:val="17"/>
      </w:numPr>
      <w:spacing w:after="120"/>
    </w:pPr>
  </w:style>
  <w:style w:type="numbering" w:customStyle="1" w:styleId="Style1">
    <w:name w:val="Style1"/>
    <w:uiPriority w:val="99"/>
    <w:rsid w:val="00E33D7E"/>
    <w:pPr>
      <w:numPr>
        <w:numId w:val="15"/>
      </w:numPr>
    </w:pPr>
  </w:style>
  <w:style w:type="numbering" w:customStyle="1" w:styleId="List1">
    <w:name w:val="List 1"/>
    <w:uiPriority w:val="99"/>
    <w:rsid w:val="00460FC2"/>
    <w:pPr>
      <w:numPr>
        <w:numId w:val="16"/>
      </w:numPr>
    </w:pPr>
  </w:style>
  <w:style w:type="character" w:customStyle="1" w:styleId="Heading3Char">
    <w:name w:val="Heading 3 Char"/>
    <w:aliases w:val="3 Char"/>
    <w:basedOn w:val="DefaultParagraphFont"/>
    <w:link w:val="Heading3"/>
    <w:rsid w:val="00B71FDD"/>
    <w:rPr>
      <w:rFonts w:ascii="Arial Bold" w:eastAsia="Times" w:hAnsi="Arial Bold"/>
      <w:b/>
      <w:lang w:val="en-GB"/>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bullet">
    <w:name w:val="Tablebullet"/>
    <w:basedOn w:val="Tabletext"/>
    <w:rsid w:val="00730AAF"/>
    <w:pPr>
      <w:numPr>
        <w:numId w:val="23"/>
      </w:numPr>
      <w:spacing w:before="20" w:after="20"/>
      <w:ind w:left="216" w:hanging="216"/>
    </w:pPr>
  </w:style>
  <w:style w:type="paragraph" w:styleId="Header">
    <w:name w:val="header"/>
    <w:basedOn w:val="Normal"/>
    <w:link w:val="HeaderChar"/>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Tabletext"/>
    <w:rsid w:val="00417F17"/>
    <w:pPr>
      <w:numPr>
        <w:numId w:val="30"/>
      </w:numPr>
      <w:ind w:left="216" w:hanging="216"/>
    </w:p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rsid w:val="002851D7"/>
    <w:rPr>
      <w:color w:val="0000FF"/>
    </w:rPr>
  </w:style>
  <w:style w:type="paragraph" w:customStyle="1" w:styleId="Tablebullet2">
    <w:name w:val="Tablebullet2"/>
    <w:basedOn w:val="Tablebullet"/>
    <w:rsid w:val="003F14D8"/>
    <w:pPr>
      <w:numPr>
        <w:numId w:val="26"/>
      </w:numPr>
      <w:ind w:left="418" w:hanging="216"/>
    </w:pPr>
  </w:style>
  <w:style w:type="paragraph" w:customStyle="1" w:styleId="FigureCaption">
    <w:name w:val="FigureCaption"/>
    <w:basedOn w:val="Bodycopy"/>
    <w:rsid w:val="008A21B2"/>
    <w:pPr>
      <w:numPr>
        <w:numId w:val="31"/>
      </w:numPr>
      <w:jc w:val="center"/>
    </w:pPr>
    <w:rPr>
      <w:b/>
      <w:sz w:val="18"/>
      <w:szCs w:val="18"/>
    </w:rPr>
  </w:style>
  <w:style w:type="numbering" w:customStyle="1" w:styleId="Style2">
    <w:name w:val="Style2"/>
    <w:uiPriority w:val="99"/>
    <w:rsid w:val="008A21B2"/>
    <w:pPr>
      <w:numPr>
        <w:numId w:val="27"/>
      </w:numPr>
    </w:pPr>
  </w:style>
  <w:style w:type="paragraph" w:customStyle="1" w:styleId="InstructionsBullet">
    <w:name w:val="InstructionsBullet"/>
    <w:basedOn w:val="Bullet1"/>
    <w:rsid w:val="00D0277E"/>
    <w:rPr>
      <w:color w:val="0000FF"/>
    </w:rPr>
  </w:style>
  <w:style w:type="numbering" w:customStyle="1" w:styleId="Style4">
    <w:name w:val="Style4"/>
    <w:uiPriority w:val="99"/>
    <w:rsid w:val="00417F17"/>
    <w:pPr>
      <w:numPr>
        <w:numId w:val="29"/>
      </w:numPr>
    </w:pPr>
  </w:style>
  <w:style w:type="numbering" w:customStyle="1" w:styleId="Style5">
    <w:name w:val="Style5"/>
    <w:uiPriority w:val="99"/>
    <w:rsid w:val="00417F17"/>
    <w:pPr>
      <w:numPr>
        <w:numId w:val="30"/>
      </w:numPr>
    </w:pPr>
  </w:style>
  <w:style w:type="character" w:customStyle="1" w:styleId="NormalText">
    <w:name w:val="Normal Text"/>
    <w:basedOn w:val="DefaultParagraphFont"/>
    <w:rsid w:val="00F721B5"/>
    <w:rPr>
      <w:rFonts w:ascii="Arial" w:hAnsi="Arial"/>
      <w:sz w:val="20"/>
      <w:szCs w:val="20"/>
    </w:rPr>
  </w:style>
  <w:style w:type="paragraph" w:styleId="Revision">
    <w:name w:val="Revision"/>
    <w:hidden/>
    <w:uiPriority w:val="99"/>
    <w:semiHidden/>
    <w:rsid w:val="005449BC"/>
    <w:rPr>
      <w:rFonts w:ascii="Arial" w:hAnsi="Arial"/>
    </w:rPr>
  </w:style>
  <w:style w:type="character" w:styleId="CommentReference">
    <w:name w:val="annotation reference"/>
    <w:basedOn w:val="DefaultParagraphFont"/>
    <w:rsid w:val="00D9208D"/>
    <w:rPr>
      <w:sz w:val="16"/>
      <w:szCs w:val="16"/>
    </w:rPr>
  </w:style>
  <w:style w:type="paragraph" w:styleId="CommentText">
    <w:name w:val="annotation text"/>
    <w:basedOn w:val="Normal"/>
    <w:link w:val="CommentTextChar"/>
    <w:rsid w:val="00D9208D"/>
  </w:style>
  <w:style w:type="character" w:customStyle="1" w:styleId="CommentTextChar">
    <w:name w:val="Comment Text Char"/>
    <w:basedOn w:val="DefaultParagraphFont"/>
    <w:link w:val="CommentText"/>
    <w:rsid w:val="00D9208D"/>
    <w:rPr>
      <w:rFonts w:ascii="Arial" w:hAnsi="Arial"/>
    </w:rPr>
  </w:style>
  <w:style w:type="paragraph" w:styleId="CommentSubject">
    <w:name w:val="annotation subject"/>
    <w:basedOn w:val="CommentText"/>
    <w:next w:val="CommentText"/>
    <w:link w:val="CommentSubjectChar"/>
    <w:rsid w:val="00D9208D"/>
    <w:rPr>
      <w:b/>
      <w:bCs/>
    </w:rPr>
  </w:style>
  <w:style w:type="character" w:customStyle="1" w:styleId="CommentSubjectChar">
    <w:name w:val="Comment Subject Char"/>
    <w:basedOn w:val="CommentTextChar"/>
    <w:link w:val="CommentSubject"/>
    <w:rsid w:val="00D9208D"/>
    <w:rPr>
      <w:rFonts w:ascii="Arial" w:hAnsi="Arial"/>
      <w:b/>
      <w:bCs/>
    </w:rPr>
  </w:style>
  <w:style w:type="character" w:customStyle="1" w:styleId="Heading2Char">
    <w:name w:val="Heading 2 Char"/>
    <w:aliases w:val="2 Char,21 Char,H2 Char"/>
    <w:link w:val="Heading2"/>
    <w:locked/>
    <w:rsid w:val="00310211"/>
    <w:rPr>
      <w:rFonts w:ascii="Arial Bold" w:eastAsia="Times" w:hAnsi="Arial Bold"/>
      <w:b/>
      <w:color w:val="002776"/>
      <w:lang w:val="en-GB"/>
    </w:rPr>
  </w:style>
  <w:style w:type="paragraph" w:customStyle="1" w:styleId="bullet10">
    <w:name w:val="bullet1"/>
    <w:basedOn w:val="Normal"/>
    <w:rsid w:val="007E5333"/>
    <w:pPr>
      <w:spacing w:before="100" w:beforeAutospacing="1" w:after="100" w:afterAutospacing="1"/>
    </w:pPr>
    <w:rPr>
      <w:sz w:val="18"/>
      <w:szCs w:val="18"/>
    </w:rPr>
  </w:style>
  <w:style w:type="paragraph" w:styleId="BodyText">
    <w:name w:val="Body Text"/>
    <w:basedOn w:val="Normal"/>
    <w:link w:val="BodyTextChar"/>
    <w:rsid w:val="007E5333"/>
    <w:pPr>
      <w:spacing w:after="120"/>
    </w:pPr>
  </w:style>
  <w:style w:type="character" w:customStyle="1" w:styleId="BodyTextChar">
    <w:name w:val="Body Text Char"/>
    <w:basedOn w:val="DefaultParagraphFont"/>
    <w:link w:val="BodyText"/>
    <w:rsid w:val="007E5333"/>
    <w:rPr>
      <w:rFonts w:ascii="Arial" w:hAnsi="Arial"/>
    </w:rPr>
  </w:style>
  <w:style w:type="paragraph" w:styleId="ListParagraph">
    <w:name w:val="List Paragraph"/>
    <w:basedOn w:val="Normal"/>
    <w:uiPriority w:val="34"/>
    <w:qFormat/>
    <w:rsid w:val="007E5333"/>
    <w:pPr>
      <w:numPr>
        <w:numId w:val="32"/>
      </w:numPr>
      <w:contextualSpacing/>
    </w:pPr>
    <w:rPr>
      <w:sz w:val="18"/>
      <w:szCs w:val="22"/>
    </w:rPr>
  </w:style>
  <w:style w:type="paragraph" w:customStyle="1" w:styleId="TableHeader">
    <w:name w:val="Table_Header"/>
    <w:basedOn w:val="Normal"/>
    <w:link w:val="TableHeaderChar"/>
    <w:qFormat/>
    <w:rsid w:val="007E5333"/>
    <w:rPr>
      <w:b/>
      <w:bCs/>
      <w:color w:val="FFFFFF"/>
      <w:sz w:val="18"/>
      <w:szCs w:val="18"/>
    </w:rPr>
  </w:style>
  <w:style w:type="character" w:customStyle="1" w:styleId="TableHeaderChar">
    <w:name w:val="Table_Header Char"/>
    <w:basedOn w:val="DefaultParagraphFont"/>
    <w:link w:val="TableHeader"/>
    <w:rsid w:val="007E5333"/>
    <w:rPr>
      <w:rFonts w:ascii="Arial" w:hAnsi="Arial"/>
      <w:b/>
      <w:bCs/>
      <w:color w:val="FFFFFF"/>
      <w:sz w:val="18"/>
      <w:szCs w:val="18"/>
    </w:rPr>
  </w:style>
  <w:style w:type="paragraph" w:styleId="TOCHeading">
    <w:name w:val="TOC Heading"/>
    <w:basedOn w:val="Heading1"/>
    <w:next w:val="Normal"/>
    <w:uiPriority w:val="39"/>
    <w:unhideWhenUsed/>
    <w:qFormat/>
    <w:rsid w:val="009E4BD8"/>
    <w:pPr>
      <w:keepNext/>
      <w:keepLines/>
      <w:pageBreakBefore w:val="0"/>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List" w:qFormat="1"/>
    <w:lsdException w:name="List Number" w:semiHidden="0" w:unhideWhenUsed="0" w:qFormat="1"/>
    <w:lsdException w:name="List 2" w:qFormat="1"/>
    <w:lsdException w:name="List 4" w:semiHidden="0" w:unhideWhenUsed="0"/>
    <w:lsdException w:name="List 5" w:semiHidden="0" w:unhideWhenUsed="0"/>
    <w:lsdException w:name="List Number 2" w:qFormat="1"/>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BC112D"/>
    <w:rPr>
      <w:rFonts w:ascii="Arial" w:hAnsi="Arial"/>
    </w:rPr>
  </w:style>
  <w:style w:type="paragraph" w:styleId="Heading1">
    <w:name w:val="heading 1"/>
    <w:aliases w:val="1,Attribute Heading 1"/>
    <w:next w:val="Bodycopy"/>
    <w:link w:val="Heading1Char"/>
    <w:autoRedefine/>
    <w:qFormat/>
    <w:rsid w:val="00A140BF"/>
    <w:pPr>
      <w:pageBreakBefore/>
      <w:numPr>
        <w:numId w:val="13"/>
      </w:numPr>
      <w:spacing w:before="120" w:after="180"/>
      <w:outlineLvl w:val="0"/>
    </w:pPr>
    <w:rPr>
      <w:rFonts w:ascii="Arial Bold" w:hAnsi="Arial Bold" w:cs="Arial"/>
      <w:b/>
      <w:color w:val="002776"/>
      <w:sz w:val="24"/>
      <w:szCs w:val="24"/>
    </w:rPr>
  </w:style>
  <w:style w:type="paragraph" w:styleId="Heading2">
    <w:name w:val="heading 2"/>
    <w:aliases w:val="2,21,H2"/>
    <w:next w:val="Bodycopy"/>
    <w:link w:val="Heading2Char"/>
    <w:autoRedefine/>
    <w:qFormat/>
    <w:rsid w:val="00310211"/>
    <w:pPr>
      <w:keepNext/>
      <w:numPr>
        <w:ilvl w:val="1"/>
        <w:numId w:val="13"/>
      </w:numPr>
      <w:spacing w:before="360" w:after="120"/>
      <w:outlineLvl w:val="1"/>
    </w:pPr>
    <w:rPr>
      <w:rFonts w:ascii="Arial Bold" w:eastAsia="Times" w:hAnsi="Arial Bold"/>
      <w:b/>
      <w:color w:val="002776"/>
      <w:lang w:val="en-GB"/>
    </w:rPr>
  </w:style>
  <w:style w:type="paragraph" w:styleId="Heading3">
    <w:name w:val="heading 3"/>
    <w:aliases w:val="3"/>
    <w:next w:val="Bodycopy"/>
    <w:link w:val="Heading3Char"/>
    <w:autoRedefine/>
    <w:qFormat/>
    <w:rsid w:val="00B71FDD"/>
    <w:pPr>
      <w:keepNext/>
      <w:numPr>
        <w:ilvl w:val="2"/>
        <w:numId w:val="13"/>
      </w:numPr>
      <w:spacing w:before="240" w:after="120"/>
      <w:outlineLvl w:val="2"/>
    </w:pPr>
    <w:rPr>
      <w:rFonts w:ascii="Arial Bold" w:eastAsia="Times" w:hAnsi="Arial Bold"/>
      <w:b/>
      <w:lang w:val="en-GB"/>
    </w:rPr>
  </w:style>
  <w:style w:type="paragraph" w:styleId="Heading4">
    <w:name w:val="heading 4"/>
    <w:next w:val="Bodycopy"/>
    <w:qFormat/>
    <w:rsid w:val="00254965"/>
    <w:pPr>
      <w:keepNext/>
      <w:numPr>
        <w:ilvl w:val="3"/>
        <w:numId w:val="13"/>
      </w:numPr>
      <w:spacing w:before="180" w:after="120"/>
      <w:outlineLvl w:val="3"/>
    </w:pPr>
    <w:rPr>
      <w:rFonts w:ascii="Arial Bold" w:hAnsi="Arial Bold"/>
      <w:b/>
      <w:i/>
      <w:szCs w:val="18"/>
    </w:rPr>
  </w:style>
  <w:style w:type="paragraph" w:styleId="Heading5">
    <w:name w:val="heading 5"/>
    <w:aliases w:val="5"/>
    <w:basedOn w:val="Normal"/>
    <w:next w:val="Bodycopy"/>
    <w:qFormat/>
    <w:rsid w:val="00254965"/>
    <w:pPr>
      <w:keepNext/>
      <w:numPr>
        <w:ilvl w:val="4"/>
        <w:numId w:val="13"/>
      </w:numPr>
      <w:spacing w:before="180"/>
      <w:outlineLvl w:val="4"/>
    </w:pPr>
    <w:rPr>
      <w:i/>
    </w:rPr>
  </w:style>
  <w:style w:type="paragraph" w:styleId="Heading6">
    <w:name w:val="heading 6"/>
    <w:basedOn w:val="Normal"/>
    <w:next w:val="Normal"/>
    <w:qFormat/>
    <w:rsid w:val="00726958"/>
    <w:pPr>
      <w:numPr>
        <w:ilvl w:val="5"/>
        <w:numId w:val="13"/>
      </w:numPr>
      <w:outlineLvl w:val="5"/>
    </w:pPr>
    <w:rPr>
      <w:i/>
    </w:rPr>
  </w:style>
  <w:style w:type="paragraph" w:styleId="Heading7">
    <w:name w:val="heading 7"/>
    <w:basedOn w:val="Normal"/>
    <w:next w:val="Normal"/>
    <w:qFormat/>
    <w:rsid w:val="00726958"/>
    <w:pPr>
      <w:numPr>
        <w:ilvl w:val="6"/>
        <w:numId w:val="13"/>
      </w:numPr>
      <w:outlineLvl w:val="6"/>
    </w:pPr>
    <w:rPr>
      <w:rFonts w:ascii="Times New Roman" w:hAnsi="Times New Roman"/>
      <w:i/>
    </w:rPr>
  </w:style>
  <w:style w:type="paragraph" w:styleId="Heading8">
    <w:name w:val="heading 8"/>
    <w:basedOn w:val="Normal"/>
    <w:next w:val="Normal"/>
    <w:qFormat/>
    <w:rsid w:val="00726958"/>
    <w:pPr>
      <w:numPr>
        <w:ilvl w:val="7"/>
        <w:numId w:val="13"/>
      </w:numPr>
      <w:outlineLvl w:val="7"/>
    </w:pPr>
    <w:rPr>
      <w:rFonts w:ascii="Times New Roman" w:hAnsi="Times New Roman"/>
      <w:i/>
    </w:rPr>
  </w:style>
  <w:style w:type="paragraph" w:styleId="Heading9">
    <w:name w:val="heading 9"/>
    <w:basedOn w:val="Normal"/>
    <w:next w:val="Normal"/>
    <w:qFormat/>
    <w:rsid w:val="00726958"/>
    <w:pPr>
      <w:numPr>
        <w:ilvl w:val="8"/>
        <w:numId w:val="13"/>
      </w:num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A41C4A"/>
    <w:pPr>
      <w:spacing w:after="120" w:line="240" w:lineRule="exact"/>
    </w:pPr>
    <w:rPr>
      <w:rFonts w:ascii="Arial" w:eastAsia="Times" w:hAnsi="Arial"/>
      <w:b/>
      <w:color w:val="000000"/>
      <w:lang w:val="en-GB"/>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
    <w:name w:val="Bullet 2"/>
    <w:basedOn w:val="ListBullet2"/>
    <w:autoRedefine/>
    <w:qFormat/>
    <w:rsid w:val="00E757EE"/>
    <w:pPr>
      <w:numPr>
        <w:numId w:val="18"/>
      </w:numPr>
      <w:spacing w:after="60"/>
      <w:ind w:left="720"/>
    </w:pPr>
    <w:rPr>
      <w:sz w:val="20"/>
    </w:rPr>
  </w:style>
  <w:style w:type="paragraph" w:customStyle="1" w:styleId="Bullet1">
    <w:name w:val="Bullet 1"/>
    <w:basedOn w:val="ListBullet"/>
    <w:autoRedefine/>
    <w:qFormat/>
    <w:rsid w:val="00E757EE"/>
    <w:pPr>
      <w:spacing w:after="60"/>
    </w:pPr>
  </w:style>
  <w:style w:type="paragraph" w:styleId="TOC1">
    <w:name w:val="toc 1"/>
    <w:basedOn w:val="Normal"/>
    <w:next w:val="Normal"/>
    <w:autoRedefine/>
    <w:uiPriority w:val="39"/>
    <w:rsid w:val="00661483"/>
    <w:pPr>
      <w:tabs>
        <w:tab w:val="left" w:pos="360"/>
        <w:tab w:val="right" w:leader="dot" w:pos="9360"/>
        <w:tab w:val="right" w:pos="10080"/>
      </w:tabs>
      <w:spacing w:before="120"/>
    </w:pPr>
    <w:rPr>
      <w:b/>
    </w:rPr>
  </w:style>
  <w:style w:type="paragraph" w:styleId="TOC2">
    <w:name w:val="toc 2"/>
    <w:basedOn w:val="Normal"/>
    <w:next w:val="Normal"/>
    <w:autoRedefine/>
    <w:uiPriority w:val="39"/>
    <w:rsid w:val="00A41C4A"/>
    <w:pPr>
      <w:tabs>
        <w:tab w:val="left" w:pos="360"/>
        <w:tab w:val="left" w:pos="800"/>
        <w:tab w:val="right" w:leader="dot" w:pos="9360"/>
      </w:tabs>
      <w:ind w:left="360"/>
    </w:pPr>
    <w:rPr>
      <w:noProof/>
    </w:rPr>
  </w:style>
  <w:style w:type="paragraph" w:styleId="TOC3">
    <w:name w:val="toc 3"/>
    <w:basedOn w:val="Normal"/>
    <w:next w:val="Normal"/>
    <w:autoRedefine/>
    <w:uiPriority w:val="39"/>
    <w:rsid w:val="00B273A1"/>
    <w:pPr>
      <w:tabs>
        <w:tab w:val="left" w:pos="1325"/>
        <w:tab w:val="right" w:leader="dot" w:pos="9360"/>
      </w:tabs>
      <w:ind w:left="763"/>
    </w:p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semiHidden/>
    <w:rsid w:val="00176BE9"/>
    <w:pPr>
      <w:ind w:left="800"/>
    </w:pPr>
    <w:rPr>
      <w:sz w:val="18"/>
    </w:rPr>
  </w:style>
  <w:style w:type="paragraph" w:styleId="TOC6">
    <w:name w:val="toc 6"/>
    <w:basedOn w:val="Normal"/>
    <w:next w:val="Normal"/>
    <w:semiHidden/>
    <w:rsid w:val="00176BE9"/>
    <w:pPr>
      <w:ind w:left="1000"/>
    </w:pPr>
    <w:rPr>
      <w:sz w:val="18"/>
    </w:rPr>
  </w:style>
  <w:style w:type="paragraph" w:styleId="TOC7">
    <w:name w:val="toc 7"/>
    <w:basedOn w:val="Normal"/>
    <w:next w:val="Normal"/>
    <w:semiHidden/>
    <w:rsid w:val="00176BE9"/>
    <w:pPr>
      <w:ind w:left="1200"/>
    </w:pPr>
    <w:rPr>
      <w:sz w:val="18"/>
    </w:rPr>
  </w:style>
  <w:style w:type="paragraph" w:styleId="TOC8">
    <w:name w:val="toc 8"/>
    <w:basedOn w:val="Normal"/>
    <w:next w:val="Normal"/>
    <w:semiHidden/>
    <w:rsid w:val="00176BE9"/>
    <w:pPr>
      <w:ind w:left="1400"/>
    </w:pPr>
    <w:rPr>
      <w:sz w:val="18"/>
    </w:rPr>
  </w:style>
  <w:style w:type="paragraph" w:styleId="TOC9">
    <w:name w:val="toc 9"/>
    <w:basedOn w:val="Normal"/>
    <w:next w:val="Normal"/>
    <w:semiHidden/>
    <w:rsid w:val="00176BE9"/>
    <w:pPr>
      <w:ind w:left="1600"/>
    </w:pPr>
    <w:rPr>
      <w:sz w:val="18"/>
    </w:rPr>
  </w:style>
  <w:style w:type="paragraph" w:customStyle="1" w:styleId="Table">
    <w:name w:val="Table"/>
    <w:basedOn w:val="Normal"/>
    <w:semiHidden/>
    <w:rsid w:val="00176BE9"/>
    <w:pPr>
      <w:framePr w:hSpace="187" w:wrap="around" w:vAnchor="text" w:hAnchor="text" w:y="1"/>
    </w:pPr>
    <w:rPr>
      <w:rFonts w:ascii="Times New Roman" w:hAnsi="Times New Roman"/>
    </w:rPr>
  </w:style>
  <w:style w:type="paragraph" w:customStyle="1" w:styleId="DocumentControlInformation">
    <w:name w:val="Document Control Information"/>
    <w:autoRedefine/>
    <w:rsid w:val="00125C8B"/>
    <w:pPr>
      <w:pageBreakBefore/>
      <w:spacing w:after="240"/>
    </w:pPr>
    <w:rPr>
      <w:rFonts w:ascii="Arial" w:hAnsi="Arial" w:cs="Arial"/>
      <w:b/>
      <w:color w:val="002776"/>
      <w:sz w:val="24"/>
      <w:szCs w:val="24"/>
    </w:rPr>
  </w:style>
  <w:style w:type="paragraph" w:customStyle="1" w:styleId="Tabletext">
    <w:name w:val="Tabletext"/>
    <w:basedOn w:val="Normal"/>
    <w:autoRedefine/>
    <w:qFormat/>
    <w:rsid w:val="009F4702"/>
    <w:pPr>
      <w:spacing w:before="40" w:after="40"/>
    </w:pPr>
    <w:rPr>
      <w:sz w:val="18"/>
    </w:r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
    <w:rsid w:val="003F14D8"/>
    <w:pPr>
      <w:numPr>
        <w:numId w:val="25"/>
      </w:numPr>
      <w:ind w:left="1080"/>
    </w:pPr>
  </w:style>
  <w:style w:type="paragraph" w:customStyle="1" w:styleId="Tablehead1">
    <w:name w:val="Tablehead1"/>
    <w:basedOn w:val="Normal"/>
    <w:qFormat/>
    <w:rsid w:val="00352F65"/>
    <w:pPr>
      <w:keepNext/>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2"/>
      </w:numPr>
    </w:pPr>
  </w:style>
  <w:style w:type="numbering" w:styleId="1ai">
    <w:name w:val="Outline List 1"/>
    <w:basedOn w:val="NoList"/>
    <w:semiHidden/>
    <w:rsid w:val="00176BE9"/>
    <w:pPr>
      <w:numPr>
        <w:numId w:val="3"/>
      </w:numPr>
    </w:pPr>
  </w:style>
  <w:style w:type="numbering" w:styleId="ArticleSection">
    <w:name w:val="Outline List 3"/>
    <w:basedOn w:val="NoList"/>
    <w:semiHidden/>
    <w:rsid w:val="00176BE9"/>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B856EA"/>
    <w:pPr>
      <w:spacing w:after="240"/>
    </w:pPr>
    <w:rPr>
      <w:rFonts w:ascii="Arial" w:hAnsi="Arial" w:cs="Arial"/>
      <w:b/>
      <w:color w:val="002776"/>
      <w:sz w:val="24"/>
      <w:szCs w:val="24"/>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B2DF1"/>
    <w:pPr>
      <w:numPr>
        <w:numId w:val="19"/>
      </w:numPr>
      <w:spacing w:after="0"/>
    </w:pPr>
  </w:style>
  <w:style w:type="paragraph" w:styleId="List2">
    <w:name w:val="List 2"/>
    <w:basedOn w:val="Bodycopy"/>
    <w:autoRedefine/>
    <w:semiHidden/>
    <w:qFormat/>
    <w:rsid w:val="00E33D7E"/>
    <w:pPr>
      <w:numPr>
        <w:numId w:val="14"/>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semiHidden/>
    <w:rsid w:val="007A548C"/>
    <w:pPr>
      <w:numPr>
        <w:numId w:val="5"/>
      </w:numPr>
      <w:spacing w:after="0"/>
    </w:pPr>
  </w:style>
  <w:style w:type="paragraph" w:styleId="ListBullet2">
    <w:name w:val="List Bullet 2"/>
    <w:basedOn w:val="Bodycopy"/>
    <w:autoRedefine/>
    <w:semiHidden/>
    <w:rsid w:val="007350B6"/>
    <w:pPr>
      <w:numPr>
        <w:numId w:val="6"/>
      </w:numPr>
      <w:spacing w:after="0"/>
    </w:pPr>
    <w:rPr>
      <w:rFonts w:cs="Arial"/>
      <w:bCs/>
      <w:sz w:val="18"/>
      <w:szCs w:val="18"/>
    </w:rPr>
  </w:style>
  <w:style w:type="paragraph" w:styleId="ListBullet3">
    <w:name w:val="List Bullet 3"/>
    <w:basedOn w:val="Normal"/>
    <w:autoRedefine/>
    <w:semiHidden/>
    <w:rsid w:val="00176BE9"/>
    <w:pPr>
      <w:numPr>
        <w:numId w:val="7"/>
      </w:numPr>
    </w:pPr>
  </w:style>
  <w:style w:type="paragraph" w:styleId="ListBullet4">
    <w:name w:val="List Bullet 4"/>
    <w:basedOn w:val="Normal"/>
    <w:autoRedefine/>
    <w:semiHidden/>
    <w:rsid w:val="00176BE9"/>
    <w:pPr>
      <w:numPr>
        <w:numId w:val="8"/>
      </w:numPr>
    </w:pPr>
  </w:style>
  <w:style w:type="paragraph" w:styleId="ListBullet5">
    <w:name w:val="List Bullet 5"/>
    <w:basedOn w:val="Normal"/>
    <w:autoRedefine/>
    <w:semiHidden/>
    <w:rsid w:val="00176BE9"/>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numPr>
        <w:numId w:val="24"/>
      </w:numPr>
      <w:spacing w:after="60"/>
    </w:pPr>
  </w:style>
  <w:style w:type="paragraph" w:styleId="ListNumber2">
    <w:name w:val="List Number 2"/>
    <w:basedOn w:val="Normal"/>
    <w:qFormat/>
    <w:rsid w:val="00800EEB"/>
    <w:pPr>
      <w:numPr>
        <w:numId w:val="22"/>
      </w:numPr>
      <w:spacing w:after="60"/>
    </w:pPr>
  </w:style>
  <w:style w:type="paragraph" w:styleId="ListNumber3">
    <w:name w:val="List Number 3"/>
    <w:basedOn w:val="Normal"/>
    <w:semiHidden/>
    <w:rsid w:val="00176BE9"/>
    <w:pPr>
      <w:numPr>
        <w:numId w:val="10"/>
      </w:numPr>
    </w:pPr>
  </w:style>
  <w:style w:type="paragraph" w:styleId="ListNumber4">
    <w:name w:val="List Number 4"/>
    <w:basedOn w:val="Normal"/>
    <w:semiHidden/>
    <w:rsid w:val="00176BE9"/>
    <w:pPr>
      <w:numPr>
        <w:numId w:val="11"/>
      </w:numPr>
    </w:pPr>
  </w:style>
  <w:style w:type="paragraph" w:styleId="ListNumber5">
    <w:name w:val="List Number 5"/>
    <w:basedOn w:val="Normal"/>
    <w:semiHidden/>
    <w:rsid w:val="00176BE9"/>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uiPriority w:val="99"/>
    <w:rsid w:val="00176BE9"/>
    <w:rPr>
      <w:rFonts w:ascii="Times New Roman" w:hAnsi="Times New Roman"/>
      <w:sz w:val="24"/>
      <w:szCs w:val="24"/>
    </w:rPr>
  </w:style>
  <w:style w:type="paragraph" w:styleId="NormalIndent">
    <w:name w:val="Normal Indent"/>
    <w:basedOn w:val="Normal"/>
    <w:semiHidden/>
    <w:rsid w:val="00176BE9"/>
    <w:pPr>
      <w:ind w:left="720"/>
    </w:pPr>
  </w:style>
  <w:style w:type="paragraph" w:styleId="NoteHeading">
    <w:name w:val="Note Heading"/>
    <w:basedOn w:val="Normal"/>
    <w:next w:val="Normal"/>
    <w:semiHidden/>
    <w:rsid w:val="00176BE9"/>
  </w:style>
  <w:style w:type="paragraph" w:styleId="PlainText">
    <w:name w:val="Plain Text"/>
    <w:basedOn w:val="Normal"/>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BE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176BE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3F14D8"/>
    <w:pPr>
      <w:numPr>
        <w:numId w:val="1"/>
      </w:numPr>
      <w:spacing w:after="120"/>
    </w:pPr>
  </w:style>
  <w:style w:type="numbering" w:customStyle="1" w:styleId="Style3">
    <w:name w:val="Style3"/>
    <w:uiPriority w:val="99"/>
    <w:rsid w:val="008A21B2"/>
    <w:pPr>
      <w:numPr>
        <w:numId w:val="28"/>
      </w:numPr>
    </w:pPr>
  </w:style>
  <w:style w:type="paragraph" w:customStyle="1" w:styleId="ListNumberLast">
    <w:name w:val="List Number Last"/>
    <w:basedOn w:val="ListNumber"/>
    <w:link w:val="ListNumberLastChar"/>
    <w:rsid w:val="00187FEC"/>
  </w:style>
  <w:style w:type="character" w:customStyle="1" w:styleId="Heading1Char">
    <w:name w:val="Heading 1 Char"/>
    <w:aliases w:val="1 Char,Attribute Heading 1 Char"/>
    <w:basedOn w:val="DefaultParagraphFont"/>
    <w:link w:val="Heading1"/>
    <w:rsid w:val="00A140BF"/>
    <w:rPr>
      <w:rFonts w:ascii="Arial Bold" w:hAnsi="Arial Bold" w:cs="Arial"/>
      <w:b/>
      <w:color w:val="002776"/>
      <w:sz w:val="24"/>
      <w:szCs w:val="24"/>
    </w:rPr>
  </w:style>
  <w:style w:type="character" w:customStyle="1" w:styleId="ListNumberChar">
    <w:name w:val="List Number Char"/>
    <w:basedOn w:val="DefaultParagraphFont"/>
    <w:link w:val="ListNumber"/>
    <w:rsid w:val="00A61555"/>
    <w:rPr>
      <w:rFonts w:ascii="Arial" w:hAnsi="Arial"/>
    </w:rPr>
  </w:style>
  <w:style w:type="character" w:customStyle="1" w:styleId="ListNumberLastChar">
    <w:name w:val="List Number Last Char"/>
    <w:basedOn w:val="ListNumberChar"/>
    <w:link w:val="ListNumberLast"/>
    <w:rsid w:val="00187FEC"/>
    <w:rPr>
      <w:rFonts w:ascii="Arial" w:hAnsi="Arial"/>
    </w:rPr>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E24955"/>
    <w:pPr>
      <w:numPr>
        <w:numId w:val="20"/>
      </w:numPr>
      <w:spacing w:after="60"/>
      <w:ind w:left="720"/>
    </w:pPr>
    <w:rPr>
      <w:szCs w:val="16"/>
    </w:rPr>
  </w:style>
  <w:style w:type="paragraph" w:customStyle="1" w:styleId="numbullet2">
    <w:name w:val="numbullet2"/>
    <w:basedOn w:val="Normal"/>
    <w:rsid w:val="00E24955"/>
    <w:pPr>
      <w:numPr>
        <w:numId w:val="21"/>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paragraph" w:customStyle="1" w:styleId="DocumentInformation">
    <w:name w:val="Document Information"/>
    <w:link w:val="DocumentInformationChar"/>
    <w:autoRedefine/>
    <w:rsid w:val="00313719"/>
    <w:pPr>
      <w:spacing w:before="240" w:after="180"/>
    </w:pPr>
    <w:rPr>
      <w:rFonts w:ascii="Arial" w:hAnsi="Arial" w:cs="Arial"/>
      <w:b/>
      <w:color w:val="002776"/>
      <w:sz w:val="24"/>
      <w:szCs w:val="24"/>
    </w:rPr>
  </w:style>
  <w:style w:type="character" w:customStyle="1" w:styleId="DocumentInformationChar">
    <w:name w:val="Document Information Char"/>
    <w:basedOn w:val="DefaultParagraphFont"/>
    <w:link w:val="DocumentInformation"/>
    <w:rsid w:val="00313719"/>
    <w:rPr>
      <w:rFonts w:ascii="Arial" w:hAnsi="Arial" w:cs="Arial"/>
      <w:b/>
      <w:color w:val="002776"/>
      <w:sz w:val="24"/>
      <w:szCs w:val="24"/>
      <w:lang w:val="en-US" w:eastAsia="en-US" w:bidi="ar-SA"/>
    </w:rPr>
  </w:style>
  <w:style w:type="paragraph" w:customStyle="1" w:styleId="Bodycopy">
    <w:name w:val="Body copy"/>
    <w:link w:val="BodycopyChar"/>
    <w:qFormat/>
    <w:rsid w:val="00254965"/>
    <w:pPr>
      <w:spacing w:after="120"/>
    </w:pPr>
    <w:rPr>
      <w:rFonts w:ascii="Arial" w:eastAsia="Times" w:hAnsi="Arial"/>
      <w:color w:val="000000"/>
    </w:rPr>
  </w:style>
  <w:style w:type="character" w:customStyle="1" w:styleId="BodycopyChar">
    <w:name w:val="Body copy Char"/>
    <w:basedOn w:val="DefaultParagraphFont"/>
    <w:link w:val="Bodycopy"/>
    <w:rsid w:val="00254965"/>
    <w:rPr>
      <w:rFonts w:ascii="Arial" w:eastAsia="Times" w:hAnsi="Arial"/>
      <w:color w:val="000000"/>
      <w:lang w:val="en-US" w:eastAsia="en-US" w:bidi="ar-SA"/>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67498"/>
    <w:pPr>
      <w:pageBreakBefore/>
      <w:spacing w:before="2400"/>
      <w:ind w:left="1440"/>
    </w:pPr>
    <w:rPr>
      <w:color w:val="002776"/>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9F5ED2"/>
    <w:pPr>
      <w:spacing w:after="120" w:line="280" w:lineRule="exact"/>
    </w:pPr>
    <w:rPr>
      <w:rFonts w:ascii="Arial" w:eastAsia="Times" w:hAnsi="Arial"/>
      <w:bCs/>
      <w:color w:val="000000"/>
      <w:lang w:val="en-GB"/>
    </w:rPr>
  </w:style>
  <w:style w:type="paragraph" w:customStyle="1" w:styleId="Documentname">
    <w:name w:val="Document name"/>
    <w:autoRedefine/>
    <w:rsid w:val="0049677E"/>
    <w:pPr>
      <w:spacing w:after="120" w:line="280" w:lineRule="exact"/>
    </w:pPr>
    <w:rPr>
      <w:rFonts w:ascii="Arial" w:eastAsia="Times" w:hAnsi="Arial"/>
      <w:color w:val="000000"/>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Bullet1"/>
    <w:next w:val="Bodycopy"/>
    <w:autoRedefine/>
    <w:rsid w:val="00363F8F"/>
    <w:pPr>
      <w:spacing w:after="120"/>
    </w:pPr>
  </w:style>
  <w:style w:type="paragraph" w:customStyle="1" w:styleId="Bullet2Last">
    <w:name w:val="Bullet 2 Last"/>
    <w:basedOn w:val="Bullet2"/>
    <w:next w:val="Bodycopy"/>
    <w:autoRedefine/>
    <w:rsid w:val="00363F8F"/>
    <w:pPr>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D58C9"/>
    <w:pPr>
      <w:spacing w:after="120"/>
    </w:pPr>
  </w:style>
  <w:style w:type="paragraph" w:customStyle="1" w:styleId="ListLast">
    <w:name w:val="List Last"/>
    <w:basedOn w:val="List"/>
    <w:autoRedefine/>
    <w:rsid w:val="00460FC2"/>
    <w:pPr>
      <w:numPr>
        <w:numId w:val="17"/>
      </w:numPr>
      <w:spacing w:after="120"/>
    </w:pPr>
  </w:style>
  <w:style w:type="numbering" w:customStyle="1" w:styleId="Style1">
    <w:name w:val="Style1"/>
    <w:uiPriority w:val="99"/>
    <w:rsid w:val="00E33D7E"/>
    <w:pPr>
      <w:numPr>
        <w:numId w:val="15"/>
      </w:numPr>
    </w:pPr>
  </w:style>
  <w:style w:type="numbering" w:customStyle="1" w:styleId="List1">
    <w:name w:val="List 1"/>
    <w:uiPriority w:val="99"/>
    <w:rsid w:val="00460FC2"/>
    <w:pPr>
      <w:numPr>
        <w:numId w:val="16"/>
      </w:numPr>
    </w:pPr>
  </w:style>
  <w:style w:type="character" w:customStyle="1" w:styleId="Heading3Char">
    <w:name w:val="Heading 3 Char"/>
    <w:aliases w:val="3 Char"/>
    <w:basedOn w:val="DefaultParagraphFont"/>
    <w:link w:val="Heading3"/>
    <w:rsid w:val="00B71FDD"/>
    <w:rPr>
      <w:rFonts w:ascii="Arial Bold" w:eastAsia="Times" w:hAnsi="Arial Bold"/>
      <w:b/>
      <w:lang w:val="en-GB"/>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bullet">
    <w:name w:val="Tablebullet"/>
    <w:basedOn w:val="Tabletext"/>
    <w:rsid w:val="00730AAF"/>
    <w:pPr>
      <w:numPr>
        <w:numId w:val="23"/>
      </w:numPr>
      <w:spacing w:before="20" w:after="20"/>
      <w:ind w:left="216" w:hanging="216"/>
    </w:pPr>
  </w:style>
  <w:style w:type="paragraph" w:styleId="Header">
    <w:name w:val="header"/>
    <w:basedOn w:val="Normal"/>
    <w:link w:val="HeaderChar"/>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Tabletext"/>
    <w:rsid w:val="00417F17"/>
    <w:pPr>
      <w:numPr>
        <w:numId w:val="30"/>
      </w:numPr>
      <w:ind w:left="216" w:hanging="216"/>
    </w:p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rsid w:val="002851D7"/>
    <w:rPr>
      <w:color w:val="0000FF"/>
    </w:rPr>
  </w:style>
  <w:style w:type="paragraph" w:customStyle="1" w:styleId="Tablebullet2">
    <w:name w:val="Tablebullet2"/>
    <w:basedOn w:val="Tablebullet"/>
    <w:rsid w:val="003F14D8"/>
    <w:pPr>
      <w:numPr>
        <w:numId w:val="26"/>
      </w:numPr>
      <w:ind w:left="418" w:hanging="216"/>
    </w:pPr>
  </w:style>
  <w:style w:type="paragraph" w:customStyle="1" w:styleId="FigureCaption">
    <w:name w:val="FigureCaption"/>
    <w:basedOn w:val="Bodycopy"/>
    <w:rsid w:val="008A21B2"/>
    <w:pPr>
      <w:numPr>
        <w:numId w:val="31"/>
      </w:numPr>
      <w:jc w:val="center"/>
    </w:pPr>
    <w:rPr>
      <w:b/>
      <w:sz w:val="18"/>
      <w:szCs w:val="18"/>
    </w:rPr>
  </w:style>
  <w:style w:type="numbering" w:customStyle="1" w:styleId="Style2">
    <w:name w:val="Style2"/>
    <w:uiPriority w:val="99"/>
    <w:rsid w:val="008A21B2"/>
    <w:pPr>
      <w:numPr>
        <w:numId w:val="27"/>
      </w:numPr>
    </w:pPr>
  </w:style>
  <w:style w:type="paragraph" w:customStyle="1" w:styleId="InstructionsBullet">
    <w:name w:val="InstructionsBullet"/>
    <w:basedOn w:val="Bullet1"/>
    <w:rsid w:val="00D0277E"/>
    <w:rPr>
      <w:color w:val="0000FF"/>
    </w:rPr>
  </w:style>
  <w:style w:type="numbering" w:customStyle="1" w:styleId="Style4">
    <w:name w:val="Style4"/>
    <w:uiPriority w:val="99"/>
    <w:rsid w:val="00417F17"/>
    <w:pPr>
      <w:numPr>
        <w:numId w:val="29"/>
      </w:numPr>
    </w:pPr>
  </w:style>
  <w:style w:type="numbering" w:customStyle="1" w:styleId="Style5">
    <w:name w:val="Style5"/>
    <w:uiPriority w:val="99"/>
    <w:rsid w:val="00417F17"/>
    <w:pPr>
      <w:numPr>
        <w:numId w:val="30"/>
      </w:numPr>
    </w:pPr>
  </w:style>
  <w:style w:type="character" w:customStyle="1" w:styleId="NormalText">
    <w:name w:val="Normal Text"/>
    <w:basedOn w:val="DefaultParagraphFont"/>
    <w:rsid w:val="00F721B5"/>
    <w:rPr>
      <w:rFonts w:ascii="Arial" w:hAnsi="Arial"/>
      <w:sz w:val="20"/>
      <w:szCs w:val="20"/>
    </w:rPr>
  </w:style>
  <w:style w:type="paragraph" w:styleId="Revision">
    <w:name w:val="Revision"/>
    <w:hidden/>
    <w:uiPriority w:val="99"/>
    <w:semiHidden/>
    <w:rsid w:val="005449BC"/>
    <w:rPr>
      <w:rFonts w:ascii="Arial" w:hAnsi="Arial"/>
    </w:rPr>
  </w:style>
  <w:style w:type="character" w:styleId="CommentReference">
    <w:name w:val="annotation reference"/>
    <w:basedOn w:val="DefaultParagraphFont"/>
    <w:rsid w:val="00D9208D"/>
    <w:rPr>
      <w:sz w:val="16"/>
      <w:szCs w:val="16"/>
    </w:rPr>
  </w:style>
  <w:style w:type="paragraph" w:styleId="CommentText">
    <w:name w:val="annotation text"/>
    <w:basedOn w:val="Normal"/>
    <w:link w:val="CommentTextChar"/>
    <w:rsid w:val="00D9208D"/>
  </w:style>
  <w:style w:type="character" w:customStyle="1" w:styleId="CommentTextChar">
    <w:name w:val="Comment Text Char"/>
    <w:basedOn w:val="DefaultParagraphFont"/>
    <w:link w:val="CommentText"/>
    <w:rsid w:val="00D9208D"/>
    <w:rPr>
      <w:rFonts w:ascii="Arial" w:hAnsi="Arial"/>
    </w:rPr>
  </w:style>
  <w:style w:type="paragraph" w:styleId="CommentSubject">
    <w:name w:val="annotation subject"/>
    <w:basedOn w:val="CommentText"/>
    <w:next w:val="CommentText"/>
    <w:link w:val="CommentSubjectChar"/>
    <w:rsid w:val="00D9208D"/>
    <w:rPr>
      <w:b/>
      <w:bCs/>
    </w:rPr>
  </w:style>
  <w:style w:type="character" w:customStyle="1" w:styleId="CommentSubjectChar">
    <w:name w:val="Comment Subject Char"/>
    <w:basedOn w:val="CommentTextChar"/>
    <w:link w:val="CommentSubject"/>
    <w:rsid w:val="00D9208D"/>
    <w:rPr>
      <w:rFonts w:ascii="Arial" w:hAnsi="Arial"/>
      <w:b/>
      <w:bCs/>
    </w:rPr>
  </w:style>
  <w:style w:type="character" w:customStyle="1" w:styleId="Heading2Char">
    <w:name w:val="Heading 2 Char"/>
    <w:aliases w:val="2 Char,21 Char,H2 Char"/>
    <w:link w:val="Heading2"/>
    <w:locked/>
    <w:rsid w:val="00310211"/>
    <w:rPr>
      <w:rFonts w:ascii="Arial Bold" w:eastAsia="Times" w:hAnsi="Arial Bold"/>
      <w:b/>
      <w:color w:val="002776"/>
      <w:lang w:val="en-GB"/>
    </w:rPr>
  </w:style>
  <w:style w:type="paragraph" w:customStyle="1" w:styleId="bullet10">
    <w:name w:val="bullet1"/>
    <w:basedOn w:val="Normal"/>
    <w:rsid w:val="007E5333"/>
    <w:pPr>
      <w:spacing w:before="100" w:beforeAutospacing="1" w:after="100" w:afterAutospacing="1"/>
    </w:pPr>
    <w:rPr>
      <w:sz w:val="18"/>
      <w:szCs w:val="18"/>
    </w:rPr>
  </w:style>
  <w:style w:type="paragraph" w:styleId="BodyText">
    <w:name w:val="Body Text"/>
    <w:basedOn w:val="Normal"/>
    <w:link w:val="BodyTextChar"/>
    <w:rsid w:val="007E5333"/>
    <w:pPr>
      <w:spacing w:after="120"/>
    </w:pPr>
  </w:style>
  <w:style w:type="character" w:customStyle="1" w:styleId="BodyTextChar">
    <w:name w:val="Body Text Char"/>
    <w:basedOn w:val="DefaultParagraphFont"/>
    <w:link w:val="BodyText"/>
    <w:rsid w:val="007E5333"/>
    <w:rPr>
      <w:rFonts w:ascii="Arial" w:hAnsi="Arial"/>
    </w:rPr>
  </w:style>
  <w:style w:type="paragraph" w:styleId="ListParagraph">
    <w:name w:val="List Paragraph"/>
    <w:basedOn w:val="Normal"/>
    <w:uiPriority w:val="34"/>
    <w:qFormat/>
    <w:rsid w:val="007E5333"/>
    <w:pPr>
      <w:numPr>
        <w:numId w:val="32"/>
      </w:numPr>
      <w:contextualSpacing/>
    </w:pPr>
    <w:rPr>
      <w:sz w:val="18"/>
      <w:szCs w:val="22"/>
    </w:rPr>
  </w:style>
  <w:style w:type="paragraph" w:customStyle="1" w:styleId="TableHeader">
    <w:name w:val="Table_Header"/>
    <w:basedOn w:val="Normal"/>
    <w:link w:val="TableHeaderChar"/>
    <w:qFormat/>
    <w:rsid w:val="007E5333"/>
    <w:rPr>
      <w:b/>
      <w:bCs/>
      <w:color w:val="FFFFFF"/>
      <w:sz w:val="18"/>
      <w:szCs w:val="18"/>
    </w:rPr>
  </w:style>
  <w:style w:type="character" w:customStyle="1" w:styleId="TableHeaderChar">
    <w:name w:val="Table_Header Char"/>
    <w:basedOn w:val="DefaultParagraphFont"/>
    <w:link w:val="TableHeader"/>
    <w:rsid w:val="007E5333"/>
    <w:rPr>
      <w:rFonts w:ascii="Arial" w:hAnsi="Arial"/>
      <w:b/>
      <w:bCs/>
      <w:color w:val="FFFFFF"/>
      <w:sz w:val="18"/>
      <w:szCs w:val="18"/>
    </w:rPr>
  </w:style>
  <w:style w:type="paragraph" w:styleId="TOCHeading">
    <w:name w:val="TOC Heading"/>
    <w:basedOn w:val="Heading1"/>
    <w:next w:val="Normal"/>
    <w:uiPriority w:val="39"/>
    <w:unhideWhenUsed/>
    <w:qFormat/>
    <w:rsid w:val="009E4BD8"/>
    <w:pPr>
      <w:keepNext/>
      <w:keepLines/>
      <w:pageBreakBefore w:val="0"/>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101483">
      <w:bodyDiv w:val="1"/>
      <w:marLeft w:val="0"/>
      <w:marRight w:val="0"/>
      <w:marTop w:val="0"/>
      <w:marBottom w:val="0"/>
      <w:divBdr>
        <w:top w:val="none" w:sz="0" w:space="0" w:color="auto"/>
        <w:left w:val="none" w:sz="0" w:space="0" w:color="auto"/>
        <w:bottom w:val="none" w:sz="0" w:space="0" w:color="auto"/>
        <w:right w:val="none" w:sz="0" w:space="0" w:color="auto"/>
      </w:divBdr>
    </w:div>
    <w:div w:id="154994517">
      <w:bodyDiv w:val="1"/>
      <w:marLeft w:val="0"/>
      <w:marRight w:val="0"/>
      <w:marTop w:val="0"/>
      <w:marBottom w:val="0"/>
      <w:divBdr>
        <w:top w:val="none" w:sz="0" w:space="0" w:color="auto"/>
        <w:left w:val="none" w:sz="0" w:space="0" w:color="auto"/>
        <w:bottom w:val="none" w:sz="0" w:space="0" w:color="auto"/>
        <w:right w:val="none" w:sz="0" w:space="0" w:color="auto"/>
      </w:divBdr>
    </w:div>
    <w:div w:id="247734133">
      <w:bodyDiv w:val="1"/>
      <w:marLeft w:val="0"/>
      <w:marRight w:val="0"/>
      <w:marTop w:val="0"/>
      <w:marBottom w:val="0"/>
      <w:divBdr>
        <w:top w:val="none" w:sz="0" w:space="0" w:color="auto"/>
        <w:left w:val="none" w:sz="0" w:space="0" w:color="auto"/>
        <w:bottom w:val="none" w:sz="0" w:space="0" w:color="auto"/>
        <w:right w:val="none" w:sz="0" w:space="0" w:color="auto"/>
      </w:divBdr>
      <w:divsChild>
        <w:div w:id="1342195604">
          <w:marLeft w:val="0"/>
          <w:marRight w:val="0"/>
          <w:marTop w:val="0"/>
          <w:marBottom w:val="0"/>
          <w:divBdr>
            <w:top w:val="none" w:sz="0" w:space="0" w:color="auto"/>
            <w:left w:val="none" w:sz="0" w:space="0" w:color="auto"/>
            <w:bottom w:val="none" w:sz="0" w:space="0" w:color="auto"/>
            <w:right w:val="none" w:sz="0" w:space="0" w:color="auto"/>
          </w:divBdr>
          <w:divsChild>
            <w:div w:id="5150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27688">
      <w:bodyDiv w:val="1"/>
      <w:marLeft w:val="0"/>
      <w:marRight w:val="0"/>
      <w:marTop w:val="0"/>
      <w:marBottom w:val="0"/>
      <w:divBdr>
        <w:top w:val="none" w:sz="0" w:space="0" w:color="auto"/>
        <w:left w:val="none" w:sz="0" w:space="0" w:color="auto"/>
        <w:bottom w:val="none" w:sz="0" w:space="0" w:color="auto"/>
        <w:right w:val="none" w:sz="0" w:space="0" w:color="auto"/>
      </w:divBdr>
      <w:divsChild>
        <w:div w:id="111398309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24940111">
      <w:bodyDiv w:val="1"/>
      <w:marLeft w:val="0"/>
      <w:marRight w:val="0"/>
      <w:marTop w:val="0"/>
      <w:marBottom w:val="0"/>
      <w:divBdr>
        <w:top w:val="none" w:sz="0" w:space="0" w:color="auto"/>
        <w:left w:val="none" w:sz="0" w:space="0" w:color="auto"/>
        <w:bottom w:val="none" w:sz="0" w:space="0" w:color="auto"/>
        <w:right w:val="none" w:sz="0" w:space="0" w:color="auto"/>
      </w:divBdr>
    </w:div>
    <w:div w:id="387339395">
      <w:bodyDiv w:val="1"/>
      <w:marLeft w:val="0"/>
      <w:marRight w:val="0"/>
      <w:marTop w:val="0"/>
      <w:marBottom w:val="0"/>
      <w:divBdr>
        <w:top w:val="none" w:sz="0" w:space="0" w:color="auto"/>
        <w:left w:val="none" w:sz="0" w:space="0" w:color="auto"/>
        <w:bottom w:val="none" w:sz="0" w:space="0" w:color="auto"/>
        <w:right w:val="none" w:sz="0" w:space="0" w:color="auto"/>
      </w:divBdr>
    </w:div>
    <w:div w:id="409886217">
      <w:bodyDiv w:val="1"/>
      <w:marLeft w:val="0"/>
      <w:marRight w:val="0"/>
      <w:marTop w:val="0"/>
      <w:marBottom w:val="0"/>
      <w:divBdr>
        <w:top w:val="none" w:sz="0" w:space="0" w:color="auto"/>
        <w:left w:val="none" w:sz="0" w:space="0" w:color="auto"/>
        <w:bottom w:val="none" w:sz="0" w:space="0" w:color="auto"/>
        <w:right w:val="none" w:sz="0" w:space="0" w:color="auto"/>
      </w:divBdr>
    </w:div>
    <w:div w:id="491259122">
      <w:bodyDiv w:val="1"/>
      <w:marLeft w:val="0"/>
      <w:marRight w:val="0"/>
      <w:marTop w:val="0"/>
      <w:marBottom w:val="0"/>
      <w:divBdr>
        <w:top w:val="none" w:sz="0" w:space="0" w:color="auto"/>
        <w:left w:val="none" w:sz="0" w:space="0" w:color="auto"/>
        <w:bottom w:val="none" w:sz="0" w:space="0" w:color="auto"/>
        <w:right w:val="none" w:sz="0" w:space="0" w:color="auto"/>
      </w:divBdr>
    </w:div>
    <w:div w:id="545528295">
      <w:bodyDiv w:val="1"/>
      <w:marLeft w:val="0"/>
      <w:marRight w:val="0"/>
      <w:marTop w:val="0"/>
      <w:marBottom w:val="0"/>
      <w:divBdr>
        <w:top w:val="none" w:sz="0" w:space="0" w:color="auto"/>
        <w:left w:val="none" w:sz="0" w:space="0" w:color="auto"/>
        <w:bottom w:val="none" w:sz="0" w:space="0" w:color="auto"/>
        <w:right w:val="none" w:sz="0" w:space="0" w:color="auto"/>
      </w:divBdr>
    </w:div>
    <w:div w:id="563955297">
      <w:bodyDiv w:val="1"/>
      <w:marLeft w:val="0"/>
      <w:marRight w:val="0"/>
      <w:marTop w:val="0"/>
      <w:marBottom w:val="0"/>
      <w:divBdr>
        <w:top w:val="none" w:sz="0" w:space="0" w:color="auto"/>
        <w:left w:val="none" w:sz="0" w:space="0" w:color="auto"/>
        <w:bottom w:val="none" w:sz="0" w:space="0" w:color="auto"/>
        <w:right w:val="none" w:sz="0" w:space="0" w:color="auto"/>
      </w:divBdr>
    </w:div>
    <w:div w:id="602608731">
      <w:bodyDiv w:val="1"/>
      <w:marLeft w:val="0"/>
      <w:marRight w:val="0"/>
      <w:marTop w:val="0"/>
      <w:marBottom w:val="0"/>
      <w:divBdr>
        <w:top w:val="none" w:sz="0" w:space="0" w:color="auto"/>
        <w:left w:val="none" w:sz="0" w:space="0" w:color="auto"/>
        <w:bottom w:val="none" w:sz="0" w:space="0" w:color="auto"/>
        <w:right w:val="none" w:sz="0" w:space="0" w:color="auto"/>
      </w:divBdr>
    </w:div>
    <w:div w:id="643239806">
      <w:bodyDiv w:val="1"/>
      <w:marLeft w:val="0"/>
      <w:marRight w:val="0"/>
      <w:marTop w:val="0"/>
      <w:marBottom w:val="0"/>
      <w:divBdr>
        <w:top w:val="none" w:sz="0" w:space="0" w:color="auto"/>
        <w:left w:val="none" w:sz="0" w:space="0" w:color="auto"/>
        <w:bottom w:val="none" w:sz="0" w:space="0" w:color="auto"/>
        <w:right w:val="none" w:sz="0" w:space="0" w:color="auto"/>
      </w:divBdr>
    </w:div>
    <w:div w:id="647712651">
      <w:bodyDiv w:val="1"/>
      <w:marLeft w:val="0"/>
      <w:marRight w:val="0"/>
      <w:marTop w:val="0"/>
      <w:marBottom w:val="0"/>
      <w:divBdr>
        <w:top w:val="none" w:sz="0" w:space="0" w:color="auto"/>
        <w:left w:val="none" w:sz="0" w:space="0" w:color="auto"/>
        <w:bottom w:val="none" w:sz="0" w:space="0" w:color="auto"/>
        <w:right w:val="none" w:sz="0" w:space="0" w:color="auto"/>
      </w:divBdr>
      <w:divsChild>
        <w:div w:id="1679963938">
          <w:marLeft w:val="0"/>
          <w:marRight w:val="0"/>
          <w:marTop w:val="0"/>
          <w:marBottom w:val="0"/>
          <w:divBdr>
            <w:top w:val="none" w:sz="0" w:space="0" w:color="auto"/>
            <w:left w:val="none" w:sz="0" w:space="0" w:color="auto"/>
            <w:bottom w:val="none" w:sz="0" w:space="0" w:color="auto"/>
            <w:right w:val="none" w:sz="0" w:space="0" w:color="auto"/>
          </w:divBdr>
          <w:divsChild>
            <w:div w:id="17030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2485">
      <w:bodyDiv w:val="1"/>
      <w:marLeft w:val="0"/>
      <w:marRight w:val="0"/>
      <w:marTop w:val="0"/>
      <w:marBottom w:val="0"/>
      <w:divBdr>
        <w:top w:val="none" w:sz="0" w:space="0" w:color="auto"/>
        <w:left w:val="none" w:sz="0" w:space="0" w:color="auto"/>
        <w:bottom w:val="none" w:sz="0" w:space="0" w:color="auto"/>
        <w:right w:val="none" w:sz="0" w:space="0" w:color="auto"/>
      </w:divBdr>
    </w:div>
    <w:div w:id="809635919">
      <w:bodyDiv w:val="1"/>
      <w:marLeft w:val="0"/>
      <w:marRight w:val="0"/>
      <w:marTop w:val="0"/>
      <w:marBottom w:val="0"/>
      <w:divBdr>
        <w:top w:val="none" w:sz="0" w:space="0" w:color="auto"/>
        <w:left w:val="none" w:sz="0" w:space="0" w:color="auto"/>
        <w:bottom w:val="none" w:sz="0" w:space="0" w:color="auto"/>
        <w:right w:val="none" w:sz="0" w:space="0" w:color="auto"/>
      </w:divBdr>
    </w:div>
    <w:div w:id="861281383">
      <w:bodyDiv w:val="1"/>
      <w:marLeft w:val="0"/>
      <w:marRight w:val="0"/>
      <w:marTop w:val="0"/>
      <w:marBottom w:val="0"/>
      <w:divBdr>
        <w:top w:val="none" w:sz="0" w:space="0" w:color="auto"/>
        <w:left w:val="none" w:sz="0" w:space="0" w:color="auto"/>
        <w:bottom w:val="none" w:sz="0" w:space="0" w:color="auto"/>
        <w:right w:val="none" w:sz="0" w:space="0" w:color="auto"/>
      </w:divBdr>
    </w:div>
    <w:div w:id="876430268">
      <w:bodyDiv w:val="1"/>
      <w:marLeft w:val="0"/>
      <w:marRight w:val="0"/>
      <w:marTop w:val="0"/>
      <w:marBottom w:val="0"/>
      <w:divBdr>
        <w:top w:val="none" w:sz="0" w:space="0" w:color="auto"/>
        <w:left w:val="none" w:sz="0" w:space="0" w:color="auto"/>
        <w:bottom w:val="none" w:sz="0" w:space="0" w:color="auto"/>
        <w:right w:val="none" w:sz="0" w:space="0" w:color="auto"/>
      </w:divBdr>
    </w:div>
    <w:div w:id="999187903">
      <w:bodyDiv w:val="1"/>
      <w:marLeft w:val="0"/>
      <w:marRight w:val="0"/>
      <w:marTop w:val="0"/>
      <w:marBottom w:val="0"/>
      <w:divBdr>
        <w:top w:val="none" w:sz="0" w:space="0" w:color="auto"/>
        <w:left w:val="none" w:sz="0" w:space="0" w:color="auto"/>
        <w:bottom w:val="none" w:sz="0" w:space="0" w:color="auto"/>
        <w:right w:val="none" w:sz="0" w:space="0" w:color="auto"/>
      </w:divBdr>
    </w:div>
    <w:div w:id="1013461133">
      <w:bodyDiv w:val="1"/>
      <w:marLeft w:val="0"/>
      <w:marRight w:val="0"/>
      <w:marTop w:val="0"/>
      <w:marBottom w:val="0"/>
      <w:divBdr>
        <w:top w:val="none" w:sz="0" w:space="0" w:color="auto"/>
        <w:left w:val="none" w:sz="0" w:space="0" w:color="auto"/>
        <w:bottom w:val="none" w:sz="0" w:space="0" w:color="auto"/>
        <w:right w:val="none" w:sz="0" w:space="0" w:color="auto"/>
      </w:divBdr>
    </w:div>
    <w:div w:id="1193304420">
      <w:bodyDiv w:val="1"/>
      <w:marLeft w:val="0"/>
      <w:marRight w:val="0"/>
      <w:marTop w:val="0"/>
      <w:marBottom w:val="0"/>
      <w:divBdr>
        <w:top w:val="none" w:sz="0" w:space="0" w:color="auto"/>
        <w:left w:val="none" w:sz="0" w:space="0" w:color="auto"/>
        <w:bottom w:val="none" w:sz="0" w:space="0" w:color="auto"/>
        <w:right w:val="none" w:sz="0" w:space="0" w:color="auto"/>
      </w:divBdr>
    </w:div>
    <w:div w:id="1266114139">
      <w:bodyDiv w:val="1"/>
      <w:marLeft w:val="0"/>
      <w:marRight w:val="0"/>
      <w:marTop w:val="0"/>
      <w:marBottom w:val="0"/>
      <w:divBdr>
        <w:top w:val="none" w:sz="0" w:space="0" w:color="auto"/>
        <w:left w:val="none" w:sz="0" w:space="0" w:color="auto"/>
        <w:bottom w:val="none" w:sz="0" w:space="0" w:color="auto"/>
        <w:right w:val="none" w:sz="0" w:space="0" w:color="auto"/>
      </w:divBdr>
    </w:div>
    <w:div w:id="1456096600">
      <w:bodyDiv w:val="1"/>
      <w:marLeft w:val="0"/>
      <w:marRight w:val="0"/>
      <w:marTop w:val="0"/>
      <w:marBottom w:val="0"/>
      <w:divBdr>
        <w:top w:val="none" w:sz="0" w:space="0" w:color="auto"/>
        <w:left w:val="none" w:sz="0" w:space="0" w:color="auto"/>
        <w:bottom w:val="none" w:sz="0" w:space="0" w:color="auto"/>
        <w:right w:val="none" w:sz="0" w:space="0" w:color="auto"/>
      </w:divBdr>
      <w:divsChild>
        <w:div w:id="1451391407">
          <w:marLeft w:val="0"/>
          <w:marRight w:val="0"/>
          <w:marTop w:val="0"/>
          <w:marBottom w:val="0"/>
          <w:divBdr>
            <w:top w:val="none" w:sz="0" w:space="0" w:color="auto"/>
            <w:left w:val="none" w:sz="0" w:space="0" w:color="auto"/>
            <w:bottom w:val="none" w:sz="0" w:space="0" w:color="auto"/>
            <w:right w:val="none" w:sz="0" w:space="0" w:color="auto"/>
          </w:divBdr>
          <w:divsChild>
            <w:div w:id="108086494">
              <w:marLeft w:val="0"/>
              <w:marRight w:val="0"/>
              <w:marTop w:val="0"/>
              <w:marBottom w:val="0"/>
              <w:divBdr>
                <w:top w:val="none" w:sz="0" w:space="0" w:color="auto"/>
                <w:left w:val="none" w:sz="0" w:space="0" w:color="auto"/>
                <w:bottom w:val="none" w:sz="0" w:space="0" w:color="auto"/>
                <w:right w:val="none" w:sz="0" w:space="0" w:color="auto"/>
              </w:divBdr>
            </w:div>
            <w:div w:id="173691131">
              <w:marLeft w:val="0"/>
              <w:marRight w:val="0"/>
              <w:marTop w:val="0"/>
              <w:marBottom w:val="0"/>
              <w:divBdr>
                <w:top w:val="none" w:sz="0" w:space="0" w:color="auto"/>
                <w:left w:val="none" w:sz="0" w:space="0" w:color="auto"/>
                <w:bottom w:val="none" w:sz="0" w:space="0" w:color="auto"/>
                <w:right w:val="none" w:sz="0" w:space="0" w:color="auto"/>
              </w:divBdr>
            </w:div>
            <w:div w:id="1291861108">
              <w:marLeft w:val="0"/>
              <w:marRight w:val="0"/>
              <w:marTop w:val="0"/>
              <w:marBottom w:val="0"/>
              <w:divBdr>
                <w:top w:val="none" w:sz="0" w:space="0" w:color="auto"/>
                <w:left w:val="none" w:sz="0" w:space="0" w:color="auto"/>
                <w:bottom w:val="none" w:sz="0" w:space="0" w:color="auto"/>
                <w:right w:val="none" w:sz="0" w:space="0" w:color="auto"/>
              </w:divBdr>
            </w:div>
            <w:div w:id="1279949116">
              <w:marLeft w:val="0"/>
              <w:marRight w:val="0"/>
              <w:marTop w:val="0"/>
              <w:marBottom w:val="0"/>
              <w:divBdr>
                <w:top w:val="none" w:sz="0" w:space="0" w:color="auto"/>
                <w:left w:val="none" w:sz="0" w:space="0" w:color="auto"/>
                <w:bottom w:val="none" w:sz="0" w:space="0" w:color="auto"/>
                <w:right w:val="none" w:sz="0" w:space="0" w:color="auto"/>
              </w:divBdr>
            </w:div>
            <w:div w:id="683021357">
              <w:marLeft w:val="0"/>
              <w:marRight w:val="0"/>
              <w:marTop w:val="0"/>
              <w:marBottom w:val="0"/>
              <w:divBdr>
                <w:top w:val="none" w:sz="0" w:space="0" w:color="auto"/>
                <w:left w:val="none" w:sz="0" w:space="0" w:color="auto"/>
                <w:bottom w:val="none" w:sz="0" w:space="0" w:color="auto"/>
                <w:right w:val="none" w:sz="0" w:space="0" w:color="auto"/>
              </w:divBdr>
            </w:div>
            <w:div w:id="176888638">
              <w:marLeft w:val="0"/>
              <w:marRight w:val="0"/>
              <w:marTop w:val="0"/>
              <w:marBottom w:val="0"/>
              <w:divBdr>
                <w:top w:val="none" w:sz="0" w:space="0" w:color="auto"/>
                <w:left w:val="none" w:sz="0" w:space="0" w:color="auto"/>
                <w:bottom w:val="none" w:sz="0" w:space="0" w:color="auto"/>
                <w:right w:val="none" w:sz="0" w:space="0" w:color="auto"/>
              </w:divBdr>
            </w:div>
            <w:div w:id="998538586">
              <w:marLeft w:val="0"/>
              <w:marRight w:val="0"/>
              <w:marTop w:val="0"/>
              <w:marBottom w:val="0"/>
              <w:divBdr>
                <w:top w:val="none" w:sz="0" w:space="0" w:color="auto"/>
                <w:left w:val="none" w:sz="0" w:space="0" w:color="auto"/>
                <w:bottom w:val="none" w:sz="0" w:space="0" w:color="auto"/>
                <w:right w:val="none" w:sz="0" w:space="0" w:color="auto"/>
              </w:divBdr>
            </w:div>
            <w:div w:id="619922447">
              <w:marLeft w:val="0"/>
              <w:marRight w:val="0"/>
              <w:marTop w:val="0"/>
              <w:marBottom w:val="0"/>
              <w:divBdr>
                <w:top w:val="none" w:sz="0" w:space="0" w:color="auto"/>
                <w:left w:val="none" w:sz="0" w:space="0" w:color="auto"/>
                <w:bottom w:val="none" w:sz="0" w:space="0" w:color="auto"/>
                <w:right w:val="none" w:sz="0" w:space="0" w:color="auto"/>
              </w:divBdr>
            </w:div>
            <w:div w:id="430779919">
              <w:marLeft w:val="0"/>
              <w:marRight w:val="0"/>
              <w:marTop w:val="0"/>
              <w:marBottom w:val="0"/>
              <w:divBdr>
                <w:top w:val="none" w:sz="0" w:space="0" w:color="auto"/>
                <w:left w:val="none" w:sz="0" w:space="0" w:color="auto"/>
                <w:bottom w:val="none" w:sz="0" w:space="0" w:color="auto"/>
                <w:right w:val="none" w:sz="0" w:space="0" w:color="auto"/>
              </w:divBdr>
            </w:div>
            <w:div w:id="2033796464">
              <w:marLeft w:val="0"/>
              <w:marRight w:val="0"/>
              <w:marTop w:val="0"/>
              <w:marBottom w:val="0"/>
              <w:divBdr>
                <w:top w:val="none" w:sz="0" w:space="0" w:color="auto"/>
                <w:left w:val="none" w:sz="0" w:space="0" w:color="auto"/>
                <w:bottom w:val="none" w:sz="0" w:space="0" w:color="auto"/>
                <w:right w:val="none" w:sz="0" w:space="0" w:color="auto"/>
              </w:divBdr>
            </w:div>
            <w:div w:id="2134667818">
              <w:marLeft w:val="0"/>
              <w:marRight w:val="0"/>
              <w:marTop w:val="0"/>
              <w:marBottom w:val="0"/>
              <w:divBdr>
                <w:top w:val="none" w:sz="0" w:space="0" w:color="auto"/>
                <w:left w:val="none" w:sz="0" w:space="0" w:color="auto"/>
                <w:bottom w:val="none" w:sz="0" w:space="0" w:color="auto"/>
                <w:right w:val="none" w:sz="0" w:space="0" w:color="auto"/>
              </w:divBdr>
            </w:div>
            <w:div w:id="1617372648">
              <w:marLeft w:val="0"/>
              <w:marRight w:val="0"/>
              <w:marTop w:val="0"/>
              <w:marBottom w:val="0"/>
              <w:divBdr>
                <w:top w:val="none" w:sz="0" w:space="0" w:color="auto"/>
                <w:left w:val="none" w:sz="0" w:space="0" w:color="auto"/>
                <w:bottom w:val="none" w:sz="0" w:space="0" w:color="auto"/>
                <w:right w:val="none" w:sz="0" w:space="0" w:color="auto"/>
              </w:divBdr>
            </w:div>
            <w:div w:id="921913875">
              <w:marLeft w:val="0"/>
              <w:marRight w:val="0"/>
              <w:marTop w:val="0"/>
              <w:marBottom w:val="0"/>
              <w:divBdr>
                <w:top w:val="none" w:sz="0" w:space="0" w:color="auto"/>
                <w:left w:val="none" w:sz="0" w:space="0" w:color="auto"/>
                <w:bottom w:val="none" w:sz="0" w:space="0" w:color="auto"/>
                <w:right w:val="none" w:sz="0" w:space="0" w:color="auto"/>
              </w:divBdr>
            </w:div>
            <w:div w:id="1449856957">
              <w:marLeft w:val="0"/>
              <w:marRight w:val="0"/>
              <w:marTop w:val="0"/>
              <w:marBottom w:val="0"/>
              <w:divBdr>
                <w:top w:val="none" w:sz="0" w:space="0" w:color="auto"/>
                <w:left w:val="none" w:sz="0" w:space="0" w:color="auto"/>
                <w:bottom w:val="none" w:sz="0" w:space="0" w:color="auto"/>
                <w:right w:val="none" w:sz="0" w:space="0" w:color="auto"/>
              </w:divBdr>
            </w:div>
            <w:div w:id="1322075424">
              <w:marLeft w:val="0"/>
              <w:marRight w:val="0"/>
              <w:marTop w:val="0"/>
              <w:marBottom w:val="0"/>
              <w:divBdr>
                <w:top w:val="none" w:sz="0" w:space="0" w:color="auto"/>
                <w:left w:val="none" w:sz="0" w:space="0" w:color="auto"/>
                <w:bottom w:val="none" w:sz="0" w:space="0" w:color="auto"/>
                <w:right w:val="none" w:sz="0" w:space="0" w:color="auto"/>
              </w:divBdr>
            </w:div>
            <w:div w:id="2126538378">
              <w:marLeft w:val="0"/>
              <w:marRight w:val="0"/>
              <w:marTop w:val="0"/>
              <w:marBottom w:val="0"/>
              <w:divBdr>
                <w:top w:val="none" w:sz="0" w:space="0" w:color="auto"/>
                <w:left w:val="none" w:sz="0" w:space="0" w:color="auto"/>
                <w:bottom w:val="none" w:sz="0" w:space="0" w:color="auto"/>
                <w:right w:val="none" w:sz="0" w:space="0" w:color="auto"/>
              </w:divBdr>
            </w:div>
            <w:div w:id="1361467718">
              <w:marLeft w:val="0"/>
              <w:marRight w:val="0"/>
              <w:marTop w:val="0"/>
              <w:marBottom w:val="0"/>
              <w:divBdr>
                <w:top w:val="none" w:sz="0" w:space="0" w:color="auto"/>
                <w:left w:val="none" w:sz="0" w:space="0" w:color="auto"/>
                <w:bottom w:val="none" w:sz="0" w:space="0" w:color="auto"/>
                <w:right w:val="none" w:sz="0" w:space="0" w:color="auto"/>
              </w:divBdr>
            </w:div>
            <w:div w:id="2069693435">
              <w:marLeft w:val="0"/>
              <w:marRight w:val="0"/>
              <w:marTop w:val="0"/>
              <w:marBottom w:val="0"/>
              <w:divBdr>
                <w:top w:val="none" w:sz="0" w:space="0" w:color="auto"/>
                <w:left w:val="none" w:sz="0" w:space="0" w:color="auto"/>
                <w:bottom w:val="none" w:sz="0" w:space="0" w:color="auto"/>
                <w:right w:val="none" w:sz="0" w:space="0" w:color="auto"/>
              </w:divBdr>
            </w:div>
            <w:div w:id="904410088">
              <w:marLeft w:val="0"/>
              <w:marRight w:val="0"/>
              <w:marTop w:val="0"/>
              <w:marBottom w:val="0"/>
              <w:divBdr>
                <w:top w:val="none" w:sz="0" w:space="0" w:color="auto"/>
                <w:left w:val="none" w:sz="0" w:space="0" w:color="auto"/>
                <w:bottom w:val="none" w:sz="0" w:space="0" w:color="auto"/>
                <w:right w:val="none" w:sz="0" w:space="0" w:color="auto"/>
              </w:divBdr>
            </w:div>
            <w:div w:id="1772044046">
              <w:marLeft w:val="0"/>
              <w:marRight w:val="0"/>
              <w:marTop w:val="0"/>
              <w:marBottom w:val="0"/>
              <w:divBdr>
                <w:top w:val="none" w:sz="0" w:space="0" w:color="auto"/>
                <w:left w:val="none" w:sz="0" w:space="0" w:color="auto"/>
                <w:bottom w:val="none" w:sz="0" w:space="0" w:color="auto"/>
                <w:right w:val="none" w:sz="0" w:space="0" w:color="auto"/>
              </w:divBdr>
            </w:div>
            <w:div w:id="471336449">
              <w:marLeft w:val="0"/>
              <w:marRight w:val="0"/>
              <w:marTop w:val="0"/>
              <w:marBottom w:val="0"/>
              <w:divBdr>
                <w:top w:val="none" w:sz="0" w:space="0" w:color="auto"/>
                <w:left w:val="none" w:sz="0" w:space="0" w:color="auto"/>
                <w:bottom w:val="none" w:sz="0" w:space="0" w:color="auto"/>
                <w:right w:val="none" w:sz="0" w:space="0" w:color="auto"/>
              </w:divBdr>
            </w:div>
            <w:div w:id="1292980180">
              <w:marLeft w:val="0"/>
              <w:marRight w:val="0"/>
              <w:marTop w:val="0"/>
              <w:marBottom w:val="0"/>
              <w:divBdr>
                <w:top w:val="none" w:sz="0" w:space="0" w:color="auto"/>
                <w:left w:val="none" w:sz="0" w:space="0" w:color="auto"/>
                <w:bottom w:val="none" w:sz="0" w:space="0" w:color="auto"/>
                <w:right w:val="none" w:sz="0" w:space="0" w:color="auto"/>
              </w:divBdr>
            </w:div>
            <w:div w:id="576016759">
              <w:marLeft w:val="0"/>
              <w:marRight w:val="0"/>
              <w:marTop w:val="0"/>
              <w:marBottom w:val="0"/>
              <w:divBdr>
                <w:top w:val="none" w:sz="0" w:space="0" w:color="auto"/>
                <w:left w:val="none" w:sz="0" w:space="0" w:color="auto"/>
                <w:bottom w:val="none" w:sz="0" w:space="0" w:color="auto"/>
                <w:right w:val="none" w:sz="0" w:space="0" w:color="auto"/>
              </w:divBdr>
            </w:div>
            <w:div w:id="1567762993">
              <w:marLeft w:val="0"/>
              <w:marRight w:val="0"/>
              <w:marTop w:val="0"/>
              <w:marBottom w:val="0"/>
              <w:divBdr>
                <w:top w:val="none" w:sz="0" w:space="0" w:color="auto"/>
                <w:left w:val="none" w:sz="0" w:space="0" w:color="auto"/>
                <w:bottom w:val="none" w:sz="0" w:space="0" w:color="auto"/>
                <w:right w:val="none" w:sz="0" w:space="0" w:color="auto"/>
              </w:divBdr>
            </w:div>
            <w:div w:id="680007357">
              <w:marLeft w:val="0"/>
              <w:marRight w:val="0"/>
              <w:marTop w:val="0"/>
              <w:marBottom w:val="0"/>
              <w:divBdr>
                <w:top w:val="none" w:sz="0" w:space="0" w:color="auto"/>
                <w:left w:val="none" w:sz="0" w:space="0" w:color="auto"/>
                <w:bottom w:val="none" w:sz="0" w:space="0" w:color="auto"/>
                <w:right w:val="none" w:sz="0" w:space="0" w:color="auto"/>
              </w:divBdr>
            </w:div>
            <w:div w:id="1858301451">
              <w:marLeft w:val="0"/>
              <w:marRight w:val="0"/>
              <w:marTop w:val="0"/>
              <w:marBottom w:val="0"/>
              <w:divBdr>
                <w:top w:val="none" w:sz="0" w:space="0" w:color="auto"/>
                <w:left w:val="none" w:sz="0" w:space="0" w:color="auto"/>
                <w:bottom w:val="none" w:sz="0" w:space="0" w:color="auto"/>
                <w:right w:val="none" w:sz="0" w:space="0" w:color="auto"/>
              </w:divBdr>
            </w:div>
            <w:div w:id="1074086177">
              <w:marLeft w:val="0"/>
              <w:marRight w:val="0"/>
              <w:marTop w:val="0"/>
              <w:marBottom w:val="0"/>
              <w:divBdr>
                <w:top w:val="none" w:sz="0" w:space="0" w:color="auto"/>
                <w:left w:val="none" w:sz="0" w:space="0" w:color="auto"/>
                <w:bottom w:val="none" w:sz="0" w:space="0" w:color="auto"/>
                <w:right w:val="none" w:sz="0" w:space="0" w:color="auto"/>
              </w:divBdr>
            </w:div>
            <w:div w:id="885793926">
              <w:marLeft w:val="0"/>
              <w:marRight w:val="0"/>
              <w:marTop w:val="0"/>
              <w:marBottom w:val="0"/>
              <w:divBdr>
                <w:top w:val="none" w:sz="0" w:space="0" w:color="auto"/>
                <w:left w:val="none" w:sz="0" w:space="0" w:color="auto"/>
                <w:bottom w:val="none" w:sz="0" w:space="0" w:color="auto"/>
                <w:right w:val="none" w:sz="0" w:space="0" w:color="auto"/>
              </w:divBdr>
            </w:div>
            <w:div w:id="798841803">
              <w:marLeft w:val="0"/>
              <w:marRight w:val="0"/>
              <w:marTop w:val="0"/>
              <w:marBottom w:val="0"/>
              <w:divBdr>
                <w:top w:val="none" w:sz="0" w:space="0" w:color="auto"/>
                <w:left w:val="none" w:sz="0" w:space="0" w:color="auto"/>
                <w:bottom w:val="none" w:sz="0" w:space="0" w:color="auto"/>
                <w:right w:val="none" w:sz="0" w:space="0" w:color="auto"/>
              </w:divBdr>
            </w:div>
            <w:div w:id="766117581">
              <w:marLeft w:val="0"/>
              <w:marRight w:val="0"/>
              <w:marTop w:val="0"/>
              <w:marBottom w:val="0"/>
              <w:divBdr>
                <w:top w:val="none" w:sz="0" w:space="0" w:color="auto"/>
                <w:left w:val="none" w:sz="0" w:space="0" w:color="auto"/>
                <w:bottom w:val="none" w:sz="0" w:space="0" w:color="auto"/>
                <w:right w:val="none" w:sz="0" w:space="0" w:color="auto"/>
              </w:divBdr>
            </w:div>
            <w:div w:id="1710959060">
              <w:marLeft w:val="0"/>
              <w:marRight w:val="0"/>
              <w:marTop w:val="0"/>
              <w:marBottom w:val="0"/>
              <w:divBdr>
                <w:top w:val="none" w:sz="0" w:space="0" w:color="auto"/>
                <w:left w:val="none" w:sz="0" w:space="0" w:color="auto"/>
                <w:bottom w:val="none" w:sz="0" w:space="0" w:color="auto"/>
                <w:right w:val="none" w:sz="0" w:space="0" w:color="auto"/>
              </w:divBdr>
            </w:div>
            <w:div w:id="1206793219">
              <w:marLeft w:val="0"/>
              <w:marRight w:val="0"/>
              <w:marTop w:val="0"/>
              <w:marBottom w:val="0"/>
              <w:divBdr>
                <w:top w:val="none" w:sz="0" w:space="0" w:color="auto"/>
                <w:left w:val="none" w:sz="0" w:space="0" w:color="auto"/>
                <w:bottom w:val="none" w:sz="0" w:space="0" w:color="auto"/>
                <w:right w:val="none" w:sz="0" w:space="0" w:color="auto"/>
              </w:divBdr>
            </w:div>
            <w:div w:id="1905986128">
              <w:marLeft w:val="0"/>
              <w:marRight w:val="0"/>
              <w:marTop w:val="0"/>
              <w:marBottom w:val="0"/>
              <w:divBdr>
                <w:top w:val="none" w:sz="0" w:space="0" w:color="auto"/>
                <w:left w:val="none" w:sz="0" w:space="0" w:color="auto"/>
                <w:bottom w:val="none" w:sz="0" w:space="0" w:color="auto"/>
                <w:right w:val="none" w:sz="0" w:space="0" w:color="auto"/>
              </w:divBdr>
            </w:div>
            <w:div w:id="429084251">
              <w:marLeft w:val="0"/>
              <w:marRight w:val="0"/>
              <w:marTop w:val="0"/>
              <w:marBottom w:val="0"/>
              <w:divBdr>
                <w:top w:val="none" w:sz="0" w:space="0" w:color="auto"/>
                <w:left w:val="none" w:sz="0" w:space="0" w:color="auto"/>
                <w:bottom w:val="none" w:sz="0" w:space="0" w:color="auto"/>
                <w:right w:val="none" w:sz="0" w:space="0" w:color="auto"/>
              </w:divBdr>
            </w:div>
            <w:div w:id="95029110">
              <w:marLeft w:val="0"/>
              <w:marRight w:val="0"/>
              <w:marTop w:val="0"/>
              <w:marBottom w:val="0"/>
              <w:divBdr>
                <w:top w:val="none" w:sz="0" w:space="0" w:color="auto"/>
                <w:left w:val="none" w:sz="0" w:space="0" w:color="auto"/>
                <w:bottom w:val="none" w:sz="0" w:space="0" w:color="auto"/>
                <w:right w:val="none" w:sz="0" w:space="0" w:color="auto"/>
              </w:divBdr>
            </w:div>
            <w:div w:id="832331972">
              <w:marLeft w:val="0"/>
              <w:marRight w:val="0"/>
              <w:marTop w:val="0"/>
              <w:marBottom w:val="0"/>
              <w:divBdr>
                <w:top w:val="none" w:sz="0" w:space="0" w:color="auto"/>
                <w:left w:val="none" w:sz="0" w:space="0" w:color="auto"/>
                <w:bottom w:val="none" w:sz="0" w:space="0" w:color="auto"/>
                <w:right w:val="none" w:sz="0" w:space="0" w:color="auto"/>
              </w:divBdr>
            </w:div>
            <w:div w:id="1387294285">
              <w:marLeft w:val="0"/>
              <w:marRight w:val="0"/>
              <w:marTop w:val="0"/>
              <w:marBottom w:val="0"/>
              <w:divBdr>
                <w:top w:val="none" w:sz="0" w:space="0" w:color="auto"/>
                <w:left w:val="none" w:sz="0" w:space="0" w:color="auto"/>
                <w:bottom w:val="none" w:sz="0" w:space="0" w:color="auto"/>
                <w:right w:val="none" w:sz="0" w:space="0" w:color="auto"/>
              </w:divBdr>
            </w:div>
            <w:div w:id="940600870">
              <w:marLeft w:val="0"/>
              <w:marRight w:val="0"/>
              <w:marTop w:val="0"/>
              <w:marBottom w:val="0"/>
              <w:divBdr>
                <w:top w:val="none" w:sz="0" w:space="0" w:color="auto"/>
                <w:left w:val="none" w:sz="0" w:space="0" w:color="auto"/>
                <w:bottom w:val="none" w:sz="0" w:space="0" w:color="auto"/>
                <w:right w:val="none" w:sz="0" w:space="0" w:color="auto"/>
              </w:divBdr>
            </w:div>
            <w:div w:id="1190030418">
              <w:marLeft w:val="0"/>
              <w:marRight w:val="0"/>
              <w:marTop w:val="0"/>
              <w:marBottom w:val="0"/>
              <w:divBdr>
                <w:top w:val="none" w:sz="0" w:space="0" w:color="auto"/>
                <w:left w:val="none" w:sz="0" w:space="0" w:color="auto"/>
                <w:bottom w:val="none" w:sz="0" w:space="0" w:color="auto"/>
                <w:right w:val="none" w:sz="0" w:space="0" w:color="auto"/>
              </w:divBdr>
            </w:div>
            <w:div w:id="853036991">
              <w:marLeft w:val="0"/>
              <w:marRight w:val="0"/>
              <w:marTop w:val="0"/>
              <w:marBottom w:val="0"/>
              <w:divBdr>
                <w:top w:val="none" w:sz="0" w:space="0" w:color="auto"/>
                <w:left w:val="none" w:sz="0" w:space="0" w:color="auto"/>
                <w:bottom w:val="none" w:sz="0" w:space="0" w:color="auto"/>
                <w:right w:val="none" w:sz="0" w:space="0" w:color="auto"/>
              </w:divBdr>
            </w:div>
            <w:div w:id="1601914652">
              <w:marLeft w:val="0"/>
              <w:marRight w:val="0"/>
              <w:marTop w:val="0"/>
              <w:marBottom w:val="0"/>
              <w:divBdr>
                <w:top w:val="none" w:sz="0" w:space="0" w:color="auto"/>
                <w:left w:val="none" w:sz="0" w:space="0" w:color="auto"/>
                <w:bottom w:val="none" w:sz="0" w:space="0" w:color="auto"/>
                <w:right w:val="none" w:sz="0" w:space="0" w:color="auto"/>
              </w:divBdr>
            </w:div>
            <w:div w:id="144323933">
              <w:marLeft w:val="0"/>
              <w:marRight w:val="0"/>
              <w:marTop w:val="0"/>
              <w:marBottom w:val="0"/>
              <w:divBdr>
                <w:top w:val="none" w:sz="0" w:space="0" w:color="auto"/>
                <w:left w:val="none" w:sz="0" w:space="0" w:color="auto"/>
                <w:bottom w:val="none" w:sz="0" w:space="0" w:color="auto"/>
                <w:right w:val="none" w:sz="0" w:space="0" w:color="auto"/>
              </w:divBdr>
            </w:div>
            <w:div w:id="1193037665">
              <w:marLeft w:val="0"/>
              <w:marRight w:val="0"/>
              <w:marTop w:val="0"/>
              <w:marBottom w:val="0"/>
              <w:divBdr>
                <w:top w:val="none" w:sz="0" w:space="0" w:color="auto"/>
                <w:left w:val="none" w:sz="0" w:space="0" w:color="auto"/>
                <w:bottom w:val="none" w:sz="0" w:space="0" w:color="auto"/>
                <w:right w:val="none" w:sz="0" w:space="0" w:color="auto"/>
              </w:divBdr>
            </w:div>
            <w:div w:id="1278220974">
              <w:marLeft w:val="0"/>
              <w:marRight w:val="0"/>
              <w:marTop w:val="0"/>
              <w:marBottom w:val="0"/>
              <w:divBdr>
                <w:top w:val="none" w:sz="0" w:space="0" w:color="auto"/>
                <w:left w:val="none" w:sz="0" w:space="0" w:color="auto"/>
                <w:bottom w:val="none" w:sz="0" w:space="0" w:color="auto"/>
                <w:right w:val="none" w:sz="0" w:space="0" w:color="auto"/>
              </w:divBdr>
            </w:div>
            <w:div w:id="224948092">
              <w:marLeft w:val="0"/>
              <w:marRight w:val="0"/>
              <w:marTop w:val="0"/>
              <w:marBottom w:val="0"/>
              <w:divBdr>
                <w:top w:val="none" w:sz="0" w:space="0" w:color="auto"/>
                <w:left w:val="none" w:sz="0" w:space="0" w:color="auto"/>
                <w:bottom w:val="none" w:sz="0" w:space="0" w:color="auto"/>
                <w:right w:val="none" w:sz="0" w:space="0" w:color="auto"/>
              </w:divBdr>
            </w:div>
            <w:div w:id="285544540">
              <w:marLeft w:val="0"/>
              <w:marRight w:val="0"/>
              <w:marTop w:val="0"/>
              <w:marBottom w:val="0"/>
              <w:divBdr>
                <w:top w:val="none" w:sz="0" w:space="0" w:color="auto"/>
                <w:left w:val="none" w:sz="0" w:space="0" w:color="auto"/>
                <w:bottom w:val="none" w:sz="0" w:space="0" w:color="auto"/>
                <w:right w:val="none" w:sz="0" w:space="0" w:color="auto"/>
              </w:divBdr>
            </w:div>
            <w:div w:id="338847450">
              <w:marLeft w:val="0"/>
              <w:marRight w:val="0"/>
              <w:marTop w:val="0"/>
              <w:marBottom w:val="0"/>
              <w:divBdr>
                <w:top w:val="none" w:sz="0" w:space="0" w:color="auto"/>
                <w:left w:val="none" w:sz="0" w:space="0" w:color="auto"/>
                <w:bottom w:val="none" w:sz="0" w:space="0" w:color="auto"/>
                <w:right w:val="none" w:sz="0" w:space="0" w:color="auto"/>
              </w:divBdr>
            </w:div>
            <w:div w:id="1544368791">
              <w:marLeft w:val="0"/>
              <w:marRight w:val="0"/>
              <w:marTop w:val="0"/>
              <w:marBottom w:val="0"/>
              <w:divBdr>
                <w:top w:val="none" w:sz="0" w:space="0" w:color="auto"/>
                <w:left w:val="none" w:sz="0" w:space="0" w:color="auto"/>
                <w:bottom w:val="none" w:sz="0" w:space="0" w:color="auto"/>
                <w:right w:val="none" w:sz="0" w:space="0" w:color="auto"/>
              </w:divBdr>
            </w:div>
            <w:div w:id="1962567936">
              <w:marLeft w:val="0"/>
              <w:marRight w:val="0"/>
              <w:marTop w:val="0"/>
              <w:marBottom w:val="0"/>
              <w:divBdr>
                <w:top w:val="none" w:sz="0" w:space="0" w:color="auto"/>
                <w:left w:val="none" w:sz="0" w:space="0" w:color="auto"/>
                <w:bottom w:val="none" w:sz="0" w:space="0" w:color="auto"/>
                <w:right w:val="none" w:sz="0" w:space="0" w:color="auto"/>
              </w:divBdr>
            </w:div>
            <w:div w:id="1105225053">
              <w:marLeft w:val="0"/>
              <w:marRight w:val="0"/>
              <w:marTop w:val="0"/>
              <w:marBottom w:val="0"/>
              <w:divBdr>
                <w:top w:val="none" w:sz="0" w:space="0" w:color="auto"/>
                <w:left w:val="none" w:sz="0" w:space="0" w:color="auto"/>
                <w:bottom w:val="none" w:sz="0" w:space="0" w:color="auto"/>
                <w:right w:val="none" w:sz="0" w:space="0" w:color="auto"/>
              </w:divBdr>
            </w:div>
            <w:div w:id="1368141992">
              <w:marLeft w:val="0"/>
              <w:marRight w:val="0"/>
              <w:marTop w:val="0"/>
              <w:marBottom w:val="0"/>
              <w:divBdr>
                <w:top w:val="none" w:sz="0" w:space="0" w:color="auto"/>
                <w:left w:val="none" w:sz="0" w:space="0" w:color="auto"/>
                <w:bottom w:val="none" w:sz="0" w:space="0" w:color="auto"/>
                <w:right w:val="none" w:sz="0" w:space="0" w:color="auto"/>
              </w:divBdr>
            </w:div>
            <w:div w:id="60157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5286">
      <w:bodyDiv w:val="1"/>
      <w:marLeft w:val="0"/>
      <w:marRight w:val="0"/>
      <w:marTop w:val="0"/>
      <w:marBottom w:val="0"/>
      <w:divBdr>
        <w:top w:val="none" w:sz="0" w:space="0" w:color="auto"/>
        <w:left w:val="none" w:sz="0" w:space="0" w:color="auto"/>
        <w:bottom w:val="none" w:sz="0" w:space="0" w:color="auto"/>
        <w:right w:val="none" w:sz="0" w:space="0" w:color="auto"/>
      </w:divBdr>
    </w:div>
    <w:div w:id="1760130218">
      <w:bodyDiv w:val="1"/>
      <w:marLeft w:val="0"/>
      <w:marRight w:val="0"/>
      <w:marTop w:val="0"/>
      <w:marBottom w:val="0"/>
      <w:divBdr>
        <w:top w:val="none" w:sz="0" w:space="0" w:color="auto"/>
        <w:left w:val="none" w:sz="0" w:space="0" w:color="auto"/>
        <w:bottom w:val="none" w:sz="0" w:space="0" w:color="auto"/>
        <w:right w:val="none" w:sz="0" w:space="0" w:color="auto"/>
      </w:divBdr>
    </w:div>
    <w:div w:id="2052150098">
      <w:bodyDiv w:val="1"/>
      <w:marLeft w:val="0"/>
      <w:marRight w:val="0"/>
      <w:marTop w:val="0"/>
      <w:marBottom w:val="0"/>
      <w:divBdr>
        <w:top w:val="none" w:sz="0" w:space="0" w:color="auto"/>
        <w:left w:val="none" w:sz="0" w:space="0" w:color="auto"/>
        <w:bottom w:val="none" w:sz="0" w:space="0" w:color="auto"/>
        <w:right w:val="none" w:sz="0" w:space="0" w:color="auto"/>
      </w:divBdr>
    </w:div>
    <w:div w:id="2058359688">
      <w:bodyDiv w:val="1"/>
      <w:marLeft w:val="0"/>
      <w:marRight w:val="0"/>
      <w:marTop w:val="0"/>
      <w:marBottom w:val="0"/>
      <w:divBdr>
        <w:top w:val="none" w:sz="0" w:space="0" w:color="auto"/>
        <w:left w:val="none" w:sz="0" w:space="0" w:color="auto"/>
        <w:bottom w:val="none" w:sz="0" w:space="0" w:color="auto"/>
        <w:right w:val="none" w:sz="0" w:space="0" w:color="auto"/>
      </w:divBdr>
    </w:div>
    <w:div w:id="206054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www.deloitte.com/us/about" TargetMode="External"/><Relationship Id="rId47" Type="http://schemas.openxmlformats.org/officeDocument/2006/relationships/header" Target="header4.xml"/><Relationship Id="rId48" Type="http://schemas.openxmlformats.org/officeDocument/2006/relationships/footer" Target="footer3.xml"/><Relationship Id="rId49" Type="http://schemas.openxmlformats.org/officeDocument/2006/relationships/fontTable" Target="fontTable.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header" Target="header3.xml"/><Relationship Id="rId45"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terlapu\Documents\EIM\KIDS%20Templates\Tem_Logical%20Data%20Model_0145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New Document" ma:contentTypeID="0x0101002880177DFDC248C38C745E1D664A5FC5009468A19E74275348838589BEFD6A9573" ma:contentTypeVersion="33" ma:contentTypeDescription="Create a new Document" ma:contentTypeScope="" ma:versionID="78c5f819d1900017beaad3a6bc60b963">
  <xsd:schema xmlns:xsd="http://www.w3.org/2001/XMLSchema" xmlns:xs="http://www.w3.org/2001/XMLSchema" xmlns:p="http://schemas.microsoft.com/office/2006/metadata/properties" xmlns:ns1="http://schemas.microsoft.com/sharepoint/v3" xmlns:ns2="513ae4d5-443f-4bc1-9f25-8f68dc5aa0c0" xmlns:ns3="7AF0C9C1-571A-469E-93FE-640E88AEF1EC" xmlns:ns4="a3273937-55e7-450c-ac1f-0f7de532f690" xmlns:ns5="994E32D3-2E21-4611-87E1-D68FC0813440" xmlns:ns6="8DD08C88-CC4C-4D35-9129-A70DAA36BE5E" xmlns:ns7="83DDB362-4C05-4E52-A8D9-EF2F47978B8D" xmlns:ns8="7D1768DD-F29E-4DC2-9191-F2636B9FA92C" xmlns:ns9="0DBE4740-AD0E-4EAB-9055-8EB1C48284D9" xmlns:ns10="39C40E9B-856B-46A7-8793-65A6FC1828D8" xmlns:ns11="3A0186DE-B11E-4A29-9C82-428D45BCA71F" xmlns:ns12="546D9DE3-080E-4EC6-B7DD-508C11F603C7" xmlns:ns13="5A51C775-C49C-428B-8C1E-2F89178D00F4" targetNamespace="http://schemas.microsoft.com/office/2006/metadata/properties" ma:root="true" ma:fieldsID="5d21bcca66a164bd4947e839f629a6fd" ns1:_="" ns2:_="" ns3:_="" ns4:_="" ns5:_="" ns6:_="" ns7:_="" ns8:_="" ns9:_="" ns10:_="" ns11:_="" ns12:_="" ns13:_="">
    <xsd:import namespace="http://schemas.microsoft.com/sharepoint/v3"/>
    <xsd:import namespace="513ae4d5-443f-4bc1-9f25-8f68dc5aa0c0"/>
    <xsd:import namespace="7AF0C9C1-571A-469E-93FE-640E88AEF1EC"/>
    <xsd:import namespace="a3273937-55e7-450c-ac1f-0f7de532f690"/>
    <xsd:import namespace="994E32D3-2E21-4611-87E1-D68FC0813440"/>
    <xsd:import namespace="8DD08C88-CC4C-4D35-9129-A70DAA36BE5E"/>
    <xsd:import namespace="83DDB362-4C05-4E52-A8D9-EF2F47978B8D"/>
    <xsd:import namespace="7D1768DD-F29E-4DC2-9191-F2636B9FA92C"/>
    <xsd:import namespace="0DBE4740-AD0E-4EAB-9055-8EB1C48284D9"/>
    <xsd:import namespace="39C40E9B-856B-46A7-8793-65A6FC1828D8"/>
    <xsd:import namespace="3A0186DE-B11E-4A29-9C82-428D45BCA71F"/>
    <xsd:import namespace="546D9DE3-080E-4EC6-B7DD-508C11F603C7"/>
    <xsd:import namespace="5A51C775-C49C-428B-8C1E-2F89178D00F4"/>
    <xsd:element name="properties">
      <xsd:complexType>
        <xsd:sequence>
          <xsd:element name="documentManagement">
            <xsd:complexType>
              <xsd:all>
                <xsd:element ref="ns1:DescriptionHTML" minOccurs="0"/>
                <xsd:element ref="ns1:Author_selected" minOccurs="0"/>
                <xsd:element ref="ns3:Global_x0020_Internal_x0020_ServiceTaxHTField0" minOccurs="0"/>
                <xsd:element ref="ns4:TaxCatchAll" minOccurs="0"/>
                <xsd:element ref="ns4:TaxCatchAllLabel" minOccurs="0"/>
                <xsd:element ref="ns5:Geography_x0020_of_x0020_OriginTaxHTField0" minOccurs="0"/>
                <xsd:element ref="ns6:Local_x0020_Content_x0020_TypeTaxHTField0" minOccurs="0"/>
                <xsd:element ref="ns1:Client" minOccurs="0"/>
                <xsd:element ref="ns3:Local_x0020_Internal_x0020_ServiceTaxHTField0" minOccurs="0"/>
                <xsd:element ref="ns6:Global_x0020_Content_x0020_TypeTaxHTField0" minOccurs="0"/>
                <xsd:element ref="ns2:Abstract" minOccurs="0"/>
                <xsd:element ref="ns7:Primary_x0020_Global_x0020_IndustTaxHTField0" minOccurs="0"/>
                <xsd:element ref="ns8:Primary_x0020_Global_x0020_ClientTaxHTField0" minOccurs="0"/>
                <xsd:element ref="ns4:ClientLukup" minOccurs="0"/>
                <xsd:element ref="ns4:ClientID" minOccurs="0"/>
                <xsd:element ref="ns9:IPCO_x0020_DesignationTaxHTField0" minOccurs="0"/>
                <xsd:element ref="ns2:BusinessTitle"/>
                <xsd:element ref="ns10:KAM_x0020_LanguageTaxHTField0" minOccurs="0"/>
                <xsd:element ref="ns7:Primary_x0020_Local_x0020_IndustTaxHTField0" minOccurs="0"/>
                <xsd:element ref="ns1:Author_entered" minOccurs="0"/>
                <xsd:element ref="ns4:i67d27b5dd1e4ed29b03622e76ee750b" minOccurs="0"/>
                <xsd:element ref="ns11:Secondary_x0020_Global_x0020_ClieTaxHTField0" minOccurs="0"/>
                <xsd:element ref="ns12:Secondary_x0020_Local_x0020_InduTaxHTField0" minOccurs="0"/>
                <xsd:element ref="ns13:Applicable_x0020_GeographyTaxHTField0" minOccurs="0"/>
                <xsd:element ref="ns1:Contributor"/>
                <xsd:element ref="ns8:Primary_x0020_Local_x0020_ClientTaxHTField0" minOccurs="0"/>
                <xsd:element ref="ns12:Secondary_x0020_Global_x0020_InduTaxHTField0" minOccurs="0"/>
                <xsd:element ref="ns11:Secondary_x0020_Local_x0020_ClieTaxHTField0" minOccurs="0"/>
                <xsd:element ref="ns2:ContentDat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escriptionHTML" ma:index="8" nillable="true" ma:displayName="KAM Description" ma:internalName="DescriptionHTML" ma:readOnly="false">
      <xsd:simpleType>
        <xsd:restriction base="dms:Unknown"/>
      </xsd:simpleType>
    </xsd:element>
    <xsd:element name="Author_selected" ma:index="10" nillable="true" ma:displayName="KAM Author" ma:list="UserInfo" ma:SharePointGroup="0" ma:internalName="Author_selected"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lient" ma:index="19" nillable="true" ma:displayName="Client (text)" ma:internalName="Client" ma:readOnly="false">
      <xsd:simpleType>
        <xsd:restriction base="dms:Text">
          <xsd:maxLength value="255"/>
        </xsd:restriction>
      </xsd:simpleType>
    </xsd:element>
    <xsd:element name="Author_entered" ma:index="38" nillable="true" ma:displayName="KAM Author (text)" ma:internalName="Author_entered" ma:readOnly="false">
      <xsd:simpleType>
        <xsd:restriction base="dms:Text">
          <xsd:maxLength value="255"/>
        </xsd:restriction>
      </xsd:simpleType>
    </xsd:element>
    <xsd:element name="Contributor" ma:index="47" ma:displayName="KAM Contributor" ma:list="UserInfo" ma:SharePointGroup="0" ma:internalName="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13ae4d5-443f-4bc1-9f25-8f68dc5aa0c0" elementFormDefault="qualified">
    <xsd:import namespace="http://schemas.microsoft.com/office/2006/documentManagement/types"/>
    <xsd:import namespace="http://schemas.microsoft.com/office/infopath/2007/PartnerControls"/>
    <xsd:element name="Abstract" ma:index="24" nillable="true" ma:displayName="Abstract" ma:internalName="Abstract">
      <xsd:simpleType>
        <xsd:restriction base="dms:Note">
          <xsd:maxLength value="150"/>
        </xsd:restriction>
      </xsd:simpleType>
    </xsd:element>
    <xsd:element name="BusinessTitle" ma:index="33" ma:displayName="Business Title" ma:indexed="true" ma:internalName="BusinessTitle" ma:readOnly="false">
      <xsd:simpleType>
        <xsd:restriction base="dms:Text"/>
      </xsd:simpleType>
    </xsd:element>
    <xsd:element name="ContentDate" ma:index="54" ma:displayName="Content Date" ma:format="DateOnly" ma:indexed="true" ma:internalName="ContentDate" ma:readOnly="fals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AF0C9C1-571A-469E-93FE-640E88AEF1EC" elementFormDefault="qualified">
    <xsd:import namespace="http://schemas.microsoft.com/office/2006/documentManagement/types"/>
    <xsd:import namespace="http://schemas.microsoft.com/office/infopath/2007/PartnerControls"/>
    <xsd:element name="Global_x0020_Internal_x0020_ServiceTaxHTField0" ma:index="11" nillable="true" ma:taxonomy="true" ma:internalName="Global_x0020_Internal_x0020_ServiceTaxHTField" ma:taxonomyFieldName="Global_x0020_Internal_x0020_Service" ma:displayName="Global Internal Service" ma:readOnly="false" ma:default="" ma:fieldId="{78949fba-bdc1-4268-a377-2819f8f8cc22}" ma:taxonomyMulti="true" ma:sspId="155bb128-613e-4099-96fa-4403fd0cc87b" ma:termSetId="2d964c90-0fcb-4b60-9702-531635f17251" ma:anchorId="00000000-0000-0000-0000-000000000000" ma:open="false" ma:isKeyword="false">
      <xsd:complexType>
        <xsd:sequence>
          <xsd:element ref="pc:Terms" minOccurs="0" maxOccurs="1"/>
        </xsd:sequence>
      </xsd:complexType>
    </xsd:element>
    <xsd:element name="Local_x0020_Internal_x0020_ServiceTaxHTField0" ma:index="20" nillable="true" ma:taxonomy="true" ma:internalName="Local_x0020_Internal_x0020_ServiceTaxHTField" ma:taxonomyFieldName="Local_x0020_Internal_x0020_Service" ma:displayName="Local Internal Service" ma:readOnly="false" ma:default="" ma:fieldId="{3c6b9500-9e92-4dc8-ac80-766b07b1a639}" ma:taxonomyMulti="true" ma:sspId="155bb128-613e-4099-96fa-4403fd0cc87b" ma:termSetId="a6913820-b621-4796-b77e-fe7afb08f415"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3273937-55e7-450c-ac1f-0f7de532f690" elementFormDefault="qualified">
    <xsd:import namespace="http://schemas.microsoft.com/office/2006/documentManagement/types"/>
    <xsd:import namespace="http://schemas.microsoft.com/office/infopath/2007/PartnerControls"/>
    <xsd:element name="TaxCatchAll" ma:index="12" nillable="true" ma:displayName="Taxonomy Catch All Column" ma:description="" ma:hidden="true" ma:list="{35e094c5-d8f1-4f15-bff1-bc665dc24d7d}" ma:internalName="TaxCatchAll" ma:showField="CatchAllData"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hidden="true" ma:list="{35e094c5-d8f1-4f15-bff1-bc665dc24d7d}" ma:internalName="TaxCatchAllLabel" ma:readOnly="true" ma:showField="CatchAllDataLabel"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ClientLukup" ma:index="29" nillable="true" ma:displayName="Client" ma:internalName="ClientLukup" ma:readOnly="false">
      <xsd:simpleType>
        <xsd:restriction base="dms:Text"/>
      </xsd:simpleType>
    </xsd:element>
    <xsd:element name="ClientID" ma:index="30" nillable="true" ma:displayName="ClientID" ma:internalName="ClientID" ma:readOnly="false">
      <xsd:simpleType>
        <xsd:restriction base="dms:Text"/>
      </xsd:simpleType>
    </xsd:element>
    <xsd:element name="i67d27b5dd1e4ed29b03622e76ee750b" ma:index="39" nillable="true" ma:taxonomy="true" ma:internalName="i67d27b5dd1e4ed29b03622e76ee750b" ma:taxonomyFieldName="Badge" ma:displayName="Badge" ma:fieldId="{267d27b5-dd1e-4ed2-9b03-622e76ee750b}" ma:taxonomyMulti="true" ma:sspId="6fbc8ed7-f359-45a5-bf77-267ed0eb5b96" ma:termSetId="7a48158d-64ca-4430-ad6d-4a8049ec2f5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4E32D3-2E21-4611-87E1-D68FC0813440" elementFormDefault="qualified">
    <xsd:import namespace="http://schemas.microsoft.com/office/2006/documentManagement/types"/>
    <xsd:import namespace="http://schemas.microsoft.com/office/infopath/2007/PartnerControls"/>
    <xsd:element name="Geography_x0020_of_x0020_OriginTaxHTField0" ma:index="15" ma:taxonomy="true" ma:internalName="Geography_x0020_of_x0020_OriginT" ma:taxonomyFieldName="Geography_x0020_of_x0020_Origin" ma:displayName="Geography of Origin" ma:indexed="true" ma:readOnly="false" ma:default="" ma:fieldId="{7a66e3fe-fcb6-4ce2-854d-45e09459c5a7}" ma:sspId="155bb128-613e-4099-96fa-4403fd0cc87b" ma:termSetId="e4340256-abf0-49e3-8918-ff7cf781b3ee"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DD08C88-CC4C-4D35-9129-A70DAA36BE5E" elementFormDefault="qualified">
    <xsd:import namespace="http://schemas.microsoft.com/office/2006/documentManagement/types"/>
    <xsd:import namespace="http://schemas.microsoft.com/office/infopath/2007/PartnerControls"/>
    <xsd:element name="Local_x0020_Content_x0020_TypeTaxHTField0" ma:index="17" ma:taxonomy="true" ma:internalName="Local_x0020_Content_x0020_TypeTa" ma:taxonomyFieldName="Local_x0020_Content_x0020_Type" ma:displayName="Local Content Type" ma:indexed="true" ma:readOnly="false" ma:default="" ma:fieldId="{2366867c-77cd-4933-afd3-42beb1b807cf}" ma:sspId="155bb128-613e-4099-96fa-4403fd0cc87b" ma:termSetId="71325c3c-855f-4016-ae90-48a98c58e6a3" ma:anchorId="00000000-0000-0000-0000-000000000000" ma:open="false" ma:isKeyword="false">
      <xsd:complexType>
        <xsd:sequence>
          <xsd:element ref="pc:Terms" minOccurs="0" maxOccurs="1"/>
        </xsd:sequence>
      </xsd:complexType>
    </xsd:element>
    <xsd:element name="Global_x0020_Content_x0020_TypeTaxHTField0" ma:index="22" ma:taxonomy="true" ma:internalName="Global_x0020_Content_x0020_TypeTa" ma:taxonomyFieldName="Global_x0020_Content_x0020_Type" ma:displayName="Global Content Type" ma:indexed="true" ma:readOnly="false" ma:default="" ma:fieldId="{fcc52b76-f36e-4614-8493-5412b2f37375}" ma:sspId="155bb128-613e-4099-96fa-4403fd0cc87b" ma:termSetId="c1d74e5f-813e-428a-9d1d-e00dfcad313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3DDB362-4C05-4E52-A8D9-EF2F47978B8D" elementFormDefault="qualified">
    <xsd:import namespace="http://schemas.microsoft.com/office/2006/documentManagement/types"/>
    <xsd:import namespace="http://schemas.microsoft.com/office/infopath/2007/PartnerControls"/>
    <xsd:element name="Primary_x0020_Global_x0020_IndustTaxHTField0" ma:index="25" nillable="true" ma:taxonomy="true" ma:internalName="Primary_x0020_Global_x0020_Indust0" ma:taxonomyFieldName="Primary_x0020_Global_x0020_Indust" ma:displayName="Primary Global Industry" ma:indexed="true" ma:readOnly="false" ma:default="" ma:fieldId="{9829ff8e-6819-48cd-ae85-b2213487d9e6}" ma:sspId="155bb128-613e-4099-96fa-4403fd0cc87b" ma:termSetId="30ef725a-a352-4b6b-b897-20d376f351a7" ma:anchorId="00000000-0000-0000-0000-000000000000" ma:open="false" ma:isKeyword="false">
      <xsd:complexType>
        <xsd:sequence>
          <xsd:element ref="pc:Terms" minOccurs="0" maxOccurs="1"/>
        </xsd:sequence>
      </xsd:complexType>
    </xsd:element>
    <xsd:element name="Primary_x0020_Local_x0020_IndustTaxHTField0" ma:index="36" nillable="true" ma:taxonomy="true" ma:internalName="Primary_x0020_Local_x0020_Indust0" ma:taxonomyFieldName="Primary_x0020_Local_x0020_Indust" ma:displayName="Primary Local Industry" ma:indexed="true" ma:readOnly="false" ma:default="" ma:fieldId="{6b32ec70-79ed-4643-bd98-fe19e9037b23}" ma:sspId="155bb128-613e-4099-96fa-4403fd0cc87b" ma:termSetId="0f50edd8-f180-4274-afbc-8048378743e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D1768DD-F29E-4DC2-9191-F2636B9FA92C" elementFormDefault="qualified">
    <xsd:import namespace="http://schemas.microsoft.com/office/2006/documentManagement/types"/>
    <xsd:import namespace="http://schemas.microsoft.com/office/infopath/2007/PartnerControls"/>
    <xsd:element name="Primary_x0020_Global_x0020_ClientTaxHTField0" ma:index="27" nillable="true" ma:taxonomy="true" ma:internalName="Primary_x0020_Global_x0020_Client0" ma:taxonomyFieldName="Primary_x0020_Global_x0020_Client" ma:displayName="Primary Global Client Service" ma:indexed="true" ma:readOnly="false" ma:default="" ma:fieldId="{6fa21800-7e1f-46b0-9b6b-749847137ef7}"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Primary_x0020_Local_x0020_ClientTaxHTField0" ma:index="48" nillable="true" ma:taxonomy="true" ma:internalName="Primary_x0020_Local_x0020_Client0" ma:taxonomyFieldName="Primary_x0020_Local_x0020_Client" ma:displayName="Primary Local Client Service" ma:indexed="true" ma:readOnly="false" ma:default="" ma:fieldId="{d67f870b-bb8f-4192-92b2-8d437da53387}"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DBE4740-AD0E-4EAB-9055-8EB1C48284D9" elementFormDefault="qualified">
    <xsd:import namespace="http://schemas.microsoft.com/office/2006/documentManagement/types"/>
    <xsd:import namespace="http://schemas.microsoft.com/office/infopath/2007/PartnerControls"/>
    <xsd:element name="IPCO_x0020_DesignationTaxHTField0" ma:index="31" nillable="true" ma:taxonomy="true" ma:internalName="IPCO_x0020_DesignationTaxHTField" ma:taxonomyFieldName="IPCO_x0020_Designation" ma:displayName="IPCO Designation" ma:readOnly="false" ma:default="377;#May be edited and used internally or externally for any purpose (Category D)|f8400f62-65c9-4658-9900-b0ea185e4722" ma:fieldId="{310648f3-cc93-44e0-b643-60c4ef2fcc62}" ma:sspId="155bb128-613e-4099-96fa-4403fd0cc87b" ma:termSetId="4cc4a969-8de7-4bb8-953e-ed88518a96ac"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9C40E9B-856B-46A7-8793-65A6FC1828D8" elementFormDefault="qualified">
    <xsd:import namespace="http://schemas.microsoft.com/office/2006/documentManagement/types"/>
    <xsd:import namespace="http://schemas.microsoft.com/office/infopath/2007/PartnerControls"/>
    <xsd:element name="KAM_x0020_LanguageTaxHTField0" ma:index="34" ma:taxonomy="true" ma:internalName="KAM_x0020_LanguageTaxHTField0" ma:taxonomyFieldName="KAM_x0020_Language" ma:displayName="KAM Language" ma:readOnly="false" ma:default="1;#English (EN) (1787)|b169a262-1aaa-4ccb-9acf-78a36c1d9bab" ma:fieldId="{03648da4-bfa7-4bd1-96dc-f553c5e5b276}" ma:taxonomyMulti="true" ma:sspId="155bb128-613e-4099-96fa-4403fd0cc87b" ma:termSetId="af9198f1-74aa-4e26-b87e-e1ce7d7e6bd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0186DE-B11E-4A29-9C82-428D45BCA71F" elementFormDefault="qualified">
    <xsd:import namespace="http://schemas.microsoft.com/office/2006/documentManagement/types"/>
    <xsd:import namespace="http://schemas.microsoft.com/office/infopath/2007/PartnerControls"/>
    <xsd:element name="Secondary_x0020_Global_x0020_ClieTaxHTField0" ma:index="41" nillable="true" ma:taxonomy="true" ma:internalName="Secondary_x0020_Global_x0020_Clie0" ma:taxonomyFieldName="Secondary_x0020_Global_x0020_Clie" ma:displayName="Secondary Global Client Service" ma:readOnly="false" ma:default="" ma:fieldId="{936248a3-a03a-4130-81ab-4d29e233dc55}" ma:taxonomyMulti="true"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Secondary_x0020_Local_x0020_ClieTaxHTField0" ma:index="52" nillable="true" ma:taxonomy="true" ma:internalName="Secondary_x0020_Local_x0020_Clie0" ma:taxonomyFieldName="Secondary_x0020_Local_x0020_Clie" ma:displayName="Secondary Local Client Service" ma:readOnly="false" ma:default="" ma:fieldId="{28eebca6-6196-4823-bbf3-f044ece0fe5d}" ma:taxonomyMulti="true"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46D9DE3-080E-4EC6-B7DD-508C11F603C7" elementFormDefault="qualified">
    <xsd:import namespace="http://schemas.microsoft.com/office/2006/documentManagement/types"/>
    <xsd:import namespace="http://schemas.microsoft.com/office/infopath/2007/PartnerControls"/>
    <xsd:element name="Secondary_x0020_Local_x0020_InduTaxHTField0" ma:index="43" nillable="true" ma:taxonomy="true" ma:internalName="Secondary_x0020_Local_x0020_Indu0" ma:taxonomyFieldName="Secondary_x0020_Local_x0020_Indu" ma:displayName="Secondary Local Industry" ma:readOnly="false" ma:default="" ma:fieldId="{9d641368-8359-4fe4-aecd-cff6926473b4}" ma:taxonomyMulti="true" ma:sspId="155bb128-613e-4099-96fa-4403fd0cc87b" ma:termSetId="0f50edd8-f180-4274-afbc-8048378743e9" ma:anchorId="00000000-0000-0000-0000-000000000000" ma:open="false" ma:isKeyword="false">
      <xsd:complexType>
        <xsd:sequence>
          <xsd:element ref="pc:Terms" minOccurs="0" maxOccurs="1"/>
        </xsd:sequence>
      </xsd:complexType>
    </xsd:element>
    <xsd:element name="Secondary_x0020_Global_x0020_InduTaxHTField0" ma:index="50" nillable="true" ma:taxonomy="true" ma:internalName="Secondary_x0020_Global_x0020_Indu0" ma:taxonomyFieldName="Secondary_x0020_Global_x0020_Indu" ma:displayName="Secondary Global Industry" ma:readOnly="false" ma:default="" ma:fieldId="{a5fbaf9d-c649-4b58-88fb-19e85bd08591}" ma:taxonomyMulti="true" ma:sspId="155bb128-613e-4099-96fa-4403fd0cc87b" ma:termSetId="30ef725a-a352-4b6b-b897-20d376f351a7"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A51C775-C49C-428B-8C1E-2F89178D00F4" elementFormDefault="qualified">
    <xsd:import namespace="http://schemas.microsoft.com/office/2006/documentManagement/types"/>
    <xsd:import namespace="http://schemas.microsoft.com/office/infopath/2007/PartnerControls"/>
    <xsd:element name="Applicable_x0020_GeographyTaxHTField0" ma:index="45" ma:taxonomy="true" ma:internalName="Applicable_x0020_GeographyTaxHTF" ma:taxonomyFieldName="Applicable_x0020_Geography" ma:displayName="Applicable Geography" ma:readOnly="false" ma:default="" ma:fieldId="{c7b729d8-9a17-489c-8693-58538765e77f}" ma:taxonomyMulti="true" ma:sspId="155bb128-613e-4099-96fa-4403fd0cc87b" ma:termSetId="2da3d9cd-4380-47c9-85c9-ae2863040828"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escriptionHTML xmlns="http://schemas.microsoft.com/sharepoint/v3" xsi:nil="true"/>
    <Author_selected xmlns="http://schemas.microsoft.com/sharepoint/v3">
      <UserInfo>
        <DisplayName>Khullar, Neha (US - Chicago)</DisplayName>
        <AccountId>37642</AccountId>
        <AccountType/>
      </UserInfo>
    </Author_selected>
    <Local_x0020_Internal_x0020_ServiceTaxHTField0 xmlns="7AF0C9C1-571A-469E-93FE-640E88AEF1EC">
      <Terms xmlns="http://schemas.microsoft.com/office/infopath/2007/PartnerControls"/>
    </Local_x0020_Internal_x0020_ServiceTaxHTField0>
    <Abstract xmlns="513ae4d5-443f-4bc1-9f25-8f68dc5aa0c0">Sample that illustrates the physical structures that will hold project data: the database table names, column names, physical data types, referenti...</Abstract>
    <Global_x0020_Internal_x0020_ServiceTaxHTField0 xmlns="7AF0C9C1-571A-469E-93FE-640E88AEF1EC">
      <Terms xmlns="http://schemas.microsoft.com/office/infopath/2007/PartnerControls"/>
    </Global_x0020_Internal_x0020_ServiceTaxHTField0>
    <Loc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United States:Engagement Management and Deliverables:System Design and Architecture</TermName>
          <TermId xmlns="http://schemas.microsoft.com/office/infopath/2007/PartnerControls">135d56ed-764d-439a-88ab-390eb2a03385</TermId>
        </TermInfo>
      </Terms>
    </Local_x0020_Content_x0020_TypeTaxHTField0>
    <Client xmlns="http://schemas.microsoft.com/sharepoint/v3" xsi:nil="true"/>
    <i67d27b5dd1e4ed29b03622e76ee750b xmlns="a3273937-55e7-450c-ac1f-0f7de532f690">
      <Terms xmlns="http://schemas.microsoft.com/office/infopath/2007/PartnerControls">
        <TermInfo xmlns="http://schemas.microsoft.com/office/infopath/2007/PartnerControls">
          <TermName xmlns="http://schemas.microsoft.com/office/infopath/2007/PartnerControls">Method Approved</TermName>
          <TermId xmlns="http://schemas.microsoft.com/office/infopath/2007/PartnerControls">b7167b70-a149-4f38-8563-4055027a9d85</TermId>
        </TermInfo>
      </Terms>
    </i67d27b5dd1e4ed29b03622e76ee750b>
    <Primary_x0020_Global_x0020_IndustTaxHTField0 xmlns="83DDB362-4C05-4E52-A8D9-EF2F47978B8D">
      <Terms xmlns="http://schemas.microsoft.com/office/infopath/2007/PartnerControls"/>
    </Primary_x0020_Global_x0020_IndustTaxHTField0>
    <ClientID xmlns="a3273937-55e7-450c-ac1f-0f7de532f690" xsi:nil="true"/>
    <IPCO_x0020_DesignationTaxHTField0 xmlns="0DBE4740-AD0E-4EAB-9055-8EB1C48284D9">
      <Terms xmlns="http://schemas.microsoft.com/office/infopath/2007/PartnerControls">
        <TermInfo xmlns="http://schemas.microsoft.com/office/infopath/2007/PartnerControls">
          <TermName xmlns="http://schemas.microsoft.com/office/infopath/2007/PartnerControls">May be edited and used internally or externally for any purpose (Category D)</TermName>
          <TermId xmlns="http://schemas.microsoft.com/office/infopath/2007/PartnerControls">f8400f62-65c9-4658-9900-b0ea185e4722</TermId>
        </TermInfo>
      </Terms>
    </IPCO_x0020_DesignationTaxHTField0>
    <BusinessTitle xmlns="513ae4d5-443f-4bc1-9f25-8f68dc5aa0c0">WP1872: Physical Data Model, Sample, Version 01</BusinessTitle>
    <Primary_x0020_Local_x0020_IndustTaxHTField0 xmlns="83DDB362-4C05-4E52-A8D9-EF2F47978B8D">
      <Terms xmlns="http://schemas.microsoft.com/office/infopath/2007/PartnerControls"/>
    </Primary_x0020_Local_x0020_IndustTaxHTField0>
    <Author_entered xmlns="http://schemas.microsoft.com/sharepoint/v3" xsi:nil="true"/>
    <Contributor xmlns="http://schemas.microsoft.com/sharepoint/v3">
      <UserInfo>
        <DisplayName>Bhagvandas, Nirav (US - Hyderabad)</DisplayName>
        <AccountId>23325</AccountId>
        <AccountType/>
      </UserInfo>
    </Contributor>
    <Glob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Engagement Management and Deliverables:System Design and Architecture:Best Practice or Template (SD)</TermName>
          <TermId xmlns="http://schemas.microsoft.com/office/infopath/2007/PartnerControls">6fcda666-6130-4b12-93b4-339a635ae30e</TermId>
        </TermInfo>
      </Terms>
    </Global_x0020_Content_x0020_TypeTaxHTField0>
    <Primary_x0020_Global_x0020_ClientTaxHTField0 xmlns="7D1768DD-F29E-4DC2-9191-F2636B9FA92C">
      <Terms xmlns="http://schemas.microsoft.com/office/infopath/2007/PartnerControls">
        <TermInfo xmlns="http://schemas.microsoft.com/office/infopath/2007/PartnerControls">
          <TermName xmlns="http://schemas.microsoft.com/office/infopath/2007/PartnerControls">Consulting:Technology Integration:Information Management (TI)</TermName>
          <TermId xmlns="http://schemas.microsoft.com/office/infopath/2007/PartnerControls">e76f113e-faf4-4b39-aa6a-e45d0a3ec9ea</TermId>
        </TermInfo>
      </Terms>
    </Primary_x0020_Global_x0020_ClientTaxHTField0>
    <Applicable_x0020_GeographyTaxHTField0 xmlns="5A51C775-C49C-428B-8C1E-2F89178D00F4">
      <Terms xmlns="http://schemas.microsoft.com/office/infopath/2007/PartnerControls">
        <TermInfo xmlns="http://schemas.microsoft.com/office/infopath/2007/PartnerControls">
          <TermName xmlns="http://schemas.microsoft.com/office/infopath/2007/PartnerControls">Global</TermName>
          <TermId xmlns="http://schemas.microsoft.com/office/infopath/2007/PartnerControls">f12aef73-b423-4016-a43f-15722d3a0a5e</TermId>
        </TermInfo>
      </Terms>
    </Applicable_x0020_GeographyTaxHTField0>
    <KAM_x0020_LanguageTaxHTField0 xmlns="39C40E9B-856B-46A7-8793-65A6FC1828D8">
      <Terms xmlns="http://schemas.microsoft.com/office/infopath/2007/PartnerControls">
        <TermInfo xmlns="http://schemas.microsoft.com/office/infopath/2007/PartnerControls">
          <TermName xmlns="http://schemas.microsoft.com/office/infopath/2007/PartnerControls">English</TermName>
          <TermId xmlns="http://schemas.microsoft.com/office/infopath/2007/PartnerControls">b169a262-1aaa-4ccb-9acf-78a36c1d9bab</TermId>
        </TermInfo>
      </Terms>
    </KAM_x0020_LanguageTaxHTField0>
    <Secondary_x0020_Local_x0020_InduTaxHTField0 xmlns="546D9DE3-080E-4EC6-B7DD-508C11F603C7">
      <Terms xmlns="http://schemas.microsoft.com/office/infopath/2007/PartnerControls"/>
    </Secondary_x0020_Local_x0020_InduTaxHTField0>
    <TaxCatchAll xmlns="a3273937-55e7-450c-ac1f-0f7de532f690">
      <Value>4599</Value>
      <Value>10964</Value>
      <Value>10968</Value>
      <Value>134</Value>
      <Value>4409</Value>
      <Value>4014</Value>
      <Value>3251</Value>
      <Value>375</Value>
      <Value>2858</Value>
      <Value>1</Value>
    </TaxCatchAll>
    <ClientLukup xmlns="a3273937-55e7-450c-ac1f-0f7de532f690" xsi:nil="true"/>
    <Geography_x0020_of_x0020_OriginTaxHTField0 xmlns="994E32D3-2E21-4611-87E1-D68FC0813440">
      <Terms xmlns="http://schemas.microsoft.com/office/infopath/2007/PartnerControls">
        <TermInfo xmlns="http://schemas.microsoft.com/office/infopath/2007/PartnerControls">
          <TermName xmlns="http://schemas.microsoft.com/office/infopath/2007/PartnerControls">Americas (Region):Americas:United States (MF):United States</TermName>
          <TermId xmlns="http://schemas.microsoft.com/office/infopath/2007/PartnerControls">8cb0099f-1dbf-4b3c-9b7f-d98051a79fa3</TermId>
        </TermInfo>
      </Terms>
    </Geography_x0020_of_x0020_OriginTaxHTField0>
    <Secondary_x0020_Global_x0020_ClieTaxHTField0 xmlns="3A0186DE-B11E-4A29-9C82-428D45BCA71F">
      <Terms xmlns="http://schemas.microsoft.com/office/infopath/2007/PartnerControls">
        <TermInfo xmlns="http://schemas.microsoft.com/office/infopath/2007/PartnerControls">
          <TermName xmlns="http://schemas.microsoft.com/office/infopath/2007/PartnerControls"/>
          <TermId xmlns="http://schemas.microsoft.com/office/infopath/2007/PartnerControls">190f3cf5-b6fb-4604-8289-a8e44df246d3</TermId>
        </TermInfo>
      </Terms>
    </Secondary_x0020_Global_x0020_ClieTaxHTField0>
    <Primary_x0020_Local_x0020_ClientTaxHTField0 xmlns="7D1768DD-F29E-4DC2-9191-F2636B9FA92C">
      <Terms xmlns="http://schemas.microsoft.com/office/infopath/2007/PartnerControls">
        <TermInfo xmlns="http://schemas.microsoft.com/office/infopath/2007/PartnerControls">
          <TermName xmlns="http://schemas.microsoft.com/office/infopath/2007/PartnerControls">United States:Consulting:Technology:Information Management (TI)</TermName>
          <TermId xmlns="http://schemas.microsoft.com/office/infopath/2007/PartnerControls">fbe2e816-6be3-475c-85e6-344d268a4184</TermId>
        </TermInfo>
      </Terms>
    </Primary_x0020_Local_x0020_ClientTaxHTField0>
    <Secondary_x0020_Global_x0020_InduTaxHTField0 xmlns="546D9DE3-080E-4EC6-B7DD-508C11F603C7">
      <Terms xmlns="http://schemas.microsoft.com/office/infopath/2007/PartnerControls"/>
    </Secondary_x0020_Global_x0020_InduTaxHTField0>
    <Secondary_x0020_Local_x0020_ClieTaxHTField0 xmlns="3A0186DE-B11E-4A29-9C82-428D45BCA71F">
      <Terms xmlns="http://schemas.microsoft.com/office/infopath/2007/PartnerControls"/>
    </Secondary_x0020_Local_x0020_ClieTaxHTField0>
    <ContentDate xmlns="513ae4d5-443f-4bc1-9f25-8f68dc5aa0c0">2013-08-12T23:00:00+00:00</ContentDat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D4A734-3BDE-49F2-BB16-08C30E592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13ae4d5-443f-4bc1-9f25-8f68dc5aa0c0"/>
    <ds:schemaRef ds:uri="7AF0C9C1-571A-469E-93FE-640E88AEF1EC"/>
    <ds:schemaRef ds:uri="a3273937-55e7-450c-ac1f-0f7de532f690"/>
    <ds:schemaRef ds:uri="994E32D3-2E21-4611-87E1-D68FC0813440"/>
    <ds:schemaRef ds:uri="8DD08C88-CC4C-4D35-9129-A70DAA36BE5E"/>
    <ds:schemaRef ds:uri="83DDB362-4C05-4E52-A8D9-EF2F47978B8D"/>
    <ds:schemaRef ds:uri="7D1768DD-F29E-4DC2-9191-F2636B9FA92C"/>
    <ds:schemaRef ds:uri="0DBE4740-AD0E-4EAB-9055-8EB1C48284D9"/>
    <ds:schemaRef ds:uri="39C40E9B-856B-46A7-8793-65A6FC1828D8"/>
    <ds:schemaRef ds:uri="3A0186DE-B11E-4A29-9C82-428D45BCA71F"/>
    <ds:schemaRef ds:uri="546D9DE3-080E-4EC6-B7DD-508C11F603C7"/>
    <ds:schemaRef ds:uri="5A51C775-C49C-428B-8C1E-2F89178D00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3FD60F2-AFA0-4E52-A6C5-32672F3CFB68}">
  <ds:schemaRefs>
    <ds:schemaRef ds:uri="http://schemas.microsoft.com/sharepoint/v3/contenttype/forms"/>
  </ds:schemaRefs>
</ds:datastoreItem>
</file>

<file path=customXml/itemProps3.xml><?xml version="1.0" encoding="utf-8"?>
<ds:datastoreItem xmlns:ds="http://schemas.openxmlformats.org/officeDocument/2006/customXml" ds:itemID="{58CBA968-8525-44F3-8E13-D8156E3BFCCD}">
  <ds:schemaRefs>
    <ds:schemaRef ds:uri="http://schemas.microsoft.com/office/2006/metadata/properties"/>
    <ds:schemaRef ds:uri="http://schemas.microsoft.com/office/infopath/2007/PartnerControls"/>
    <ds:schemaRef ds:uri="http://schemas.microsoft.com/sharepoint/v3"/>
    <ds:schemaRef ds:uri="7AF0C9C1-571A-469E-93FE-640E88AEF1EC"/>
    <ds:schemaRef ds:uri="513ae4d5-443f-4bc1-9f25-8f68dc5aa0c0"/>
    <ds:schemaRef ds:uri="8DD08C88-CC4C-4D35-9129-A70DAA36BE5E"/>
    <ds:schemaRef ds:uri="a3273937-55e7-450c-ac1f-0f7de532f690"/>
    <ds:schemaRef ds:uri="83DDB362-4C05-4E52-A8D9-EF2F47978B8D"/>
    <ds:schemaRef ds:uri="0DBE4740-AD0E-4EAB-9055-8EB1C48284D9"/>
    <ds:schemaRef ds:uri="7D1768DD-F29E-4DC2-9191-F2636B9FA92C"/>
    <ds:schemaRef ds:uri="5A51C775-C49C-428B-8C1E-2F89178D00F4"/>
    <ds:schemaRef ds:uri="39C40E9B-856B-46A7-8793-65A6FC1828D8"/>
    <ds:schemaRef ds:uri="546D9DE3-080E-4EC6-B7DD-508C11F603C7"/>
    <ds:schemaRef ds:uri="994E32D3-2E21-4611-87E1-D68FC0813440"/>
    <ds:schemaRef ds:uri="3A0186DE-B11E-4A29-9C82-428D45BCA71F"/>
  </ds:schemaRefs>
</ds:datastoreItem>
</file>

<file path=customXml/itemProps4.xml><?xml version="1.0" encoding="utf-8"?>
<ds:datastoreItem xmlns:ds="http://schemas.openxmlformats.org/officeDocument/2006/customXml" ds:itemID="{DA107802-BFA8-F04C-A01F-2CBD00151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\Users\cterlapu\Documents\EIM\KIDS Templates\Tem_Logical Data Model_01450.dotx</Template>
  <TotalTime>533</TotalTime>
  <Pages>48</Pages>
  <Words>7291</Words>
  <Characters>41562</Characters>
  <Application>Microsoft Macintosh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Physical Data Model</vt:lpstr>
    </vt:vector>
  </TitlesOfParts>
  <Company>Deloitte</Company>
  <LinksUpToDate>false</LinksUpToDate>
  <CharactersWithSpaces>48756</CharactersWithSpaces>
  <SharedDoc>false</SharedDoc>
  <HLinks>
    <vt:vector size="66" baseType="variant">
      <vt:variant>
        <vt:i4>5832712</vt:i4>
      </vt:variant>
      <vt:variant>
        <vt:i4>63</vt:i4>
      </vt:variant>
      <vt:variant>
        <vt:i4>0</vt:i4>
      </vt:variant>
      <vt:variant>
        <vt:i4>5</vt:i4>
      </vt:variant>
      <vt:variant>
        <vt:lpwstr>http://www.deloitte.com/us/about</vt:lpwstr>
      </vt:variant>
      <vt:variant>
        <vt:lpwstr/>
      </vt:variant>
      <vt:variant>
        <vt:i4>1507388</vt:i4>
      </vt:variant>
      <vt:variant>
        <vt:i4>56</vt:i4>
      </vt:variant>
      <vt:variant>
        <vt:i4>0</vt:i4>
      </vt:variant>
      <vt:variant>
        <vt:i4>5</vt:i4>
      </vt:variant>
      <vt:variant>
        <vt:lpwstr/>
      </vt:variant>
      <vt:variant>
        <vt:lpwstr>_Toc246385028</vt:lpwstr>
      </vt:variant>
      <vt:variant>
        <vt:i4>1507388</vt:i4>
      </vt:variant>
      <vt:variant>
        <vt:i4>50</vt:i4>
      </vt:variant>
      <vt:variant>
        <vt:i4>0</vt:i4>
      </vt:variant>
      <vt:variant>
        <vt:i4>5</vt:i4>
      </vt:variant>
      <vt:variant>
        <vt:lpwstr/>
      </vt:variant>
      <vt:variant>
        <vt:lpwstr>_Toc246385027</vt:lpwstr>
      </vt:variant>
      <vt:variant>
        <vt:i4>1507388</vt:i4>
      </vt:variant>
      <vt:variant>
        <vt:i4>44</vt:i4>
      </vt:variant>
      <vt:variant>
        <vt:i4>0</vt:i4>
      </vt:variant>
      <vt:variant>
        <vt:i4>5</vt:i4>
      </vt:variant>
      <vt:variant>
        <vt:lpwstr/>
      </vt:variant>
      <vt:variant>
        <vt:lpwstr>_Toc246385026</vt:lpwstr>
      </vt:variant>
      <vt:variant>
        <vt:i4>1507388</vt:i4>
      </vt:variant>
      <vt:variant>
        <vt:i4>38</vt:i4>
      </vt:variant>
      <vt:variant>
        <vt:i4>0</vt:i4>
      </vt:variant>
      <vt:variant>
        <vt:i4>5</vt:i4>
      </vt:variant>
      <vt:variant>
        <vt:lpwstr/>
      </vt:variant>
      <vt:variant>
        <vt:lpwstr>_Toc246385025</vt:lpwstr>
      </vt:variant>
      <vt:variant>
        <vt:i4>1507388</vt:i4>
      </vt:variant>
      <vt:variant>
        <vt:i4>32</vt:i4>
      </vt:variant>
      <vt:variant>
        <vt:i4>0</vt:i4>
      </vt:variant>
      <vt:variant>
        <vt:i4>5</vt:i4>
      </vt:variant>
      <vt:variant>
        <vt:lpwstr/>
      </vt:variant>
      <vt:variant>
        <vt:lpwstr>_Toc246385024</vt:lpwstr>
      </vt:variant>
      <vt:variant>
        <vt:i4>1507388</vt:i4>
      </vt:variant>
      <vt:variant>
        <vt:i4>26</vt:i4>
      </vt:variant>
      <vt:variant>
        <vt:i4>0</vt:i4>
      </vt:variant>
      <vt:variant>
        <vt:i4>5</vt:i4>
      </vt:variant>
      <vt:variant>
        <vt:lpwstr/>
      </vt:variant>
      <vt:variant>
        <vt:lpwstr>_Toc246385023</vt:lpwstr>
      </vt:variant>
      <vt:variant>
        <vt:i4>1507388</vt:i4>
      </vt:variant>
      <vt:variant>
        <vt:i4>20</vt:i4>
      </vt:variant>
      <vt:variant>
        <vt:i4>0</vt:i4>
      </vt:variant>
      <vt:variant>
        <vt:i4>5</vt:i4>
      </vt:variant>
      <vt:variant>
        <vt:lpwstr/>
      </vt:variant>
      <vt:variant>
        <vt:lpwstr>_Toc246385022</vt:lpwstr>
      </vt:variant>
      <vt:variant>
        <vt:i4>1507388</vt:i4>
      </vt:variant>
      <vt:variant>
        <vt:i4>14</vt:i4>
      </vt:variant>
      <vt:variant>
        <vt:i4>0</vt:i4>
      </vt:variant>
      <vt:variant>
        <vt:i4>5</vt:i4>
      </vt:variant>
      <vt:variant>
        <vt:lpwstr/>
      </vt:variant>
      <vt:variant>
        <vt:lpwstr>_Toc246385021</vt:lpwstr>
      </vt:variant>
      <vt:variant>
        <vt:i4>1507388</vt:i4>
      </vt:variant>
      <vt:variant>
        <vt:i4>8</vt:i4>
      </vt:variant>
      <vt:variant>
        <vt:i4>0</vt:i4>
      </vt:variant>
      <vt:variant>
        <vt:i4>5</vt:i4>
      </vt:variant>
      <vt:variant>
        <vt:lpwstr/>
      </vt:variant>
      <vt:variant>
        <vt:lpwstr>_Toc246385020</vt:lpwstr>
      </vt:variant>
      <vt:variant>
        <vt:i4>1376338</vt:i4>
      </vt:variant>
      <vt:variant>
        <vt:i4>0</vt:i4>
      </vt:variant>
      <vt:variant>
        <vt:i4>0</vt:i4>
      </vt:variant>
      <vt:variant>
        <vt:i4>5</vt:i4>
      </vt:variant>
      <vt:variant>
        <vt:lpwstr>https://www.deloittenet.com/CM/MarketingBusinessDev/MarketingBusinessDevelopment/BrandReputation/default.htm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Physical Data Model</dc:title>
  <dc:creator>Terlapu, Chak</dc:creator>
  <cp:lastModifiedBy>Steven Yang</cp:lastModifiedBy>
  <cp:revision>88</cp:revision>
  <cp:lastPrinted>2009-07-09T16:44:00Z</cp:lastPrinted>
  <dcterms:created xsi:type="dcterms:W3CDTF">2017-04-25T00:46:00Z</dcterms:created>
  <dcterms:modified xsi:type="dcterms:W3CDTF">2018-05-04T17:06:00Z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0x0101002880177DFDC248C38C745E1D664A5FC5009468A19E74275348838589BEFD6A9573</vt:lpwstr>
  </property>
  <property fmtid="{D5CDD505-2E9C-101B-9397-08002B2CF9AE}" pid="3" name="Order">
    <vt:r8>74800</vt:r8>
  </property>
  <property fmtid="{D5CDD505-2E9C-101B-9397-08002B2CF9AE}" pid="4" name="KAM LanguageTaxHTField0">
    <vt:lpwstr>English (EN) (1787)|b169a262-1aaa-4ccb-9acf-78a36c1d9bab</vt:lpwstr>
  </property>
  <property fmtid="{D5CDD505-2E9C-101B-9397-08002B2CF9AE}" pid="5" name="IPCO DesignationTaxHTField">
    <vt:lpwstr>May be edited and used internally or externally for any purpose (Category D)|f8400f62-65c9-4658-9900-b0ea185e4722</vt:lpwstr>
  </property>
  <property fmtid="{D5CDD505-2E9C-101B-9397-08002B2CF9AE}" pid="6" name="TaxCatchAll">
    <vt:lpwstr>377;#May be edited and used internally or externally for any purpose (Category D)|f8400f62-65c9-4658-9900-b0ea185e4722;#1;#English (EN) (1787)|b169a262-1aaa-4ccb-9acf-78a36c1d9bab;#375;#Global (2542)|f12aef73-b423-4016-a43f-15722d3a0a5e</vt:lpwstr>
  </property>
  <property fmtid="{D5CDD505-2E9C-101B-9397-08002B2CF9AE}" pid="7" name="Local Content TypeTa">
    <vt:lpwstr/>
  </property>
  <property fmtid="{D5CDD505-2E9C-101B-9397-08002B2CF9AE}" pid="8" name="Secondary Local Indu0">
    <vt:lpwstr/>
  </property>
  <property fmtid="{D5CDD505-2E9C-101B-9397-08002B2CF9AE}" pid="9" name="odf318f5c2004e70867d193ade101e23">
    <vt:lpwstr/>
  </property>
  <property fmtid="{D5CDD505-2E9C-101B-9397-08002B2CF9AE}" pid="10" name="Tax Specialty Area">
    <vt:lpwstr/>
  </property>
  <property fmtid="{D5CDD505-2E9C-101B-9397-08002B2CF9AE}" pid="11" name="c9de60e3e90d439b9f2e9ff9e9bb3430">
    <vt:lpwstr/>
  </property>
  <property fmtid="{D5CDD505-2E9C-101B-9397-08002B2CF9AE}" pid="12" name="Tax Entity">
    <vt:lpwstr/>
  </property>
  <property fmtid="{D5CDD505-2E9C-101B-9397-08002B2CF9AE}" pid="13" name="Disclaimer">
    <vt:lpwstr/>
  </property>
  <property fmtid="{D5CDD505-2E9C-101B-9397-08002B2CF9AE}" pid="14" name="KAM Language">
    <vt:lpwstr>1;#English|b169a262-1aaa-4ccb-9acf-78a36c1d9bab</vt:lpwstr>
  </property>
  <property fmtid="{D5CDD505-2E9C-101B-9397-08002B2CF9AE}" pid="15" name="Business Issues">
    <vt:lpwstr/>
  </property>
  <property fmtid="{D5CDD505-2E9C-101B-9397-08002B2CF9AE}" pid="16" name="g90a876a54e747069fde5360881b9933">
    <vt:lpwstr/>
  </property>
  <property fmtid="{D5CDD505-2E9C-101B-9397-08002B2CF9AE}" pid="17" name="Local Internal ServiceTaxHTField">
    <vt:lpwstr/>
  </property>
  <property fmtid="{D5CDD505-2E9C-101B-9397-08002B2CF9AE}" pid="18" name="Geography of OriginT">
    <vt:lpwstr/>
  </property>
  <property fmtid="{D5CDD505-2E9C-101B-9397-08002B2CF9AE}" pid="19" name="Tax Jurisdiction">
    <vt:lpwstr/>
  </property>
  <property fmtid="{D5CDD505-2E9C-101B-9397-08002B2CF9AE}" pid="20" name="g72f13cd53d8431d9a1ddb0a8e5a57bc">
    <vt:lpwstr/>
  </property>
  <property fmtid="{D5CDD505-2E9C-101B-9397-08002B2CF9AE}" pid="21" name="Global Content TypeTa">
    <vt:lpwstr/>
  </property>
  <property fmtid="{D5CDD505-2E9C-101B-9397-08002B2CF9AE}" pid="22" name="Primary Local Indust0">
    <vt:lpwstr/>
  </property>
  <property fmtid="{D5CDD505-2E9C-101B-9397-08002B2CF9AE}" pid="23" name="Secondary Global Clie0">
    <vt:lpwstr/>
  </property>
  <property fmtid="{D5CDD505-2E9C-101B-9397-08002B2CF9AE}" pid="24" name="Secondary Global Clie">
    <vt:lpwstr>1087;#|190f3cf5-b6fb-4604-8289-a8e44df246d3</vt:lpwstr>
  </property>
  <property fmtid="{D5CDD505-2E9C-101B-9397-08002B2CF9AE}" pid="25" name="m553fc83c9f3478f9e79d248cf4f343f">
    <vt:lpwstr/>
  </property>
  <property fmtid="{D5CDD505-2E9C-101B-9397-08002B2CF9AE}" pid="26" name="Targeted Audience">
    <vt:lpwstr/>
  </property>
  <property fmtid="{D5CDD505-2E9C-101B-9397-08002B2CF9AE}" pid="27" name="b0201f3937364d799930ae17e15a01ce">
    <vt:lpwstr/>
  </property>
  <property fmtid="{D5CDD505-2E9C-101B-9397-08002B2CF9AE}" pid="28" name="i67d27b5dd1e4ed29b03622e76ee750b">
    <vt:lpwstr/>
  </property>
  <property fmtid="{D5CDD505-2E9C-101B-9397-08002B2CF9AE}" pid="29" name="f728aa9b7f954afcaec8cf5ce49c0187">
    <vt:lpwstr/>
  </property>
  <property fmtid="{D5CDD505-2E9C-101B-9397-08002B2CF9AE}" pid="30" name="n78ca540bead4842bdca414d7557030f">
    <vt:lpwstr/>
  </property>
  <property fmtid="{D5CDD505-2E9C-101B-9397-08002B2CF9AE}" pid="31" name="External_Organization">
    <vt:lpwstr/>
  </property>
  <property fmtid="{D5CDD505-2E9C-101B-9397-08002B2CF9AE}" pid="32" name="Secondary Global Indu0">
    <vt:lpwstr/>
  </property>
  <property fmtid="{D5CDD505-2E9C-101B-9397-08002B2CF9AE}" pid="33" name="Secondary Local Clie">
    <vt:lpwstr/>
  </property>
  <property fmtid="{D5CDD505-2E9C-101B-9397-08002B2CF9AE}" pid="34" name="Local Internal Service">
    <vt:lpwstr/>
  </property>
  <property fmtid="{D5CDD505-2E9C-101B-9397-08002B2CF9AE}" pid="35" name="Global Internal Service">
    <vt:lpwstr/>
  </property>
  <property fmtid="{D5CDD505-2E9C-101B-9397-08002B2CF9AE}" pid="36" name="IPCO Designation">
    <vt:lpwstr>4014</vt:lpwstr>
  </property>
  <property fmtid="{D5CDD505-2E9C-101B-9397-08002B2CF9AE}" pid="37" name="Secondary Local Clie0">
    <vt:lpwstr/>
  </property>
  <property fmtid="{D5CDD505-2E9C-101B-9397-08002B2CF9AE}" pid="38" name="Classification">
    <vt:lpwstr/>
  </property>
  <property fmtid="{D5CDD505-2E9C-101B-9397-08002B2CF9AE}" pid="39" name="System SourceTaxHTField0">
    <vt:lpwstr/>
  </property>
  <property fmtid="{D5CDD505-2E9C-101B-9397-08002B2CF9AE}" pid="40" name="General Business Topic">
    <vt:lpwstr/>
  </property>
  <property fmtid="{D5CDD505-2E9C-101B-9397-08002B2CF9AE}" pid="41" name="fd6bbc6c2e4940e0b736c9655d0b1c67">
    <vt:lpwstr/>
  </property>
  <property fmtid="{D5CDD505-2E9C-101B-9397-08002B2CF9AE}" pid="42" name="Primary Local Client0">
    <vt:lpwstr/>
  </property>
  <property fmtid="{D5CDD505-2E9C-101B-9397-08002B2CF9AE}" pid="43" name="Deloitte Method Task">
    <vt:lpwstr/>
  </property>
  <property fmtid="{D5CDD505-2E9C-101B-9397-08002B2CF9AE}" pid="44" name="Method Discipline">
    <vt:lpwstr/>
  </property>
  <property fmtid="{D5CDD505-2E9C-101B-9397-08002B2CF9AE}" pid="45" name="Primary Global Indust0">
    <vt:lpwstr/>
  </property>
  <property fmtid="{D5CDD505-2E9C-101B-9397-08002B2CF9AE}" pid="46" name="gf661b68b929437daba08b54bbabff36">
    <vt:lpwstr/>
  </property>
  <property fmtid="{D5CDD505-2E9C-101B-9397-08002B2CF9AE}" pid="47" name="c1e1756b05e942aa8382e8ad470dc923">
    <vt:lpwstr/>
  </property>
  <property fmtid="{D5CDD505-2E9C-101B-9397-08002B2CF9AE}" pid="48" name="b205268b00054b168d473f2c9299ca3f">
    <vt:lpwstr/>
  </property>
  <property fmtid="{D5CDD505-2E9C-101B-9397-08002B2CF9AE}" pid="49" name="Secondary Global Indu">
    <vt:lpwstr/>
  </property>
  <property fmtid="{D5CDD505-2E9C-101B-9397-08002B2CF9AE}" pid="50" name="Business IssuesTaxHTField">
    <vt:lpwstr/>
  </property>
  <property fmtid="{D5CDD505-2E9C-101B-9397-08002B2CF9AE}" pid="51" name="Applicable GeographyTaxHTF">
    <vt:lpwstr>Global (2542)|f12aef73-b423-4016-a43f-15722d3a0a5e</vt:lpwstr>
  </property>
  <property fmtid="{D5CDD505-2E9C-101B-9397-08002B2CF9AE}" pid="52" name="Deloitte Tool">
    <vt:lpwstr/>
  </property>
  <property fmtid="{D5CDD505-2E9C-101B-9397-08002B2CF9AE}" pid="53" name="Badge">
    <vt:lpwstr>4599;#Method Approved|b7167b70-a149-4f38-8563-4055027a9d85</vt:lpwstr>
  </property>
  <property fmtid="{D5CDD505-2E9C-101B-9397-08002B2CF9AE}" pid="54" name="Applicable Geography">
    <vt:lpwstr>375;#Global|f12aef73-b423-4016-a43f-15722d3a0a5e</vt:lpwstr>
  </property>
  <property fmtid="{D5CDD505-2E9C-101B-9397-08002B2CF9AE}" pid="55" name="e7ca0883df3147c8a1187500dc55843a">
    <vt:lpwstr/>
  </property>
  <property fmtid="{D5CDD505-2E9C-101B-9397-08002B2CF9AE}" pid="56" name="Secondary Local Indu">
    <vt:lpwstr/>
  </property>
  <property fmtid="{D5CDD505-2E9C-101B-9397-08002B2CF9AE}" pid="57" name="Primary Global Client0">
    <vt:lpwstr/>
  </property>
  <property fmtid="{D5CDD505-2E9C-101B-9397-08002B2CF9AE}" pid="58" name="ClassificationTaxHTField0">
    <vt:lpwstr/>
  </property>
  <property fmtid="{D5CDD505-2E9C-101B-9397-08002B2CF9AE}" pid="59" name="Publishing Owning Te0">
    <vt:lpwstr/>
  </property>
  <property fmtid="{D5CDD505-2E9C-101B-9397-08002B2CF9AE}" pid="60" name="Global Internal ServiceTaxHTField">
    <vt:lpwstr/>
  </property>
  <property fmtid="{D5CDD505-2E9C-101B-9397-08002B2CF9AE}" pid="61" name="oab0afb743884474a6cbf2d3b310bd05">
    <vt:lpwstr/>
  </property>
  <property fmtid="{D5CDD505-2E9C-101B-9397-08002B2CF9AE}" pid="62" name="_dlc_DocIdPersistId">
    <vt:bool>true</vt:bool>
  </property>
  <property fmtid="{D5CDD505-2E9C-101B-9397-08002B2CF9AE}" pid="63" name="Global Content Type">
    <vt:lpwstr>2858</vt:lpwstr>
  </property>
  <property fmtid="{D5CDD505-2E9C-101B-9397-08002B2CF9AE}" pid="64" name="_docset_NoMedatataSyncRequired">
    <vt:lpwstr>False</vt:lpwstr>
  </property>
  <property fmtid="{D5CDD505-2E9C-101B-9397-08002B2CF9AE}" pid="65" name="Local Content Type">
    <vt:lpwstr>3251</vt:lpwstr>
  </property>
  <property fmtid="{D5CDD505-2E9C-101B-9397-08002B2CF9AE}" pid="66" name="Primary Local Client">
    <vt:lpwstr>4409</vt:lpwstr>
  </property>
  <property fmtid="{D5CDD505-2E9C-101B-9397-08002B2CF9AE}" pid="67" name="Geography of Origin">
    <vt:lpwstr>10964</vt:lpwstr>
  </property>
  <property fmtid="{D5CDD505-2E9C-101B-9397-08002B2CF9AE}" pid="68" name="Primary Global Client">
    <vt:lpwstr>10968</vt:lpwstr>
  </property>
  <property fmtid="{D5CDD505-2E9C-101B-9397-08002B2CF9AE}" pid="69" name="Contributor_x0020_Geography">
    <vt:lpwstr/>
  </property>
  <property fmtid="{D5CDD505-2E9C-101B-9397-08002B2CF9AE}" pid="70" name="Method_x0020_Document_x0020_Type">
    <vt:lpwstr/>
  </property>
  <property fmtid="{D5CDD505-2E9C-101B-9397-08002B2CF9AE}" pid="71" name="Publishing Owning Te">
    <vt:lpwstr/>
  </property>
  <property fmtid="{D5CDD505-2E9C-101B-9397-08002B2CF9AE}" pid="72" name="AllowedSecurityGroupT">
    <vt:lpwstr/>
  </property>
  <property fmtid="{D5CDD505-2E9C-101B-9397-08002B2CF9AE}" pid="73" name="System Source">
    <vt:lpwstr/>
  </property>
  <property fmtid="{D5CDD505-2E9C-101B-9397-08002B2CF9AE}" pid="74" name="Method_x0020_Document">
    <vt:lpwstr/>
  </property>
  <property fmtid="{D5CDD505-2E9C-101B-9397-08002B2CF9AE}" pid="75" name="Primary Local Indust">
    <vt:lpwstr/>
  </property>
  <property fmtid="{D5CDD505-2E9C-101B-9397-08002B2CF9AE}" pid="76" name="Primary Global Indust">
    <vt:lpwstr/>
  </property>
  <property fmtid="{D5CDD505-2E9C-101B-9397-08002B2CF9AE}" pid="77" name="Contributor Geography">
    <vt:lpwstr/>
  </property>
  <property fmtid="{D5CDD505-2E9C-101B-9397-08002B2CF9AE}" pid="78" name="Method Document Type">
    <vt:lpwstr/>
  </property>
  <property fmtid="{D5CDD505-2E9C-101B-9397-08002B2CF9AE}" pid="79" name="Method Document">
    <vt:lpwstr/>
  </property>
  <property fmtid="{D5CDD505-2E9C-101B-9397-08002B2CF9AE}" pid="80" name="TaxCode">
    <vt:lpwstr/>
  </property>
  <property fmtid="{D5CDD505-2E9C-101B-9397-08002B2CF9AE}" pid="81" name="_dlc_policyId">
    <vt:lpwstr/>
  </property>
  <property fmtid="{D5CDD505-2E9C-101B-9397-08002B2CF9AE}" pid="82" name="m_SourceID">
    <vt:lpwstr/>
  </property>
  <property fmtid="{D5CDD505-2E9C-101B-9397-08002B2CF9AE}" pid="83" name="Contacts">
    <vt:lpwstr/>
  </property>
  <property fmtid="{D5CDD505-2E9C-101B-9397-08002B2CF9AE}" pid="84" name="TextKeyword">
    <vt:lpwstr/>
  </property>
  <property fmtid="{D5CDD505-2E9C-101B-9397-08002B2CF9AE}" pid="85" name="DocumentSetDescription">
    <vt:lpwstr/>
  </property>
  <property fmtid="{D5CDD505-2E9C-101B-9397-08002B2CF9AE}" pid="86" name="_dlc_DocId">
    <vt:lpwstr/>
  </property>
  <property fmtid="{D5CDD505-2E9C-101B-9397-08002B2CF9AE}" pid="87" name="_dlc_Exempt">
    <vt:bool>false</vt:bool>
  </property>
  <property fmtid="{D5CDD505-2E9C-101B-9397-08002B2CF9AE}" pid="88" name="_SourceUrl">
    <vt:lpwstr/>
  </property>
  <property fmtid="{D5CDD505-2E9C-101B-9397-08002B2CF9AE}" pid="89" name="_SharedFileIndex">
    <vt:lpwstr/>
  </property>
  <property fmtid="{D5CDD505-2E9C-101B-9397-08002B2CF9AE}" pid="90" name="ContentManager">
    <vt:lpwstr/>
  </property>
  <property fmtid="{D5CDD505-2E9C-101B-9397-08002B2CF9AE}" pid="91" name="Qualification Text">
    <vt:lpwstr/>
  </property>
  <property fmtid="{D5CDD505-2E9C-101B-9397-08002B2CF9AE}" pid="92" name="RelatedLinksNotes">
    <vt:lpwstr/>
  </property>
  <property fmtid="{D5CDD505-2E9C-101B-9397-08002B2CF9AE}" pid="93" name="RedirectNewWindow">
    <vt:bool>false</vt:bool>
  </property>
  <property fmtid="{D5CDD505-2E9C-101B-9397-08002B2CF9AE}" pid="94" name="WorkingDocumentURL">
    <vt:lpwstr/>
  </property>
  <property fmtid="{D5CDD505-2E9C-101B-9397-08002B2CF9AE}" pid="95" name="m_LastModifiedBy">
    <vt:lpwstr/>
  </property>
  <property fmtid="{D5CDD505-2E9C-101B-9397-08002B2CF9AE}" pid="96" name="KAMThumbnail">
    <vt:lpwstr/>
  </property>
  <property fmtid="{D5CDD505-2E9C-101B-9397-08002B2CF9AE}" pid="97" name="ContactDPNSearchTxt">
    <vt:lpwstr/>
  </property>
  <property fmtid="{D5CDD505-2E9C-101B-9397-08002B2CF9AE}" pid="98" name="IncludeInSearch">
    <vt:bool>false</vt:bool>
  </property>
  <property fmtid="{D5CDD505-2E9C-101B-9397-08002B2CF9AE}" pid="99" name="OriginalDocumentURL">
    <vt:lpwstr/>
  </property>
  <property fmtid="{D5CDD505-2E9C-101B-9397-08002B2CF9AE}" pid="100" name="AuthorDPNSearchTxt">
    <vt:lpwstr/>
  </property>
  <property fmtid="{D5CDD505-2E9C-101B-9397-08002B2CF9AE}" pid="101" name="PublishedDocumentURL">
    <vt:lpwstr/>
  </property>
  <property fmtid="{D5CDD505-2E9C-101B-9397-08002B2CF9AE}" pid="102" name="Qualification">
    <vt:lpwstr/>
  </property>
  <property fmtid="{D5CDD505-2E9C-101B-9397-08002B2CF9AE}" pid="103" name="ArchivalDocumentURL">
    <vt:lpwstr/>
  </property>
  <property fmtid="{D5CDD505-2E9C-101B-9397-08002B2CF9AE}" pid="104" name="ContentApprover">
    <vt:lpwstr/>
  </property>
  <property fmtid="{D5CDD505-2E9C-101B-9397-08002B2CF9AE}" pid="105" name="KAMDisplayFormUrl">
    <vt:lpwstr/>
  </property>
  <property fmtid="{D5CDD505-2E9C-101B-9397-08002B2CF9AE}" pid="106" name="QualID">
    <vt:lpwstr/>
  </property>
  <property fmtid="{D5CDD505-2E9C-101B-9397-08002B2CF9AE}" pid="107" name="ApproverComments">
    <vt:lpwstr/>
  </property>
  <property fmtid="{D5CDD505-2E9C-101B-9397-08002B2CF9AE}" pid="108" name="Status">
    <vt:lpwstr/>
  </property>
  <property fmtid="{D5CDD505-2E9C-101B-9397-08002B2CF9AE}" pid="109" name="TaxCase">
    <vt:lpwstr/>
  </property>
  <property fmtid="{D5CDD505-2E9C-101B-9397-08002B2CF9AE}" pid="110" name="ItemRetentionFormula">
    <vt:lpwstr/>
  </property>
  <property fmtid="{D5CDD505-2E9C-101B-9397-08002B2CF9AE}" pid="111" name="OriginalId">
    <vt:lpwstr/>
  </property>
  <property fmtid="{D5CDD505-2E9C-101B-9397-08002B2CF9AE}" pid="112" name="QAResource">
    <vt:lpwstr/>
  </property>
  <property fmtid="{D5CDD505-2E9C-101B-9397-08002B2CF9AE}" pid="113" name="PublishingNotes">
    <vt:lpwstr/>
  </property>
  <property fmtid="{D5CDD505-2E9C-101B-9397-08002B2CF9AE}" pid="114" name="m_BusinessAreaText">
    <vt:lpwstr/>
  </property>
  <property fmtid="{D5CDD505-2E9C-101B-9397-08002B2CF9AE}" pid="115" name="RedirectAttachment">
    <vt:bool>false</vt:bool>
  </property>
  <property fmtid="{D5CDD505-2E9C-101B-9397-08002B2CF9AE}" pid="116" name="Redirect URL">
    <vt:lpwstr/>
  </property>
  <property fmtid="{D5CDD505-2E9C-101B-9397-08002B2CF9AE}" pid="117" name="ContentPublisher">
    <vt:lpwstr/>
  </property>
  <property fmtid="{D5CDD505-2E9C-101B-9397-08002B2CF9AE}" pid="118" name="TaxRegulation">
    <vt:lpwstr/>
  </property>
  <property fmtid="{D5CDD505-2E9C-101B-9397-08002B2CF9AE}" pid="119" name="_dlc_DocIdUrl">
    <vt:lpwstr/>
  </property>
  <property fmtid="{D5CDD505-2E9C-101B-9397-08002B2CF9AE}" pid="120" name="ContributorDPNSearchTxt">
    <vt:lpwstr/>
  </property>
  <property fmtid="{D5CDD505-2E9C-101B-9397-08002B2CF9AE}" pid="121" name="DeloitteCommunity">
    <vt:lpwstr/>
  </property>
</Properties>
</file>